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00CF7" w14:textId="77777777" w:rsidR="00CD2D21" w:rsidRDefault="00CD2D21" w:rsidP="00DF6F9A">
      <w:pPr>
        <w:jc w:val="center"/>
        <w:rPr>
          <w:b/>
          <w:bCs/>
          <w:sz w:val="40"/>
          <w:szCs w:val="36"/>
        </w:rPr>
      </w:pPr>
      <w:bookmarkStart w:id="0" w:name="_Toc138185678"/>
      <w:r>
        <w:rPr>
          <w:noProof/>
          <w:lang w:eastAsia="en-GB"/>
        </w:rPr>
        <w:drawing>
          <wp:anchor distT="0" distB="0" distL="114300" distR="114300" simplePos="0" relativeHeight="251658240" behindDoc="0" locked="0" layoutInCell="1" allowOverlap="1" wp14:anchorId="37084B6A" wp14:editId="52C39D56">
            <wp:simplePos x="0" y="0"/>
            <wp:positionH relativeFrom="column">
              <wp:posOffset>-394508</wp:posOffset>
            </wp:positionH>
            <wp:positionV relativeFrom="paragraph">
              <wp:posOffset>-58</wp:posOffset>
            </wp:positionV>
            <wp:extent cx="1260000" cy="1260000"/>
            <wp:effectExtent l="0" t="0" r="0" b="0"/>
            <wp:wrapThrough wrapText="bothSides">
              <wp:wrapPolygon edited="0">
                <wp:start x="0" y="0"/>
                <wp:lineTo x="0" y="21230"/>
                <wp:lineTo x="21230" y="21230"/>
                <wp:lineTo x="21230" y="0"/>
                <wp:lineTo x="0" y="0"/>
              </wp:wrapPolygon>
            </wp:wrapThrough>
            <wp:docPr id="5" name="Picture 2" descr="Buckinghamshire Council spectacular landscapes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B87FB8" w14:textId="77777777" w:rsidR="00CD2D21" w:rsidRDefault="00CD2D21" w:rsidP="00CD2D21">
      <w:pPr>
        <w:rPr>
          <w:b/>
          <w:bCs/>
          <w:sz w:val="40"/>
          <w:szCs w:val="36"/>
        </w:rPr>
      </w:pPr>
    </w:p>
    <w:p w14:paraId="632DF29B" w14:textId="77777777" w:rsidR="00CD2D21" w:rsidRDefault="00CD2D21" w:rsidP="00CD2D21">
      <w:pPr>
        <w:rPr>
          <w:b/>
          <w:bCs/>
          <w:sz w:val="40"/>
          <w:szCs w:val="36"/>
        </w:rPr>
      </w:pPr>
    </w:p>
    <w:p w14:paraId="2AD96159" w14:textId="77777777" w:rsidR="00CD2D21" w:rsidRDefault="00CD2D21" w:rsidP="00CD2D21">
      <w:pPr>
        <w:rPr>
          <w:b/>
          <w:bCs/>
          <w:sz w:val="40"/>
          <w:szCs w:val="36"/>
        </w:rPr>
      </w:pPr>
    </w:p>
    <w:p w14:paraId="311A0658" w14:textId="77777777" w:rsidR="00CD2D21" w:rsidRDefault="00CD2D21" w:rsidP="00CD2D21">
      <w:pPr>
        <w:rPr>
          <w:b/>
          <w:bCs/>
          <w:sz w:val="40"/>
          <w:szCs w:val="36"/>
        </w:rPr>
      </w:pPr>
    </w:p>
    <w:bookmarkEnd w:id="0"/>
    <w:p w14:paraId="5C71043C" w14:textId="4B2B9340" w:rsidR="00254245" w:rsidRPr="00DF6F9A" w:rsidRDefault="00FD710B" w:rsidP="00CD2D21">
      <w:pPr>
        <w:rPr>
          <w:b/>
          <w:bCs/>
          <w:sz w:val="40"/>
          <w:szCs w:val="36"/>
        </w:rPr>
      </w:pPr>
      <w:r w:rsidRPr="00FD710B">
        <w:rPr>
          <w:b/>
          <w:bCs/>
          <w:sz w:val="40"/>
          <w:szCs w:val="36"/>
        </w:rPr>
        <w:t>Compass for Change: Advancing SEMH in Post-COVID-19 Education</w:t>
      </w:r>
    </w:p>
    <w:p w14:paraId="0B88D073" w14:textId="77777777" w:rsidR="002158E5" w:rsidRPr="000C75FA" w:rsidRDefault="002158E5" w:rsidP="000C75FA">
      <w:pPr>
        <w:spacing w:line="276" w:lineRule="auto"/>
        <w:rPr>
          <w:rFonts w:ascii="Calibri" w:hAnsi="Calibri" w:cs="Calibri"/>
          <w:b/>
          <w:bCs/>
          <w:szCs w:val="24"/>
        </w:rPr>
      </w:pPr>
    </w:p>
    <w:p w14:paraId="24CEF221" w14:textId="77777777" w:rsidR="004F51E6" w:rsidRDefault="004F51E6" w:rsidP="00DF6F9A">
      <w:pPr>
        <w:spacing w:line="276" w:lineRule="auto"/>
        <w:jc w:val="center"/>
        <w:rPr>
          <w:rFonts w:ascii="Calibri" w:hAnsi="Calibri" w:cs="Calibri"/>
          <w:b/>
          <w:bCs/>
          <w:szCs w:val="24"/>
        </w:rPr>
      </w:pPr>
    </w:p>
    <w:p w14:paraId="31254FF6" w14:textId="4D0616AE" w:rsidR="00026B52" w:rsidRDefault="00955AB2" w:rsidP="00DF6F9A">
      <w:pPr>
        <w:spacing w:line="276" w:lineRule="auto"/>
        <w:jc w:val="center"/>
        <w:rPr>
          <w:rFonts w:ascii="Calibri" w:hAnsi="Calibri" w:cs="Calibri"/>
          <w:b/>
          <w:bCs/>
          <w:szCs w:val="24"/>
        </w:rPr>
      </w:pPr>
      <w:r w:rsidRPr="00955AB2">
        <w:rPr>
          <w:rFonts w:ascii="Calibri" w:hAnsi="Calibri" w:cs="Calibri"/>
          <w:b/>
          <w:bCs/>
          <w:szCs w:val="24"/>
        </w:rPr>
        <w:t>Authors: Dr Scott Ighavongbe-Patrick</w:t>
      </w:r>
      <w:r w:rsidR="002A22AA">
        <w:rPr>
          <w:rFonts w:ascii="Calibri" w:hAnsi="Calibri" w:cs="Calibri"/>
          <w:b/>
          <w:bCs/>
          <w:szCs w:val="24"/>
        </w:rPr>
        <w:t xml:space="preserve"> </w:t>
      </w:r>
    </w:p>
    <w:p w14:paraId="7DA0E367" w14:textId="3F03116E" w:rsidR="004F51E6" w:rsidRDefault="004F51E6" w:rsidP="00DF6F9A">
      <w:pPr>
        <w:spacing w:line="276" w:lineRule="auto"/>
        <w:jc w:val="center"/>
        <w:rPr>
          <w:rFonts w:ascii="Calibri" w:hAnsi="Calibri" w:cs="Calibri"/>
          <w:b/>
          <w:bCs/>
          <w:szCs w:val="24"/>
        </w:rPr>
      </w:pPr>
      <w:r>
        <w:rPr>
          <w:rFonts w:ascii="Calibri" w:hAnsi="Calibri" w:cs="Calibri"/>
          <w:b/>
          <w:bCs/>
          <w:szCs w:val="24"/>
        </w:rPr>
        <w:t xml:space="preserve">Contributors: Abigail Hills; Hayley Baverstock. </w:t>
      </w:r>
    </w:p>
    <w:p w14:paraId="3FBC0C4F" w14:textId="4F52D1E3" w:rsidR="004F51E6" w:rsidRDefault="004F51E6" w:rsidP="00DF6F9A">
      <w:pPr>
        <w:spacing w:line="276" w:lineRule="auto"/>
        <w:jc w:val="center"/>
        <w:rPr>
          <w:rFonts w:ascii="Calibri" w:hAnsi="Calibri" w:cs="Calibri"/>
          <w:b/>
          <w:bCs/>
          <w:szCs w:val="24"/>
        </w:rPr>
      </w:pPr>
      <w:r>
        <w:rPr>
          <w:rFonts w:ascii="Calibri" w:hAnsi="Calibri" w:cs="Calibri"/>
          <w:b/>
          <w:bCs/>
          <w:szCs w:val="24"/>
        </w:rPr>
        <w:t>Editors: Abigail Hills.</w:t>
      </w:r>
    </w:p>
    <w:p w14:paraId="2EBD74DF" w14:textId="77777777" w:rsidR="00955AB2" w:rsidRPr="000C75FA" w:rsidRDefault="00955AB2" w:rsidP="00DF6F9A">
      <w:pPr>
        <w:spacing w:line="276" w:lineRule="auto"/>
        <w:jc w:val="center"/>
        <w:rPr>
          <w:rFonts w:ascii="Calibri" w:hAnsi="Calibri" w:cs="Calibri"/>
          <w:szCs w:val="24"/>
        </w:rPr>
      </w:pPr>
    </w:p>
    <w:p w14:paraId="6CEFA753" w14:textId="1F4FDE61" w:rsidR="00026B52" w:rsidRPr="000C75FA" w:rsidRDefault="00026B52" w:rsidP="00DF6F9A">
      <w:pPr>
        <w:spacing w:line="276" w:lineRule="auto"/>
        <w:jc w:val="center"/>
        <w:rPr>
          <w:rFonts w:ascii="Calibri" w:hAnsi="Calibri" w:cs="Calibri"/>
          <w:szCs w:val="24"/>
        </w:rPr>
      </w:pPr>
      <w:r w:rsidRPr="000C75FA">
        <w:rPr>
          <w:rFonts w:ascii="Calibri" w:hAnsi="Calibri" w:cs="Calibri"/>
          <w:b/>
          <w:bCs/>
          <w:szCs w:val="24"/>
        </w:rPr>
        <w:t>Date:</w:t>
      </w:r>
      <w:r w:rsidRPr="000C75FA">
        <w:rPr>
          <w:rFonts w:ascii="Calibri" w:hAnsi="Calibri" w:cs="Calibri"/>
          <w:szCs w:val="24"/>
        </w:rPr>
        <w:t xml:space="preserve"> </w:t>
      </w:r>
      <w:r w:rsidR="00EB70B2" w:rsidRPr="000C75FA">
        <w:rPr>
          <w:rFonts w:ascii="Calibri" w:hAnsi="Calibri" w:cs="Calibri"/>
          <w:szCs w:val="24"/>
        </w:rPr>
        <w:t>June 2023</w:t>
      </w:r>
    </w:p>
    <w:p w14:paraId="2FA16E08" w14:textId="77777777" w:rsidR="00026B52" w:rsidRDefault="00026B52" w:rsidP="000C75FA">
      <w:pPr>
        <w:spacing w:line="276" w:lineRule="auto"/>
        <w:rPr>
          <w:rFonts w:ascii="Calibri" w:hAnsi="Calibri" w:cs="Calibri"/>
          <w:szCs w:val="24"/>
        </w:rPr>
      </w:pPr>
    </w:p>
    <w:p w14:paraId="2943B3E9" w14:textId="77777777" w:rsidR="00DF6F9A" w:rsidRDefault="00DF6F9A" w:rsidP="000C75FA">
      <w:pPr>
        <w:spacing w:line="276" w:lineRule="auto"/>
        <w:rPr>
          <w:rFonts w:ascii="Calibri" w:hAnsi="Calibri" w:cs="Calibri"/>
          <w:szCs w:val="24"/>
        </w:rPr>
      </w:pPr>
    </w:p>
    <w:p w14:paraId="7CFAB297" w14:textId="77777777" w:rsidR="00DF6F9A" w:rsidRDefault="00DF6F9A" w:rsidP="000C75FA">
      <w:pPr>
        <w:spacing w:line="276" w:lineRule="auto"/>
        <w:rPr>
          <w:rFonts w:ascii="Calibri" w:hAnsi="Calibri" w:cs="Calibri"/>
          <w:szCs w:val="24"/>
        </w:rPr>
      </w:pPr>
    </w:p>
    <w:p w14:paraId="46AA5ED0" w14:textId="77777777" w:rsidR="00DF6F9A" w:rsidRDefault="00DF6F9A" w:rsidP="000C75FA">
      <w:pPr>
        <w:spacing w:line="276" w:lineRule="auto"/>
        <w:rPr>
          <w:rFonts w:ascii="Calibri" w:hAnsi="Calibri" w:cs="Calibri"/>
          <w:szCs w:val="24"/>
        </w:rPr>
      </w:pPr>
    </w:p>
    <w:p w14:paraId="67248A0C" w14:textId="77777777" w:rsidR="00DF6F9A" w:rsidRDefault="00DF6F9A" w:rsidP="000C75FA">
      <w:pPr>
        <w:spacing w:line="276" w:lineRule="auto"/>
        <w:rPr>
          <w:rFonts w:ascii="Calibri" w:hAnsi="Calibri" w:cs="Calibri"/>
          <w:szCs w:val="24"/>
        </w:rPr>
      </w:pPr>
    </w:p>
    <w:p w14:paraId="091B6D01" w14:textId="77777777" w:rsidR="00DF6F9A" w:rsidRDefault="00DF6F9A" w:rsidP="000C75FA">
      <w:pPr>
        <w:spacing w:line="276" w:lineRule="auto"/>
        <w:rPr>
          <w:rFonts w:ascii="Calibri" w:hAnsi="Calibri" w:cs="Calibri"/>
          <w:szCs w:val="24"/>
        </w:rPr>
      </w:pPr>
    </w:p>
    <w:p w14:paraId="0E2ADB65" w14:textId="77777777" w:rsidR="00DF6F9A" w:rsidRDefault="00DF6F9A" w:rsidP="000C75FA">
      <w:pPr>
        <w:spacing w:line="276" w:lineRule="auto"/>
        <w:rPr>
          <w:rFonts w:ascii="Calibri" w:hAnsi="Calibri" w:cs="Calibri"/>
          <w:szCs w:val="24"/>
        </w:rPr>
      </w:pPr>
    </w:p>
    <w:p w14:paraId="3CAB06EB" w14:textId="77777777" w:rsidR="00DF6F9A" w:rsidRDefault="00DF6F9A" w:rsidP="000C75FA">
      <w:pPr>
        <w:spacing w:line="276" w:lineRule="auto"/>
        <w:rPr>
          <w:rFonts w:ascii="Calibri" w:hAnsi="Calibri" w:cs="Calibri"/>
          <w:szCs w:val="24"/>
        </w:rPr>
      </w:pPr>
    </w:p>
    <w:p w14:paraId="7AA7B03D" w14:textId="77777777" w:rsidR="00DF6F9A" w:rsidRDefault="00DF6F9A" w:rsidP="000C75FA">
      <w:pPr>
        <w:spacing w:line="276" w:lineRule="auto"/>
        <w:rPr>
          <w:rFonts w:ascii="Calibri" w:hAnsi="Calibri" w:cs="Calibri"/>
          <w:szCs w:val="24"/>
        </w:rPr>
      </w:pPr>
    </w:p>
    <w:p w14:paraId="253C8F5D" w14:textId="77777777" w:rsidR="00DF6F9A" w:rsidRDefault="00DF6F9A" w:rsidP="000C75FA">
      <w:pPr>
        <w:spacing w:line="276" w:lineRule="auto"/>
        <w:rPr>
          <w:rFonts w:ascii="Calibri" w:hAnsi="Calibri" w:cs="Calibri"/>
          <w:szCs w:val="24"/>
        </w:rPr>
      </w:pPr>
    </w:p>
    <w:p w14:paraId="0D00E3E7" w14:textId="77777777" w:rsidR="00DF6F9A" w:rsidRDefault="00DF6F9A" w:rsidP="000C75FA">
      <w:pPr>
        <w:spacing w:line="276" w:lineRule="auto"/>
        <w:rPr>
          <w:rFonts w:ascii="Calibri" w:hAnsi="Calibri" w:cs="Calibri"/>
          <w:szCs w:val="24"/>
        </w:rPr>
      </w:pPr>
    </w:p>
    <w:p w14:paraId="396B1595" w14:textId="77777777" w:rsidR="00DF6F9A" w:rsidRDefault="00DF6F9A" w:rsidP="000C75FA">
      <w:pPr>
        <w:spacing w:line="276" w:lineRule="auto"/>
        <w:rPr>
          <w:rFonts w:ascii="Calibri" w:hAnsi="Calibri" w:cs="Calibri"/>
          <w:szCs w:val="24"/>
        </w:rPr>
      </w:pPr>
    </w:p>
    <w:p w14:paraId="7DDFD5E7" w14:textId="77777777" w:rsidR="00DF6F9A" w:rsidRDefault="00DF6F9A" w:rsidP="000C75FA">
      <w:pPr>
        <w:spacing w:line="276" w:lineRule="auto"/>
        <w:rPr>
          <w:rFonts w:ascii="Calibri" w:hAnsi="Calibri" w:cs="Calibri"/>
          <w:szCs w:val="24"/>
        </w:rPr>
      </w:pPr>
    </w:p>
    <w:p w14:paraId="09840009" w14:textId="77777777" w:rsidR="00DF6F9A" w:rsidRDefault="00DF6F9A" w:rsidP="000C75FA">
      <w:pPr>
        <w:spacing w:line="276" w:lineRule="auto"/>
        <w:rPr>
          <w:rFonts w:ascii="Calibri" w:hAnsi="Calibri" w:cs="Calibri"/>
          <w:szCs w:val="24"/>
        </w:rPr>
      </w:pPr>
    </w:p>
    <w:p w14:paraId="7042BD7B" w14:textId="77777777" w:rsidR="00DF6F9A" w:rsidRDefault="00DF6F9A" w:rsidP="000C75FA">
      <w:pPr>
        <w:spacing w:line="276" w:lineRule="auto"/>
        <w:rPr>
          <w:rFonts w:ascii="Calibri" w:hAnsi="Calibri" w:cs="Calibri"/>
          <w:szCs w:val="24"/>
        </w:rPr>
      </w:pPr>
    </w:p>
    <w:p w14:paraId="0ABDE9BC" w14:textId="4FDA86F5" w:rsidR="00DF6F9A" w:rsidRDefault="00DF6F9A" w:rsidP="000C75FA">
      <w:pPr>
        <w:spacing w:line="276" w:lineRule="auto"/>
        <w:rPr>
          <w:rFonts w:ascii="Calibri" w:hAnsi="Calibri" w:cs="Calibri"/>
          <w:szCs w:val="24"/>
        </w:rPr>
      </w:pPr>
    </w:p>
    <w:p w14:paraId="0D7842E4" w14:textId="28C020C5" w:rsidR="00FD710B" w:rsidRDefault="00FD710B" w:rsidP="000C75FA">
      <w:pPr>
        <w:spacing w:line="276" w:lineRule="auto"/>
        <w:rPr>
          <w:rFonts w:ascii="Calibri" w:hAnsi="Calibri" w:cs="Calibri"/>
          <w:szCs w:val="24"/>
        </w:rPr>
      </w:pPr>
    </w:p>
    <w:p w14:paraId="6DB5F2F7" w14:textId="77777777" w:rsidR="00FD710B" w:rsidRDefault="00FD710B" w:rsidP="000C75FA">
      <w:pPr>
        <w:spacing w:line="276" w:lineRule="auto"/>
        <w:rPr>
          <w:rFonts w:ascii="Calibri" w:hAnsi="Calibri" w:cs="Calibri"/>
          <w:szCs w:val="24"/>
        </w:rPr>
      </w:pPr>
    </w:p>
    <w:p w14:paraId="0341A87F" w14:textId="77777777" w:rsidR="00DF6F9A" w:rsidRDefault="00DF6F9A" w:rsidP="000C75FA">
      <w:pPr>
        <w:spacing w:line="276" w:lineRule="auto"/>
        <w:rPr>
          <w:rFonts w:ascii="Calibri" w:hAnsi="Calibri" w:cs="Calibri"/>
          <w:szCs w:val="24"/>
        </w:rPr>
      </w:pPr>
    </w:p>
    <w:p w14:paraId="0B050F95" w14:textId="77777777" w:rsidR="00DF6F9A" w:rsidRDefault="00DF6F9A" w:rsidP="000C75FA">
      <w:pPr>
        <w:spacing w:line="276" w:lineRule="auto"/>
        <w:rPr>
          <w:rFonts w:ascii="Calibri" w:hAnsi="Calibri" w:cs="Calibri"/>
          <w:szCs w:val="24"/>
        </w:rPr>
      </w:pPr>
    </w:p>
    <w:p w14:paraId="40B6222F" w14:textId="77777777" w:rsidR="00DF6F9A" w:rsidRDefault="00DF6F9A" w:rsidP="000C75FA">
      <w:pPr>
        <w:spacing w:line="276" w:lineRule="auto"/>
        <w:rPr>
          <w:rFonts w:ascii="Calibri" w:hAnsi="Calibri" w:cs="Calibri"/>
          <w:szCs w:val="24"/>
        </w:rPr>
      </w:pPr>
    </w:p>
    <w:p w14:paraId="07A49C78" w14:textId="4ED2F6CE" w:rsidR="00DF6F9A" w:rsidRDefault="00DF6F9A" w:rsidP="000C75FA">
      <w:pPr>
        <w:spacing w:line="276" w:lineRule="auto"/>
        <w:rPr>
          <w:rFonts w:ascii="Calibri" w:hAnsi="Calibri" w:cs="Calibri"/>
          <w:szCs w:val="24"/>
        </w:rPr>
      </w:pPr>
    </w:p>
    <w:p w14:paraId="09719086" w14:textId="69EA3F02" w:rsidR="00DF6F9A" w:rsidRDefault="00EA05F6" w:rsidP="000C75FA">
      <w:pPr>
        <w:spacing w:line="276" w:lineRule="auto"/>
        <w:rPr>
          <w:rFonts w:ascii="Calibri" w:hAnsi="Calibri" w:cs="Calibri"/>
          <w:szCs w:val="24"/>
        </w:rPr>
      </w:pPr>
      <w:r>
        <w:rPr>
          <w:noProof/>
          <w:lang w:eastAsia="en-GB"/>
        </w:rPr>
        <w:drawing>
          <wp:anchor distT="0" distB="0" distL="114300" distR="114300" simplePos="0" relativeHeight="251660288" behindDoc="1" locked="0" layoutInCell="1" allowOverlap="1" wp14:anchorId="7A8982BF" wp14:editId="751954DF">
            <wp:simplePos x="0" y="0"/>
            <wp:positionH relativeFrom="margin">
              <wp:posOffset>-509154</wp:posOffset>
            </wp:positionH>
            <wp:positionV relativeFrom="page">
              <wp:posOffset>9539836</wp:posOffset>
            </wp:positionV>
            <wp:extent cx="6784975" cy="149225"/>
            <wp:effectExtent l="0" t="0" r="0" b="3175"/>
            <wp:wrapThrough wrapText="bothSides">
              <wp:wrapPolygon edited="0">
                <wp:start x="0" y="0"/>
                <wp:lineTo x="0" y="20221"/>
                <wp:lineTo x="21549" y="20221"/>
                <wp:lineTo x="21549" y="0"/>
                <wp:lineTo x="0" y="0"/>
              </wp:wrapPolygon>
            </wp:wrapThrough>
            <wp:docPr id="3"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84975" cy="149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6CCB8C" w14:textId="77777777" w:rsidR="00DF6F9A" w:rsidRDefault="00DF6F9A" w:rsidP="000C75FA">
      <w:pPr>
        <w:spacing w:line="276" w:lineRule="auto"/>
        <w:rPr>
          <w:rFonts w:ascii="Calibri" w:hAnsi="Calibri" w:cs="Calibri"/>
          <w:szCs w:val="24"/>
        </w:rPr>
      </w:pPr>
    </w:p>
    <w:sdt>
      <w:sdtPr>
        <w:rPr>
          <w:rFonts w:asciiTheme="minorHAnsi" w:eastAsiaTheme="minorHAnsi" w:hAnsiTheme="minorHAnsi" w:cstheme="minorBidi"/>
          <w:b w:val="0"/>
          <w:i w:val="0"/>
          <w:sz w:val="24"/>
          <w:szCs w:val="22"/>
          <w:lang w:eastAsia="en-US"/>
        </w:rPr>
        <w:id w:val="249469908"/>
        <w:docPartObj>
          <w:docPartGallery w:val="Table of Contents"/>
          <w:docPartUnique/>
        </w:docPartObj>
      </w:sdtPr>
      <w:sdtEndPr>
        <w:rPr>
          <w:bCs/>
        </w:rPr>
      </w:sdtEndPr>
      <w:sdtContent>
        <w:p w14:paraId="25382073" w14:textId="55B47812" w:rsidR="00DF6F9A" w:rsidRPr="00583FB9" w:rsidRDefault="00DF6F9A" w:rsidP="00DF6F9A">
          <w:pPr>
            <w:pStyle w:val="TOCHeading"/>
            <w:jc w:val="center"/>
            <w:rPr>
              <w:rFonts w:asciiTheme="minorHAnsi" w:hAnsiTheme="minorHAnsi" w:cstheme="minorHAnsi"/>
              <w:sz w:val="32"/>
              <w:szCs w:val="40"/>
            </w:rPr>
          </w:pPr>
          <w:r w:rsidRPr="00583FB9">
            <w:rPr>
              <w:rFonts w:asciiTheme="minorHAnsi" w:hAnsiTheme="minorHAnsi" w:cstheme="minorHAnsi"/>
              <w:sz w:val="32"/>
              <w:szCs w:val="40"/>
            </w:rPr>
            <w:t>Contents</w:t>
          </w:r>
        </w:p>
        <w:p w14:paraId="50F8C771" w14:textId="1E6D9086" w:rsidR="00E57164" w:rsidRDefault="00DF6F9A">
          <w:pPr>
            <w:pStyle w:val="TOC1"/>
            <w:tabs>
              <w:tab w:val="right" w:leader="dot" w:pos="9016"/>
            </w:tabs>
            <w:rPr>
              <w:rFonts w:eastAsiaTheme="minorEastAsia"/>
              <w:noProof/>
              <w:sz w:val="22"/>
              <w:lang w:eastAsia="en-GB"/>
            </w:rPr>
          </w:pPr>
          <w:r>
            <w:fldChar w:fldCharType="begin"/>
          </w:r>
          <w:r>
            <w:instrText xml:space="preserve"> TOC \o "1-3" \h \z \u </w:instrText>
          </w:r>
          <w:r>
            <w:fldChar w:fldCharType="separate"/>
          </w:r>
          <w:hyperlink w:anchor="_Toc138316675" w:history="1">
            <w:r w:rsidR="00E57164" w:rsidRPr="008631C3">
              <w:rPr>
                <w:rStyle w:val="Hyperlink"/>
                <w:bCs/>
                <w:noProof/>
              </w:rPr>
              <w:t>Executive Summary</w:t>
            </w:r>
            <w:r w:rsidR="00E57164">
              <w:rPr>
                <w:noProof/>
                <w:webHidden/>
              </w:rPr>
              <w:tab/>
            </w:r>
            <w:r w:rsidR="00E57164">
              <w:rPr>
                <w:noProof/>
                <w:webHidden/>
              </w:rPr>
              <w:fldChar w:fldCharType="begin"/>
            </w:r>
            <w:r w:rsidR="00E57164">
              <w:rPr>
                <w:noProof/>
                <w:webHidden/>
              </w:rPr>
              <w:instrText xml:space="preserve"> PAGEREF _Toc138316675 \h </w:instrText>
            </w:r>
            <w:r w:rsidR="00E57164">
              <w:rPr>
                <w:noProof/>
                <w:webHidden/>
              </w:rPr>
            </w:r>
            <w:r w:rsidR="00E57164">
              <w:rPr>
                <w:noProof/>
                <w:webHidden/>
              </w:rPr>
              <w:fldChar w:fldCharType="separate"/>
            </w:r>
            <w:r w:rsidR="00E57164">
              <w:rPr>
                <w:noProof/>
                <w:webHidden/>
              </w:rPr>
              <w:t>3</w:t>
            </w:r>
            <w:r w:rsidR="00E57164">
              <w:rPr>
                <w:noProof/>
                <w:webHidden/>
              </w:rPr>
              <w:fldChar w:fldCharType="end"/>
            </w:r>
          </w:hyperlink>
        </w:p>
        <w:p w14:paraId="73080833" w14:textId="2E7B7D53" w:rsidR="00E57164" w:rsidRDefault="00E57164">
          <w:pPr>
            <w:pStyle w:val="TOC1"/>
            <w:tabs>
              <w:tab w:val="right" w:leader="dot" w:pos="9016"/>
            </w:tabs>
            <w:rPr>
              <w:rFonts w:eastAsiaTheme="minorEastAsia"/>
              <w:noProof/>
              <w:sz w:val="22"/>
              <w:lang w:eastAsia="en-GB"/>
            </w:rPr>
          </w:pPr>
          <w:hyperlink w:anchor="_Toc138316676" w:history="1">
            <w:r w:rsidRPr="008631C3">
              <w:rPr>
                <w:rStyle w:val="Hyperlink"/>
                <w:noProof/>
              </w:rPr>
              <w:t>A Novel Theory and Framework for Post-COVID-19 Education Climate</w:t>
            </w:r>
            <w:r>
              <w:rPr>
                <w:noProof/>
                <w:webHidden/>
              </w:rPr>
              <w:tab/>
            </w:r>
            <w:r>
              <w:rPr>
                <w:noProof/>
                <w:webHidden/>
              </w:rPr>
              <w:fldChar w:fldCharType="begin"/>
            </w:r>
            <w:r>
              <w:rPr>
                <w:noProof/>
                <w:webHidden/>
              </w:rPr>
              <w:instrText xml:space="preserve"> PAGEREF _Toc138316676 \h </w:instrText>
            </w:r>
            <w:r>
              <w:rPr>
                <w:noProof/>
                <w:webHidden/>
              </w:rPr>
            </w:r>
            <w:r>
              <w:rPr>
                <w:noProof/>
                <w:webHidden/>
              </w:rPr>
              <w:fldChar w:fldCharType="separate"/>
            </w:r>
            <w:r>
              <w:rPr>
                <w:noProof/>
                <w:webHidden/>
              </w:rPr>
              <w:t>4</w:t>
            </w:r>
            <w:r>
              <w:rPr>
                <w:noProof/>
                <w:webHidden/>
              </w:rPr>
              <w:fldChar w:fldCharType="end"/>
            </w:r>
          </w:hyperlink>
        </w:p>
        <w:p w14:paraId="162F77AD" w14:textId="3A8E8D61" w:rsidR="00E57164" w:rsidRDefault="00E57164">
          <w:pPr>
            <w:pStyle w:val="TOC1"/>
            <w:tabs>
              <w:tab w:val="right" w:leader="dot" w:pos="9016"/>
            </w:tabs>
            <w:rPr>
              <w:rFonts w:eastAsiaTheme="minorEastAsia"/>
              <w:noProof/>
              <w:sz w:val="22"/>
              <w:lang w:eastAsia="en-GB"/>
            </w:rPr>
          </w:pPr>
          <w:hyperlink w:anchor="_Toc138316677" w:history="1">
            <w:r w:rsidRPr="008631C3">
              <w:rPr>
                <w:rStyle w:val="Hyperlink"/>
                <w:noProof/>
              </w:rPr>
              <w:t>Congruence with Buckinghamshire Council’s PACT Values</w:t>
            </w:r>
            <w:r>
              <w:rPr>
                <w:noProof/>
                <w:webHidden/>
              </w:rPr>
              <w:tab/>
            </w:r>
            <w:r>
              <w:rPr>
                <w:noProof/>
                <w:webHidden/>
              </w:rPr>
              <w:fldChar w:fldCharType="begin"/>
            </w:r>
            <w:r>
              <w:rPr>
                <w:noProof/>
                <w:webHidden/>
              </w:rPr>
              <w:instrText xml:space="preserve"> PAGEREF _Toc138316677 \h </w:instrText>
            </w:r>
            <w:r>
              <w:rPr>
                <w:noProof/>
                <w:webHidden/>
              </w:rPr>
            </w:r>
            <w:r>
              <w:rPr>
                <w:noProof/>
                <w:webHidden/>
              </w:rPr>
              <w:fldChar w:fldCharType="separate"/>
            </w:r>
            <w:r>
              <w:rPr>
                <w:noProof/>
                <w:webHidden/>
              </w:rPr>
              <w:t>4</w:t>
            </w:r>
            <w:r>
              <w:rPr>
                <w:noProof/>
                <w:webHidden/>
              </w:rPr>
              <w:fldChar w:fldCharType="end"/>
            </w:r>
          </w:hyperlink>
        </w:p>
        <w:p w14:paraId="360EF819" w14:textId="7D6E35C0" w:rsidR="00E57164" w:rsidRDefault="00E57164">
          <w:pPr>
            <w:pStyle w:val="TOC1"/>
            <w:tabs>
              <w:tab w:val="right" w:leader="dot" w:pos="9016"/>
            </w:tabs>
            <w:rPr>
              <w:rFonts w:eastAsiaTheme="minorEastAsia"/>
              <w:noProof/>
              <w:sz w:val="22"/>
              <w:lang w:eastAsia="en-GB"/>
            </w:rPr>
          </w:pPr>
          <w:hyperlink w:anchor="_Toc138316678" w:history="1">
            <w:r w:rsidRPr="008631C3">
              <w:rPr>
                <w:rStyle w:val="Hyperlink"/>
                <w:noProof/>
              </w:rPr>
              <w:t>Theoretical Frameworks and key concepts</w:t>
            </w:r>
            <w:r>
              <w:rPr>
                <w:noProof/>
                <w:webHidden/>
              </w:rPr>
              <w:tab/>
            </w:r>
            <w:r>
              <w:rPr>
                <w:noProof/>
                <w:webHidden/>
              </w:rPr>
              <w:fldChar w:fldCharType="begin"/>
            </w:r>
            <w:r>
              <w:rPr>
                <w:noProof/>
                <w:webHidden/>
              </w:rPr>
              <w:instrText xml:space="preserve"> PAGEREF _Toc138316678 \h </w:instrText>
            </w:r>
            <w:r>
              <w:rPr>
                <w:noProof/>
                <w:webHidden/>
              </w:rPr>
            </w:r>
            <w:r>
              <w:rPr>
                <w:noProof/>
                <w:webHidden/>
              </w:rPr>
              <w:fldChar w:fldCharType="separate"/>
            </w:r>
            <w:r>
              <w:rPr>
                <w:noProof/>
                <w:webHidden/>
              </w:rPr>
              <w:t>4</w:t>
            </w:r>
            <w:r>
              <w:rPr>
                <w:noProof/>
                <w:webHidden/>
              </w:rPr>
              <w:fldChar w:fldCharType="end"/>
            </w:r>
          </w:hyperlink>
        </w:p>
        <w:p w14:paraId="77509F29" w14:textId="6002D497" w:rsidR="00E57164" w:rsidRDefault="00E57164">
          <w:pPr>
            <w:pStyle w:val="TOC1"/>
            <w:tabs>
              <w:tab w:val="right" w:leader="dot" w:pos="9016"/>
            </w:tabs>
            <w:rPr>
              <w:rFonts w:eastAsiaTheme="minorEastAsia"/>
              <w:noProof/>
              <w:sz w:val="22"/>
              <w:lang w:eastAsia="en-GB"/>
            </w:rPr>
          </w:pPr>
          <w:hyperlink w:anchor="_Toc138316679" w:history="1">
            <w:r w:rsidRPr="008631C3">
              <w:rPr>
                <w:rStyle w:val="Hyperlink"/>
                <w:noProof/>
              </w:rPr>
              <w:t>Incorporation of Important Concepts into the Training</w:t>
            </w:r>
            <w:r>
              <w:rPr>
                <w:noProof/>
                <w:webHidden/>
              </w:rPr>
              <w:tab/>
            </w:r>
            <w:r>
              <w:rPr>
                <w:noProof/>
                <w:webHidden/>
              </w:rPr>
              <w:fldChar w:fldCharType="begin"/>
            </w:r>
            <w:r>
              <w:rPr>
                <w:noProof/>
                <w:webHidden/>
              </w:rPr>
              <w:instrText xml:space="preserve"> PAGEREF _Toc138316679 \h </w:instrText>
            </w:r>
            <w:r>
              <w:rPr>
                <w:noProof/>
                <w:webHidden/>
              </w:rPr>
            </w:r>
            <w:r>
              <w:rPr>
                <w:noProof/>
                <w:webHidden/>
              </w:rPr>
              <w:fldChar w:fldCharType="separate"/>
            </w:r>
            <w:r>
              <w:rPr>
                <w:noProof/>
                <w:webHidden/>
              </w:rPr>
              <w:t>5</w:t>
            </w:r>
            <w:r>
              <w:rPr>
                <w:noProof/>
                <w:webHidden/>
              </w:rPr>
              <w:fldChar w:fldCharType="end"/>
            </w:r>
          </w:hyperlink>
        </w:p>
        <w:p w14:paraId="6AF6DE0E" w14:textId="6D7A69B6" w:rsidR="00E57164" w:rsidRDefault="00E57164">
          <w:pPr>
            <w:pStyle w:val="TOC1"/>
            <w:tabs>
              <w:tab w:val="right" w:leader="dot" w:pos="9016"/>
            </w:tabs>
            <w:rPr>
              <w:rFonts w:eastAsiaTheme="minorEastAsia"/>
              <w:noProof/>
              <w:sz w:val="22"/>
              <w:lang w:eastAsia="en-GB"/>
            </w:rPr>
          </w:pPr>
          <w:hyperlink w:anchor="_Toc138316680" w:history="1">
            <w:r w:rsidRPr="008631C3">
              <w:rPr>
                <w:rStyle w:val="Hyperlink"/>
                <w:bCs/>
                <w:iCs/>
                <w:noProof/>
              </w:rPr>
              <w:t>Aim</w:t>
            </w:r>
            <w:r>
              <w:rPr>
                <w:noProof/>
                <w:webHidden/>
              </w:rPr>
              <w:tab/>
            </w:r>
            <w:r>
              <w:rPr>
                <w:noProof/>
                <w:webHidden/>
              </w:rPr>
              <w:fldChar w:fldCharType="begin"/>
            </w:r>
            <w:r>
              <w:rPr>
                <w:noProof/>
                <w:webHidden/>
              </w:rPr>
              <w:instrText xml:space="preserve"> PAGEREF _Toc138316680 \h </w:instrText>
            </w:r>
            <w:r>
              <w:rPr>
                <w:noProof/>
                <w:webHidden/>
              </w:rPr>
            </w:r>
            <w:r>
              <w:rPr>
                <w:noProof/>
                <w:webHidden/>
              </w:rPr>
              <w:fldChar w:fldCharType="separate"/>
            </w:r>
            <w:r>
              <w:rPr>
                <w:noProof/>
                <w:webHidden/>
              </w:rPr>
              <w:t>8</w:t>
            </w:r>
            <w:r>
              <w:rPr>
                <w:noProof/>
                <w:webHidden/>
              </w:rPr>
              <w:fldChar w:fldCharType="end"/>
            </w:r>
          </w:hyperlink>
        </w:p>
        <w:p w14:paraId="1BB1AA29" w14:textId="2D2138A1" w:rsidR="00E57164" w:rsidRDefault="00E57164">
          <w:pPr>
            <w:pStyle w:val="TOC1"/>
            <w:tabs>
              <w:tab w:val="left" w:pos="480"/>
              <w:tab w:val="right" w:leader="dot" w:pos="9016"/>
            </w:tabs>
            <w:rPr>
              <w:rFonts w:eastAsiaTheme="minorEastAsia"/>
              <w:noProof/>
              <w:sz w:val="22"/>
              <w:lang w:eastAsia="en-GB"/>
            </w:rPr>
          </w:pPr>
          <w:hyperlink w:anchor="_Toc138316681" w:history="1">
            <w:r w:rsidRPr="008631C3">
              <w:rPr>
                <w:rStyle w:val="Hyperlink"/>
                <w:bCs/>
                <w:noProof/>
              </w:rPr>
              <w:t>1.</w:t>
            </w:r>
            <w:r>
              <w:rPr>
                <w:rFonts w:eastAsiaTheme="minorEastAsia"/>
                <w:noProof/>
                <w:sz w:val="22"/>
                <w:lang w:eastAsia="en-GB"/>
              </w:rPr>
              <w:tab/>
            </w:r>
            <w:r w:rsidRPr="008631C3">
              <w:rPr>
                <w:rStyle w:val="Hyperlink"/>
                <w:bCs/>
                <w:noProof/>
              </w:rPr>
              <w:t>Introduction and Rationale</w:t>
            </w:r>
            <w:r>
              <w:rPr>
                <w:noProof/>
                <w:webHidden/>
              </w:rPr>
              <w:tab/>
            </w:r>
            <w:r>
              <w:rPr>
                <w:noProof/>
                <w:webHidden/>
              </w:rPr>
              <w:fldChar w:fldCharType="begin"/>
            </w:r>
            <w:r>
              <w:rPr>
                <w:noProof/>
                <w:webHidden/>
              </w:rPr>
              <w:instrText xml:space="preserve"> PAGEREF _Toc138316681 \h </w:instrText>
            </w:r>
            <w:r>
              <w:rPr>
                <w:noProof/>
                <w:webHidden/>
              </w:rPr>
            </w:r>
            <w:r>
              <w:rPr>
                <w:noProof/>
                <w:webHidden/>
              </w:rPr>
              <w:fldChar w:fldCharType="separate"/>
            </w:r>
            <w:r>
              <w:rPr>
                <w:noProof/>
                <w:webHidden/>
              </w:rPr>
              <w:t>9</w:t>
            </w:r>
            <w:r>
              <w:rPr>
                <w:noProof/>
                <w:webHidden/>
              </w:rPr>
              <w:fldChar w:fldCharType="end"/>
            </w:r>
          </w:hyperlink>
        </w:p>
        <w:p w14:paraId="09D9B01A" w14:textId="6018E34D" w:rsidR="00E57164" w:rsidRDefault="00E57164">
          <w:pPr>
            <w:pStyle w:val="TOC2"/>
            <w:tabs>
              <w:tab w:val="right" w:leader="dot" w:pos="9016"/>
            </w:tabs>
            <w:rPr>
              <w:rFonts w:eastAsiaTheme="minorEastAsia"/>
              <w:noProof/>
              <w:sz w:val="22"/>
              <w:lang w:eastAsia="en-GB"/>
            </w:rPr>
          </w:pPr>
          <w:hyperlink w:anchor="_Toc138316682" w:history="1">
            <w:r w:rsidRPr="008631C3">
              <w:rPr>
                <w:rStyle w:val="Hyperlink"/>
                <w:b/>
                <w:bCs/>
                <w:noProof/>
              </w:rPr>
              <w:t>Navigating the Post-Pandemic Landscape</w:t>
            </w:r>
            <w:r>
              <w:rPr>
                <w:noProof/>
                <w:webHidden/>
              </w:rPr>
              <w:tab/>
            </w:r>
            <w:r>
              <w:rPr>
                <w:noProof/>
                <w:webHidden/>
              </w:rPr>
              <w:fldChar w:fldCharType="begin"/>
            </w:r>
            <w:r>
              <w:rPr>
                <w:noProof/>
                <w:webHidden/>
              </w:rPr>
              <w:instrText xml:space="preserve"> PAGEREF _Toc138316682 \h </w:instrText>
            </w:r>
            <w:r>
              <w:rPr>
                <w:noProof/>
                <w:webHidden/>
              </w:rPr>
            </w:r>
            <w:r>
              <w:rPr>
                <w:noProof/>
                <w:webHidden/>
              </w:rPr>
              <w:fldChar w:fldCharType="separate"/>
            </w:r>
            <w:r>
              <w:rPr>
                <w:noProof/>
                <w:webHidden/>
              </w:rPr>
              <w:t>9</w:t>
            </w:r>
            <w:r>
              <w:rPr>
                <w:noProof/>
                <w:webHidden/>
              </w:rPr>
              <w:fldChar w:fldCharType="end"/>
            </w:r>
          </w:hyperlink>
        </w:p>
        <w:p w14:paraId="7F459AAD" w14:textId="6437A43C" w:rsidR="00E57164" w:rsidRDefault="00E57164">
          <w:pPr>
            <w:pStyle w:val="TOC2"/>
            <w:tabs>
              <w:tab w:val="right" w:leader="dot" w:pos="9016"/>
            </w:tabs>
            <w:rPr>
              <w:rFonts w:eastAsiaTheme="minorEastAsia"/>
              <w:noProof/>
              <w:sz w:val="22"/>
              <w:lang w:eastAsia="en-GB"/>
            </w:rPr>
          </w:pPr>
          <w:hyperlink w:anchor="_Toc138316683" w:history="1">
            <w:r w:rsidRPr="008631C3">
              <w:rPr>
                <w:rStyle w:val="Hyperlink"/>
                <w:b/>
                <w:bCs/>
                <w:noProof/>
              </w:rPr>
              <w:t>Seizing the Moment: Prioritising the Most Disadvantaged Demographic</w:t>
            </w:r>
            <w:r>
              <w:rPr>
                <w:noProof/>
                <w:webHidden/>
              </w:rPr>
              <w:tab/>
            </w:r>
            <w:r>
              <w:rPr>
                <w:noProof/>
                <w:webHidden/>
              </w:rPr>
              <w:fldChar w:fldCharType="begin"/>
            </w:r>
            <w:r>
              <w:rPr>
                <w:noProof/>
                <w:webHidden/>
              </w:rPr>
              <w:instrText xml:space="preserve"> PAGEREF _Toc138316683 \h </w:instrText>
            </w:r>
            <w:r>
              <w:rPr>
                <w:noProof/>
                <w:webHidden/>
              </w:rPr>
            </w:r>
            <w:r>
              <w:rPr>
                <w:noProof/>
                <w:webHidden/>
              </w:rPr>
              <w:fldChar w:fldCharType="separate"/>
            </w:r>
            <w:r>
              <w:rPr>
                <w:noProof/>
                <w:webHidden/>
              </w:rPr>
              <w:t>10</w:t>
            </w:r>
            <w:r>
              <w:rPr>
                <w:noProof/>
                <w:webHidden/>
              </w:rPr>
              <w:fldChar w:fldCharType="end"/>
            </w:r>
          </w:hyperlink>
        </w:p>
        <w:p w14:paraId="2C4BD8C2" w14:textId="718BE9E4" w:rsidR="00E57164" w:rsidRDefault="00E57164">
          <w:pPr>
            <w:pStyle w:val="TOC2"/>
            <w:tabs>
              <w:tab w:val="right" w:leader="dot" w:pos="9016"/>
            </w:tabs>
            <w:rPr>
              <w:rFonts w:eastAsiaTheme="minorEastAsia"/>
              <w:noProof/>
              <w:sz w:val="22"/>
              <w:lang w:eastAsia="en-GB"/>
            </w:rPr>
          </w:pPr>
          <w:hyperlink w:anchor="_Toc138316684" w:history="1">
            <w:r w:rsidRPr="008631C3">
              <w:rPr>
                <w:rStyle w:val="Hyperlink"/>
                <w:b/>
                <w:bCs/>
                <w:noProof/>
              </w:rPr>
              <w:t>Charting a New Course: An Inclusive Training Programme</w:t>
            </w:r>
            <w:r>
              <w:rPr>
                <w:noProof/>
                <w:webHidden/>
              </w:rPr>
              <w:tab/>
            </w:r>
            <w:r>
              <w:rPr>
                <w:noProof/>
                <w:webHidden/>
              </w:rPr>
              <w:fldChar w:fldCharType="begin"/>
            </w:r>
            <w:r>
              <w:rPr>
                <w:noProof/>
                <w:webHidden/>
              </w:rPr>
              <w:instrText xml:space="preserve"> PAGEREF _Toc138316684 \h </w:instrText>
            </w:r>
            <w:r>
              <w:rPr>
                <w:noProof/>
                <w:webHidden/>
              </w:rPr>
            </w:r>
            <w:r>
              <w:rPr>
                <w:noProof/>
                <w:webHidden/>
              </w:rPr>
              <w:fldChar w:fldCharType="separate"/>
            </w:r>
            <w:r>
              <w:rPr>
                <w:noProof/>
                <w:webHidden/>
              </w:rPr>
              <w:t>10</w:t>
            </w:r>
            <w:r>
              <w:rPr>
                <w:noProof/>
                <w:webHidden/>
              </w:rPr>
              <w:fldChar w:fldCharType="end"/>
            </w:r>
          </w:hyperlink>
        </w:p>
        <w:p w14:paraId="74C75254" w14:textId="732997EE" w:rsidR="00E57164" w:rsidRDefault="00E57164">
          <w:pPr>
            <w:pStyle w:val="TOC2"/>
            <w:tabs>
              <w:tab w:val="right" w:leader="dot" w:pos="9016"/>
            </w:tabs>
            <w:rPr>
              <w:rFonts w:eastAsiaTheme="minorEastAsia"/>
              <w:noProof/>
              <w:sz w:val="22"/>
              <w:lang w:eastAsia="en-GB"/>
            </w:rPr>
          </w:pPr>
          <w:hyperlink w:anchor="_Toc138316685" w:history="1">
            <w:r w:rsidRPr="008631C3">
              <w:rPr>
                <w:rStyle w:val="Hyperlink"/>
                <w:b/>
                <w:bCs/>
                <w:noProof/>
              </w:rPr>
              <w:t>Understanding Our Children and Young People</w:t>
            </w:r>
            <w:r>
              <w:rPr>
                <w:noProof/>
                <w:webHidden/>
              </w:rPr>
              <w:tab/>
            </w:r>
            <w:r>
              <w:rPr>
                <w:noProof/>
                <w:webHidden/>
              </w:rPr>
              <w:fldChar w:fldCharType="begin"/>
            </w:r>
            <w:r>
              <w:rPr>
                <w:noProof/>
                <w:webHidden/>
              </w:rPr>
              <w:instrText xml:space="preserve"> PAGEREF _Toc138316685 \h </w:instrText>
            </w:r>
            <w:r>
              <w:rPr>
                <w:noProof/>
                <w:webHidden/>
              </w:rPr>
            </w:r>
            <w:r>
              <w:rPr>
                <w:noProof/>
                <w:webHidden/>
              </w:rPr>
              <w:fldChar w:fldCharType="separate"/>
            </w:r>
            <w:r>
              <w:rPr>
                <w:noProof/>
                <w:webHidden/>
              </w:rPr>
              <w:t>11</w:t>
            </w:r>
            <w:r>
              <w:rPr>
                <w:noProof/>
                <w:webHidden/>
              </w:rPr>
              <w:fldChar w:fldCharType="end"/>
            </w:r>
          </w:hyperlink>
        </w:p>
        <w:p w14:paraId="1DAE6823" w14:textId="39BE5A56" w:rsidR="00E57164" w:rsidRDefault="00E57164">
          <w:pPr>
            <w:pStyle w:val="TOC2"/>
            <w:tabs>
              <w:tab w:val="right" w:leader="dot" w:pos="9016"/>
            </w:tabs>
            <w:rPr>
              <w:rFonts w:eastAsiaTheme="minorEastAsia"/>
              <w:noProof/>
              <w:sz w:val="22"/>
              <w:lang w:eastAsia="en-GB"/>
            </w:rPr>
          </w:pPr>
          <w:hyperlink w:anchor="_Toc138316686" w:history="1">
            <w:r w:rsidRPr="008631C3">
              <w:rPr>
                <w:rStyle w:val="Hyperlink"/>
                <w:b/>
                <w:bCs/>
                <w:noProof/>
              </w:rPr>
              <w:t>Honouring Student Voices: Insights from Doctoral Research and Case Studies</w:t>
            </w:r>
            <w:r>
              <w:rPr>
                <w:noProof/>
                <w:webHidden/>
              </w:rPr>
              <w:tab/>
            </w:r>
            <w:r>
              <w:rPr>
                <w:noProof/>
                <w:webHidden/>
              </w:rPr>
              <w:fldChar w:fldCharType="begin"/>
            </w:r>
            <w:r>
              <w:rPr>
                <w:noProof/>
                <w:webHidden/>
              </w:rPr>
              <w:instrText xml:space="preserve"> PAGEREF _Toc138316686 \h </w:instrText>
            </w:r>
            <w:r>
              <w:rPr>
                <w:noProof/>
                <w:webHidden/>
              </w:rPr>
            </w:r>
            <w:r>
              <w:rPr>
                <w:noProof/>
                <w:webHidden/>
              </w:rPr>
              <w:fldChar w:fldCharType="separate"/>
            </w:r>
            <w:r>
              <w:rPr>
                <w:noProof/>
                <w:webHidden/>
              </w:rPr>
              <w:t>11</w:t>
            </w:r>
            <w:r>
              <w:rPr>
                <w:noProof/>
                <w:webHidden/>
              </w:rPr>
              <w:fldChar w:fldCharType="end"/>
            </w:r>
          </w:hyperlink>
        </w:p>
        <w:p w14:paraId="46DDD7DD" w14:textId="33ABB666" w:rsidR="00E57164" w:rsidRDefault="00E57164">
          <w:pPr>
            <w:pStyle w:val="TOC1"/>
            <w:tabs>
              <w:tab w:val="left" w:pos="480"/>
              <w:tab w:val="right" w:leader="dot" w:pos="9016"/>
            </w:tabs>
            <w:rPr>
              <w:rFonts w:eastAsiaTheme="minorEastAsia"/>
              <w:noProof/>
              <w:sz w:val="22"/>
              <w:lang w:eastAsia="en-GB"/>
            </w:rPr>
          </w:pPr>
          <w:hyperlink w:anchor="_Toc138316687" w:history="1">
            <w:r w:rsidRPr="008631C3">
              <w:rPr>
                <w:rStyle w:val="Hyperlink"/>
                <w:noProof/>
              </w:rPr>
              <w:t>2.</w:t>
            </w:r>
            <w:r>
              <w:rPr>
                <w:rFonts w:eastAsiaTheme="minorEastAsia"/>
                <w:noProof/>
                <w:sz w:val="22"/>
                <w:lang w:eastAsia="en-GB"/>
              </w:rPr>
              <w:tab/>
            </w:r>
            <w:r w:rsidRPr="008631C3">
              <w:rPr>
                <w:rStyle w:val="Hyperlink"/>
                <w:noProof/>
              </w:rPr>
              <w:t>Theoretical Foundations</w:t>
            </w:r>
            <w:r>
              <w:rPr>
                <w:noProof/>
                <w:webHidden/>
              </w:rPr>
              <w:tab/>
            </w:r>
            <w:r>
              <w:rPr>
                <w:noProof/>
                <w:webHidden/>
              </w:rPr>
              <w:fldChar w:fldCharType="begin"/>
            </w:r>
            <w:r>
              <w:rPr>
                <w:noProof/>
                <w:webHidden/>
              </w:rPr>
              <w:instrText xml:space="preserve"> PAGEREF _Toc138316687 \h </w:instrText>
            </w:r>
            <w:r>
              <w:rPr>
                <w:noProof/>
                <w:webHidden/>
              </w:rPr>
            </w:r>
            <w:r>
              <w:rPr>
                <w:noProof/>
                <w:webHidden/>
              </w:rPr>
              <w:fldChar w:fldCharType="separate"/>
            </w:r>
            <w:r>
              <w:rPr>
                <w:noProof/>
                <w:webHidden/>
              </w:rPr>
              <w:t>12</w:t>
            </w:r>
            <w:r>
              <w:rPr>
                <w:noProof/>
                <w:webHidden/>
              </w:rPr>
              <w:fldChar w:fldCharType="end"/>
            </w:r>
          </w:hyperlink>
        </w:p>
        <w:p w14:paraId="47AF0842" w14:textId="580F0239" w:rsidR="00E57164" w:rsidRDefault="00E57164">
          <w:pPr>
            <w:pStyle w:val="TOC2"/>
            <w:tabs>
              <w:tab w:val="right" w:leader="dot" w:pos="9016"/>
            </w:tabs>
            <w:rPr>
              <w:rFonts w:eastAsiaTheme="minorEastAsia"/>
              <w:noProof/>
              <w:sz w:val="22"/>
              <w:lang w:eastAsia="en-GB"/>
            </w:rPr>
          </w:pPr>
          <w:hyperlink w:anchor="_Toc138316688" w:history="1">
            <w:r w:rsidRPr="008631C3">
              <w:rPr>
                <w:rStyle w:val="Hyperlink"/>
                <w:b/>
                <w:bCs/>
                <w:noProof/>
              </w:rPr>
              <w:t>An Introduction to Humanistic and Affective Psychology</w:t>
            </w:r>
            <w:r>
              <w:rPr>
                <w:noProof/>
                <w:webHidden/>
              </w:rPr>
              <w:tab/>
            </w:r>
            <w:r>
              <w:rPr>
                <w:noProof/>
                <w:webHidden/>
              </w:rPr>
              <w:fldChar w:fldCharType="begin"/>
            </w:r>
            <w:r>
              <w:rPr>
                <w:noProof/>
                <w:webHidden/>
              </w:rPr>
              <w:instrText xml:space="preserve"> PAGEREF _Toc138316688 \h </w:instrText>
            </w:r>
            <w:r>
              <w:rPr>
                <w:noProof/>
                <w:webHidden/>
              </w:rPr>
            </w:r>
            <w:r>
              <w:rPr>
                <w:noProof/>
                <w:webHidden/>
              </w:rPr>
              <w:fldChar w:fldCharType="separate"/>
            </w:r>
            <w:r>
              <w:rPr>
                <w:noProof/>
                <w:webHidden/>
              </w:rPr>
              <w:t>12</w:t>
            </w:r>
            <w:r>
              <w:rPr>
                <w:noProof/>
                <w:webHidden/>
              </w:rPr>
              <w:fldChar w:fldCharType="end"/>
            </w:r>
          </w:hyperlink>
        </w:p>
        <w:p w14:paraId="20DCB70D" w14:textId="277E09E3" w:rsidR="00E57164" w:rsidRDefault="00E57164">
          <w:pPr>
            <w:pStyle w:val="TOC2"/>
            <w:tabs>
              <w:tab w:val="right" w:leader="dot" w:pos="9016"/>
            </w:tabs>
            <w:rPr>
              <w:rFonts w:eastAsiaTheme="minorEastAsia"/>
              <w:noProof/>
              <w:sz w:val="22"/>
              <w:lang w:eastAsia="en-GB"/>
            </w:rPr>
          </w:pPr>
          <w:hyperlink w:anchor="_Toc138316689" w:history="1">
            <w:r w:rsidRPr="008631C3">
              <w:rPr>
                <w:rStyle w:val="Hyperlink"/>
                <w:b/>
                <w:bCs/>
                <w:noProof/>
              </w:rPr>
              <w:t>The Affect-Behaviour Connection and Affective Barriers to Learning</w:t>
            </w:r>
            <w:r>
              <w:rPr>
                <w:noProof/>
                <w:webHidden/>
              </w:rPr>
              <w:tab/>
            </w:r>
            <w:r>
              <w:rPr>
                <w:noProof/>
                <w:webHidden/>
              </w:rPr>
              <w:fldChar w:fldCharType="begin"/>
            </w:r>
            <w:r>
              <w:rPr>
                <w:noProof/>
                <w:webHidden/>
              </w:rPr>
              <w:instrText xml:space="preserve"> PAGEREF _Toc138316689 \h </w:instrText>
            </w:r>
            <w:r>
              <w:rPr>
                <w:noProof/>
                <w:webHidden/>
              </w:rPr>
            </w:r>
            <w:r>
              <w:rPr>
                <w:noProof/>
                <w:webHidden/>
              </w:rPr>
              <w:fldChar w:fldCharType="separate"/>
            </w:r>
            <w:r>
              <w:rPr>
                <w:noProof/>
                <w:webHidden/>
              </w:rPr>
              <w:t>12</w:t>
            </w:r>
            <w:r>
              <w:rPr>
                <w:noProof/>
                <w:webHidden/>
              </w:rPr>
              <w:fldChar w:fldCharType="end"/>
            </w:r>
          </w:hyperlink>
        </w:p>
        <w:p w14:paraId="4E6736DA" w14:textId="196F6E73" w:rsidR="00E57164" w:rsidRDefault="00E57164">
          <w:pPr>
            <w:pStyle w:val="TOC2"/>
            <w:tabs>
              <w:tab w:val="right" w:leader="dot" w:pos="9016"/>
            </w:tabs>
            <w:rPr>
              <w:rFonts w:eastAsiaTheme="minorEastAsia"/>
              <w:noProof/>
              <w:sz w:val="22"/>
              <w:lang w:eastAsia="en-GB"/>
            </w:rPr>
          </w:pPr>
          <w:hyperlink w:anchor="_Toc138316690" w:history="1">
            <w:r w:rsidRPr="008631C3">
              <w:rPr>
                <w:rStyle w:val="Hyperlink"/>
                <w:b/>
                <w:bCs/>
                <w:noProof/>
              </w:rPr>
              <w:t>Tomkins' Affect Script and Nathanson's Compass of Shame</w:t>
            </w:r>
            <w:r>
              <w:rPr>
                <w:noProof/>
                <w:webHidden/>
              </w:rPr>
              <w:tab/>
            </w:r>
            <w:r>
              <w:rPr>
                <w:noProof/>
                <w:webHidden/>
              </w:rPr>
              <w:fldChar w:fldCharType="begin"/>
            </w:r>
            <w:r>
              <w:rPr>
                <w:noProof/>
                <w:webHidden/>
              </w:rPr>
              <w:instrText xml:space="preserve"> PAGEREF _Toc138316690 \h </w:instrText>
            </w:r>
            <w:r>
              <w:rPr>
                <w:noProof/>
                <w:webHidden/>
              </w:rPr>
            </w:r>
            <w:r>
              <w:rPr>
                <w:noProof/>
                <w:webHidden/>
              </w:rPr>
              <w:fldChar w:fldCharType="separate"/>
            </w:r>
            <w:r>
              <w:rPr>
                <w:noProof/>
                <w:webHidden/>
              </w:rPr>
              <w:t>12</w:t>
            </w:r>
            <w:r>
              <w:rPr>
                <w:noProof/>
                <w:webHidden/>
              </w:rPr>
              <w:fldChar w:fldCharType="end"/>
            </w:r>
          </w:hyperlink>
        </w:p>
        <w:p w14:paraId="68B02DD2" w14:textId="2A8B29DD" w:rsidR="00E57164" w:rsidRDefault="00E57164">
          <w:pPr>
            <w:pStyle w:val="TOC1"/>
            <w:tabs>
              <w:tab w:val="left" w:pos="480"/>
              <w:tab w:val="right" w:leader="dot" w:pos="9016"/>
            </w:tabs>
            <w:rPr>
              <w:rFonts w:eastAsiaTheme="minorEastAsia"/>
              <w:noProof/>
              <w:sz w:val="22"/>
              <w:lang w:eastAsia="en-GB"/>
            </w:rPr>
          </w:pPr>
          <w:hyperlink w:anchor="_Toc138316691" w:history="1">
            <w:r w:rsidRPr="008631C3">
              <w:rPr>
                <w:rStyle w:val="Hyperlink"/>
                <w:bCs/>
                <w:noProof/>
              </w:rPr>
              <w:t>3.</w:t>
            </w:r>
            <w:r>
              <w:rPr>
                <w:rFonts w:eastAsiaTheme="minorEastAsia"/>
                <w:noProof/>
                <w:sz w:val="22"/>
                <w:lang w:eastAsia="en-GB"/>
              </w:rPr>
              <w:tab/>
            </w:r>
            <w:r w:rsidRPr="008631C3">
              <w:rPr>
                <w:rStyle w:val="Hyperlink"/>
                <w:bCs/>
                <w:noProof/>
              </w:rPr>
              <w:t>The New Framework and Its Application</w:t>
            </w:r>
            <w:r>
              <w:rPr>
                <w:noProof/>
                <w:webHidden/>
              </w:rPr>
              <w:tab/>
            </w:r>
            <w:r>
              <w:rPr>
                <w:noProof/>
                <w:webHidden/>
              </w:rPr>
              <w:fldChar w:fldCharType="begin"/>
            </w:r>
            <w:r>
              <w:rPr>
                <w:noProof/>
                <w:webHidden/>
              </w:rPr>
              <w:instrText xml:space="preserve"> PAGEREF _Toc138316691 \h </w:instrText>
            </w:r>
            <w:r>
              <w:rPr>
                <w:noProof/>
                <w:webHidden/>
              </w:rPr>
            </w:r>
            <w:r>
              <w:rPr>
                <w:noProof/>
                <w:webHidden/>
              </w:rPr>
              <w:fldChar w:fldCharType="separate"/>
            </w:r>
            <w:r>
              <w:rPr>
                <w:noProof/>
                <w:webHidden/>
              </w:rPr>
              <w:t>16</w:t>
            </w:r>
            <w:r>
              <w:rPr>
                <w:noProof/>
                <w:webHidden/>
              </w:rPr>
              <w:fldChar w:fldCharType="end"/>
            </w:r>
          </w:hyperlink>
        </w:p>
        <w:p w14:paraId="49DACF51" w14:textId="29B715CF" w:rsidR="00E57164" w:rsidRDefault="00E57164">
          <w:pPr>
            <w:pStyle w:val="TOC2"/>
            <w:tabs>
              <w:tab w:val="right" w:leader="dot" w:pos="9016"/>
            </w:tabs>
            <w:rPr>
              <w:rFonts w:eastAsiaTheme="minorEastAsia"/>
              <w:noProof/>
              <w:sz w:val="22"/>
              <w:lang w:eastAsia="en-GB"/>
            </w:rPr>
          </w:pPr>
          <w:hyperlink w:anchor="_Toc138316692" w:history="1">
            <w:r w:rsidRPr="008631C3">
              <w:rPr>
                <w:rStyle w:val="Hyperlink"/>
                <w:b/>
                <w:bCs/>
                <w:noProof/>
              </w:rPr>
              <w:t>The Structure of the Training Programme</w:t>
            </w:r>
            <w:r>
              <w:rPr>
                <w:noProof/>
                <w:webHidden/>
              </w:rPr>
              <w:tab/>
            </w:r>
            <w:r>
              <w:rPr>
                <w:noProof/>
                <w:webHidden/>
              </w:rPr>
              <w:fldChar w:fldCharType="begin"/>
            </w:r>
            <w:r>
              <w:rPr>
                <w:noProof/>
                <w:webHidden/>
              </w:rPr>
              <w:instrText xml:space="preserve"> PAGEREF _Toc138316692 \h </w:instrText>
            </w:r>
            <w:r>
              <w:rPr>
                <w:noProof/>
                <w:webHidden/>
              </w:rPr>
            </w:r>
            <w:r>
              <w:rPr>
                <w:noProof/>
                <w:webHidden/>
              </w:rPr>
              <w:fldChar w:fldCharType="separate"/>
            </w:r>
            <w:r>
              <w:rPr>
                <w:noProof/>
                <w:webHidden/>
              </w:rPr>
              <w:t>16</w:t>
            </w:r>
            <w:r>
              <w:rPr>
                <w:noProof/>
                <w:webHidden/>
              </w:rPr>
              <w:fldChar w:fldCharType="end"/>
            </w:r>
          </w:hyperlink>
        </w:p>
        <w:p w14:paraId="6A504432" w14:textId="76D56676" w:rsidR="00E57164" w:rsidRDefault="00E57164">
          <w:pPr>
            <w:pStyle w:val="TOC2"/>
            <w:tabs>
              <w:tab w:val="right" w:leader="dot" w:pos="9016"/>
            </w:tabs>
            <w:rPr>
              <w:rFonts w:eastAsiaTheme="minorEastAsia"/>
              <w:noProof/>
              <w:sz w:val="22"/>
              <w:lang w:eastAsia="en-GB"/>
            </w:rPr>
          </w:pPr>
          <w:hyperlink w:anchor="_Toc138316693" w:history="1">
            <w:r w:rsidRPr="008631C3">
              <w:rPr>
                <w:rStyle w:val="Hyperlink"/>
                <w:b/>
                <w:bCs/>
                <w:noProof/>
              </w:rPr>
              <w:t>Early Identification and Intervention Strategies</w:t>
            </w:r>
            <w:r>
              <w:rPr>
                <w:noProof/>
                <w:webHidden/>
              </w:rPr>
              <w:tab/>
            </w:r>
            <w:r>
              <w:rPr>
                <w:noProof/>
                <w:webHidden/>
              </w:rPr>
              <w:fldChar w:fldCharType="begin"/>
            </w:r>
            <w:r>
              <w:rPr>
                <w:noProof/>
                <w:webHidden/>
              </w:rPr>
              <w:instrText xml:space="preserve"> PAGEREF _Toc138316693 \h </w:instrText>
            </w:r>
            <w:r>
              <w:rPr>
                <w:noProof/>
                <w:webHidden/>
              </w:rPr>
            </w:r>
            <w:r>
              <w:rPr>
                <w:noProof/>
                <w:webHidden/>
              </w:rPr>
              <w:fldChar w:fldCharType="separate"/>
            </w:r>
            <w:r>
              <w:rPr>
                <w:noProof/>
                <w:webHidden/>
              </w:rPr>
              <w:t>17</w:t>
            </w:r>
            <w:r>
              <w:rPr>
                <w:noProof/>
                <w:webHidden/>
              </w:rPr>
              <w:fldChar w:fldCharType="end"/>
            </w:r>
          </w:hyperlink>
        </w:p>
        <w:p w14:paraId="24550FFA" w14:textId="0737CF63" w:rsidR="00E57164" w:rsidRDefault="00E57164">
          <w:pPr>
            <w:pStyle w:val="TOC2"/>
            <w:tabs>
              <w:tab w:val="right" w:leader="dot" w:pos="9016"/>
            </w:tabs>
            <w:rPr>
              <w:rFonts w:eastAsiaTheme="minorEastAsia"/>
              <w:noProof/>
              <w:sz w:val="22"/>
              <w:lang w:eastAsia="en-GB"/>
            </w:rPr>
          </w:pPr>
          <w:hyperlink w:anchor="_Toc138316694" w:history="1">
            <w:r w:rsidRPr="008631C3">
              <w:rPr>
                <w:rStyle w:val="Hyperlink"/>
                <w:b/>
                <w:bCs/>
                <w:noProof/>
              </w:rPr>
              <w:t>Using the Educator Self-Assessment Matrix</w:t>
            </w:r>
            <w:r>
              <w:rPr>
                <w:noProof/>
                <w:webHidden/>
              </w:rPr>
              <w:tab/>
            </w:r>
            <w:r>
              <w:rPr>
                <w:noProof/>
                <w:webHidden/>
              </w:rPr>
              <w:fldChar w:fldCharType="begin"/>
            </w:r>
            <w:r>
              <w:rPr>
                <w:noProof/>
                <w:webHidden/>
              </w:rPr>
              <w:instrText xml:space="preserve"> PAGEREF _Toc138316694 \h </w:instrText>
            </w:r>
            <w:r>
              <w:rPr>
                <w:noProof/>
                <w:webHidden/>
              </w:rPr>
            </w:r>
            <w:r>
              <w:rPr>
                <w:noProof/>
                <w:webHidden/>
              </w:rPr>
              <w:fldChar w:fldCharType="separate"/>
            </w:r>
            <w:r>
              <w:rPr>
                <w:noProof/>
                <w:webHidden/>
              </w:rPr>
              <w:t>17</w:t>
            </w:r>
            <w:r>
              <w:rPr>
                <w:noProof/>
                <w:webHidden/>
              </w:rPr>
              <w:fldChar w:fldCharType="end"/>
            </w:r>
          </w:hyperlink>
        </w:p>
        <w:p w14:paraId="6E52AD2E" w14:textId="472063C5" w:rsidR="00E57164" w:rsidRDefault="00E57164">
          <w:pPr>
            <w:pStyle w:val="TOC2"/>
            <w:tabs>
              <w:tab w:val="right" w:leader="dot" w:pos="9016"/>
            </w:tabs>
            <w:rPr>
              <w:rFonts w:eastAsiaTheme="minorEastAsia"/>
              <w:noProof/>
              <w:sz w:val="22"/>
              <w:lang w:eastAsia="en-GB"/>
            </w:rPr>
          </w:pPr>
          <w:hyperlink w:anchor="_Toc138316695" w:history="1">
            <w:r w:rsidRPr="008631C3">
              <w:rPr>
                <w:rStyle w:val="Hyperlink"/>
                <w:b/>
                <w:bCs/>
                <w:noProof/>
              </w:rPr>
              <w:t>Building Effective Home-School Communication</w:t>
            </w:r>
            <w:r>
              <w:rPr>
                <w:noProof/>
                <w:webHidden/>
              </w:rPr>
              <w:tab/>
            </w:r>
            <w:r>
              <w:rPr>
                <w:noProof/>
                <w:webHidden/>
              </w:rPr>
              <w:fldChar w:fldCharType="begin"/>
            </w:r>
            <w:r>
              <w:rPr>
                <w:noProof/>
                <w:webHidden/>
              </w:rPr>
              <w:instrText xml:space="preserve"> PAGEREF _Toc138316695 \h </w:instrText>
            </w:r>
            <w:r>
              <w:rPr>
                <w:noProof/>
                <w:webHidden/>
              </w:rPr>
            </w:r>
            <w:r>
              <w:rPr>
                <w:noProof/>
                <w:webHidden/>
              </w:rPr>
              <w:fldChar w:fldCharType="separate"/>
            </w:r>
            <w:r>
              <w:rPr>
                <w:noProof/>
                <w:webHidden/>
              </w:rPr>
              <w:t>17</w:t>
            </w:r>
            <w:r>
              <w:rPr>
                <w:noProof/>
                <w:webHidden/>
              </w:rPr>
              <w:fldChar w:fldCharType="end"/>
            </w:r>
          </w:hyperlink>
        </w:p>
        <w:p w14:paraId="74CAA2DC" w14:textId="0FB9C54E" w:rsidR="00E57164" w:rsidRDefault="00E57164">
          <w:pPr>
            <w:pStyle w:val="TOC1"/>
            <w:tabs>
              <w:tab w:val="left" w:pos="480"/>
              <w:tab w:val="right" w:leader="dot" w:pos="9016"/>
            </w:tabs>
            <w:rPr>
              <w:rFonts w:eastAsiaTheme="minorEastAsia"/>
              <w:noProof/>
              <w:sz w:val="22"/>
              <w:lang w:eastAsia="en-GB"/>
            </w:rPr>
          </w:pPr>
          <w:hyperlink w:anchor="_Toc138316696" w:history="1">
            <w:r w:rsidRPr="008631C3">
              <w:rPr>
                <w:rStyle w:val="Hyperlink"/>
                <w:bCs/>
                <w:noProof/>
              </w:rPr>
              <w:t>4.</w:t>
            </w:r>
            <w:r>
              <w:rPr>
                <w:rFonts w:eastAsiaTheme="minorEastAsia"/>
                <w:noProof/>
                <w:sz w:val="22"/>
                <w:lang w:eastAsia="en-GB"/>
              </w:rPr>
              <w:tab/>
            </w:r>
            <w:r w:rsidRPr="008631C3">
              <w:rPr>
                <w:rStyle w:val="Hyperlink"/>
                <w:bCs/>
                <w:noProof/>
              </w:rPr>
              <w:t>Implementing the Training</w:t>
            </w:r>
            <w:r>
              <w:rPr>
                <w:noProof/>
                <w:webHidden/>
              </w:rPr>
              <w:tab/>
            </w:r>
            <w:r>
              <w:rPr>
                <w:noProof/>
                <w:webHidden/>
              </w:rPr>
              <w:fldChar w:fldCharType="begin"/>
            </w:r>
            <w:r>
              <w:rPr>
                <w:noProof/>
                <w:webHidden/>
              </w:rPr>
              <w:instrText xml:space="preserve"> PAGEREF _Toc138316696 \h </w:instrText>
            </w:r>
            <w:r>
              <w:rPr>
                <w:noProof/>
                <w:webHidden/>
              </w:rPr>
            </w:r>
            <w:r>
              <w:rPr>
                <w:noProof/>
                <w:webHidden/>
              </w:rPr>
              <w:fldChar w:fldCharType="separate"/>
            </w:r>
            <w:r>
              <w:rPr>
                <w:noProof/>
                <w:webHidden/>
              </w:rPr>
              <w:t>18</w:t>
            </w:r>
            <w:r>
              <w:rPr>
                <w:noProof/>
                <w:webHidden/>
              </w:rPr>
              <w:fldChar w:fldCharType="end"/>
            </w:r>
          </w:hyperlink>
        </w:p>
        <w:p w14:paraId="1CD6DA85" w14:textId="0126E9B7" w:rsidR="00E57164" w:rsidRDefault="00E57164">
          <w:pPr>
            <w:pStyle w:val="TOC2"/>
            <w:tabs>
              <w:tab w:val="right" w:leader="dot" w:pos="9016"/>
            </w:tabs>
            <w:rPr>
              <w:rFonts w:eastAsiaTheme="minorEastAsia"/>
              <w:noProof/>
              <w:sz w:val="22"/>
              <w:lang w:eastAsia="en-GB"/>
            </w:rPr>
          </w:pPr>
          <w:hyperlink w:anchor="_Toc138316697" w:history="1">
            <w:r w:rsidRPr="008631C3">
              <w:rPr>
                <w:rStyle w:val="Hyperlink"/>
                <w:b/>
                <w:bCs/>
                <w:noProof/>
              </w:rPr>
              <w:t>4.1 Pilot Testing and Feedback Collection</w:t>
            </w:r>
            <w:r>
              <w:rPr>
                <w:noProof/>
                <w:webHidden/>
              </w:rPr>
              <w:tab/>
            </w:r>
            <w:r>
              <w:rPr>
                <w:noProof/>
                <w:webHidden/>
              </w:rPr>
              <w:fldChar w:fldCharType="begin"/>
            </w:r>
            <w:r>
              <w:rPr>
                <w:noProof/>
                <w:webHidden/>
              </w:rPr>
              <w:instrText xml:space="preserve"> PAGEREF _Toc138316697 \h </w:instrText>
            </w:r>
            <w:r>
              <w:rPr>
                <w:noProof/>
                <w:webHidden/>
              </w:rPr>
            </w:r>
            <w:r>
              <w:rPr>
                <w:noProof/>
                <w:webHidden/>
              </w:rPr>
              <w:fldChar w:fldCharType="separate"/>
            </w:r>
            <w:r>
              <w:rPr>
                <w:noProof/>
                <w:webHidden/>
              </w:rPr>
              <w:t>18</w:t>
            </w:r>
            <w:r>
              <w:rPr>
                <w:noProof/>
                <w:webHidden/>
              </w:rPr>
              <w:fldChar w:fldCharType="end"/>
            </w:r>
          </w:hyperlink>
        </w:p>
        <w:p w14:paraId="7989D8E2" w14:textId="2DA59189" w:rsidR="00E57164" w:rsidRDefault="00E57164">
          <w:pPr>
            <w:pStyle w:val="TOC2"/>
            <w:tabs>
              <w:tab w:val="right" w:leader="dot" w:pos="9016"/>
            </w:tabs>
            <w:rPr>
              <w:rFonts w:eastAsiaTheme="minorEastAsia"/>
              <w:noProof/>
              <w:sz w:val="22"/>
              <w:lang w:eastAsia="en-GB"/>
            </w:rPr>
          </w:pPr>
          <w:hyperlink w:anchor="_Toc138316698" w:history="1">
            <w:r w:rsidRPr="008631C3">
              <w:rPr>
                <w:rStyle w:val="Hyperlink"/>
                <w:b/>
                <w:bCs/>
                <w:noProof/>
              </w:rPr>
              <w:t>4.2 Adjustments Based on Feedback</w:t>
            </w:r>
            <w:r>
              <w:rPr>
                <w:noProof/>
                <w:webHidden/>
              </w:rPr>
              <w:tab/>
            </w:r>
            <w:r>
              <w:rPr>
                <w:noProof/>
                <w:webHidden/>
              </w:rPr>
              <w:fldChar w:fldCharType="begin"/>
            </w:r>
            <w:r>
              <w:rPr>
                <w:noProof/>
                <w:webHidden/>
              </w:rPr>
              <w:instrText xml:space="preserve"> PAGEREF _Toc138316698 \h </w:instrText>
            </w:r>
            <w:r>
              <w:rPr>
                <w:noProof/>
                <w:webHidden/>
              </w:rPr>
            </w:r>
            <w:r>
              <w:rPr>
                <w:noProof/>
                <w:webHidden/>
              </w:rPr>
              <w:fldChar w:fldCharType="separate"/>
            </w:r>
            <w:r>
              <w:rPr>
                <w:noProof/>
                <w:webHidden/>
              </w:rPr>
              <w:t>18</w:t>
            </w:r>
            <w:r>
              <w:rPr>
                <w:noProof/>
                <w:webHidden/>
              </w:rPr>
              <w:fldChar w:fldCharType="end"/>
            </w:r>
          </w:hyperlink>
        </w:p>
        <w:p w14:paraId="38525BA0" w14:textId="07A679DB" w:rsidR="00E57164" w:rsidRDefault="00E57164">
          <w:pPr>
            <w:pStyle w:val="TOC2"/>
            <w:tabs>
              <w:tab w:val="right" w:leader="dot" w:pos="9016"/>
            </w:tabs>
            <w:rPr>
              <w:rFonts w:eastAsiaTheme="minorEastAsia"/>
              <w:noProof/>
              <w:sz w:val="22"/>
              <w:lang w:eastAsia="en-GB"/>
            </w:rPr>
          </w:pPr>
          <w:hyperlink w:anchor="_Toc138316699" w:history="1">
            <w:r w:rsidRPr="008631C3">
              <w:rPr>
                <w:rStyle w:val="Hyperlink"/>
                <w:b/>
                <w:bCs/>
                <w:noProof/>
              </w:rPr>
              <w:t>4.3 Suggested Training Schedule and Format</w:t>
            </w:r>
            <w:r>
              <w:rPr>
                <w:noProof/>
                <w:webHidden/>
              </w:rPr>
              <w:tab/>
            </w:r>
            <w:r>
              <w:rPr>
                <w:noProof/>
                <w:webHidden/>
              </w:rPr>
              <w:fldChar w:fldCharType="begin"/>
            </w:r>
            <w:r>
              <w:rPr>
                <w:noProof/>
                <w:webHidden/>
              </w:rPr>
              <w:instrText xml:space="preserve"> PAGEREF _Toc138316699 \h </w:instrText>
            </w:r>
            <w:r>
              <w:rPr>
                <w:noProof/>
                <w:webHidden/>
              </w:rPr>
            </w:r>
            <w:r>
              <w:rPr>
                <w:noProof/>
                <w:webHidden/>
              </w:rPr>
              <w:fldChar w:fldCharType="separate"/>
            </w:r>
            <w:r>
              <w:rPr>
                <w:noProof/>
                <w:webHidden/>
              </w:rPr>
              <w:t>19</w:t>
            </w:r>
            <w:r>
              <w:rPr>
                <w:noProof/>
                <w:webHidden/>
              </w:rPr>
              <w:fldChar w:fldCharType="end"/>
            </w:r>
          </w:hyperlink>
        </w:p>
        <w:p w14:paraId="4A91D6FA" w14:textId="2DC0E549" w:rsidR="00E57164" w:rsidRDefault="00E57164">
          <w:pPr>
            <w:pStyle w:val="TOC2"/>
            <w:tabs>
              <w:tab w:val="right" w:leader="dot" w:pos="9016"/>
            </w:tabs>
            <w:rPr>
              <w:rFonts w:eastAsiaTheme="minorEastAsia"/>
              <w:noProof/>
              <w:sz w:val="22"/>
              <w:lang w:eastAsia="en-GB"/>
            </w:rPr>
          </w:pPr>
          <w:hyperlink w:anchor="_Toc138316700" w:history="1">
            <w:r w:rsidRPr="008631C3">
              <w:rPr>
                <w:rStyle w:val="Hyperlink"/>
                <w:b/>
                <w:bCs/>
                <w:noProof/>
              </w:rPr>
              <w:t>4.4 Addressing Potential Barriers and Limitations</w:t>
            </w:r>
            <w:r>
              <w:rPr>
                <w:noProof/>
                <w:webHidden/>
              </w:rPr>
              <w:tab/>
            </w:r>
            <w:r>
              <w:rPr>
                <w:noProof/>
                <w:webHidden/>
              </w:rPr>
              <w:fldChar w:fldCharType="begin"/>
            </w:r>
            <w:r>
              <w:rPr>
                <w:noProof/>
                <w:webHidden/>
              </w:rPr>
              <w:instrText xml:space="preserve"> PAGEREF _Toc138316700 \h </w:instrText>
            </w:r>
            <w:r>
              <w:rPr>
                <w:noProof/>
                <w:webHidden/>
              </w:rPr>
            </w:r>
            <w:r>
              <w:rPr>
                <w:noProof/>
                <w:webHidden/>
              </w:rPr>
              <w:fldChar w:fldCharType="separate"/>
            </w:r>
            <w:r>
              <w:rPr>
                <w:noProof/>
                <w:webHidden/>
              </w:rPr>
              <w:t>19</w:t>
            </w:r>
            <w:r>
              <w:rPr>
                <w:noProof/>
                <w:webHidden/>
              </w:rPr>
              <w:fldChar w:fldCharType="end"/>
            </w:r>
          </w:hyperlink>
        </w:p>
        <w:p w14:paraId="57F10418" w14:textId="54F0C4E4" w:rsidR="00E57164" w:rsidRDefault="00E57164">
          <w:pPr>
            <w:pStyle w:val="TOC1"/>
            <w:tabs>
              <w:tab w:val="left" w:pos="480"/>
              <w:tab w:val="right" w:leader="dot" w:pos="9016"/>
            </w:tabs>
            <w:rPr>
              <w:rFonts w:eastAsiaTheme="minorEastAsia"/>
              <w:noProof/>
              <w:sz w:val="22"/>
              <w:lang w:eastAsia="en-GB"/>
            </w:rPr>
          </w:pPr>
          <w:hyperlink w:anchor="_Toc138316701" w:history="1">
            <w:r w:rsidRPr="008631C3">
              <w:rPr>
                <w:rStyle w:val="Hyperlink"/>
                <w:bCs/>
                <w:noProof/>
              </w:rPr>
              <w:t>5.</w:t>
            </w:r>
            <w:r>
              <w:rPr>
                <w:rFonts w:eastAsiaTheme="minorEastAsia"/>
                <w:noProof/>
                <w:sz w:val="22"/>
                <w:lang w:eastAsia="en-GB"/>
              </w:rPr>
              <w:tab/>
            </w:r>
            <w:r w:rsidRPr="008631C3">
              <w:rPr>
                <w:rStyle w:val="Hyperlink"/>
                <w:bCs/>
                <w:noProof/>
              </w:rPr>
              <w:t>Overview of Training Modules</w:t>
            </w:r>
            <w:r>
              <w:rPr>
                <w:noProof/>
                <w:webHidden/>
              </w:rPr>
              <w:tab/>
            </w:r>
            <w:r>
              <w:rPr>
                <w:noProof/>
                <w:webHidden/>
              </w:rPr>
              <w:fldChar w:fldCharType="begin"/>
            </w:r>
            <w:r>
              <w:rPr>
                <w:noProof/>
                <w:webHidden/>
              </w:rPr>
              <w:instrText xml:space="preserve"> PAGEREF _Toc138316701 \h </w:instrText>
            </w:r>
            <w:r>
              <w:rPr>
                <w:noProof/>
                <w:webHidden/>
              </w:rPr>
            </w:r>
            <w:r>
              <w:rPr>
                <w:noProof/>
                <w:webHidden/>
              </w:rPr>
              <w:fldChar w:fldCharType="separate"/>
            </w:r>
            <w:r>
              <w:rPr>
                <w:noProof/>
                <w:webHidden/>
              </w:rPr>
              <w:t>19</w:t>
            </w:r>
            <w:r>
              <w:rPr>
                <w:noProof/>
                <w:webHidden/>
              </w:rPr>
              <w:fldChar w:fldCharType="end"/>
            </w:r>
          </w:hyperlink>
        </w:p>
        <w:p w14:paraId="5436ED4D" w14:textId="38B85F0F" w:rsidR="00E57164" w:rsidRDefault="00E57164">
          <w:pPr>
            <w:pStyle w:val="TOC2"/>
            <w:tabs>
              <w:tab w:val="right" w:leader="dot" w:pos="9016"/>
            </w:tabs>
            <w:rPr>
              <w:rFonts w:eastAsiaTheme="minorEastAsia"/>
              <w:noProof/>
              <w:sz w:val="22"/>
              <w:lang w:eastAsia="en-GB"/>
            </w:rPr>
          </w:pPr>
          <w:hyperlink w:anchor="_Toc138316702" w:history="1">
            <w:r w:rsidRPr="008631C3">
              <w:rPr>
                <w:rStyle w:val="Hyperlink"/>
                <w:b/>
                <w:bCs/>
                <w:noProof/>
              </w:rPr>
              <w:t>Supplementary Materials and Resources</w:t>
            </w:r>
            <w:r>
              <w:rPr>
                <w:noProof/>
                <w:webHidden/>
              </w:rPr>
              <w:tab/>
            </w:r>
            <w:r>
              <w:rPr>
                <w:noProof/>
                <w:webHidden/>
              </w:rPr>
              <w:fldChar w:fldCharType="begin"/>
            </w:r>
            <w:r>
              <w:rPr>
                <w:noProof/>
                <w:webHidden/>
              </w:rPr>
              <w:instrText xml:space="preserve"> PAGEREF _Toc138316702 \h </w:instrText>
            </w:r>
            <w:r>
              <w:rPr>
                <w:noProof/>
                <w:webHidden/>
              </w:rPr>
            </w:r>
            <w:r>
              <w:rPr>
                <w:noProof/>
                <w:webHidden/>
              </w:rPr>
              <w:fldChar w:fldCharType="separate"/>
            </w:r>
            <w:r>
              <w:rPr>
                <w:noProof/>
                <w:webHidden/>
              </w:rPr>
              <w:t>21</w:t>
            </w:r>
            <w:r>
              <w:rPr>
                <w:noProof/>
                <w:webHidden/>
              </w:rPr>
              <w:fldChar w:fldCharType="end"/>
            </w:r>
          </w:hyperlink>
        </w:p>
        <w:p w14:paraId="5A3A81FB" w14:textId="13273639" w:rsidR="00E57164" w:rsidRDefault="00E57164">
          <w:pPr>
            <w:pStyle w:val="TOC1"/>
            <w:tabs>
              <w:tab w:val="right" w:leader="dot" w:pos="9016"/>
            </w:tabs>
            <w:rPr>
              <w:rFonts w:eastAsiaTheme="minorEastAsia"/>
              <w:noProof/>
              <w:sz w:val="22"/>
              <w:lang w:eastAsia="en-GB"/>
            </w:rPr>
          </w:pPr>
          <w:hyperlink w:anchor="_Toc138316703" w:history="1">
            <w:r w:rsidRPr="008631C3">
              <w:rPr>
                <w:rStyle w:val="Hyperlink"/>
                <w:noProof/>
              </w:rPr>
              <w:t>Appendix A: Module 1 - Introduction to Children's Rights in Education</w:t>
            </w:r>
            <w:r>
              <w:rPr>
                <w:noProof/>
                <w:webHidden/>
              </w:rPr>
              <w:tab/>
            </w:r>
            <w:r>
              <w:rPr>
                <w:noProof/>
                <w:webHidden/>
              </w:rPr>
              <w:fldChar w:fldCharType="begin"/>
            </w:r>
            <w:r>
              <w:rPr>
                <w:noProof/>
                <w:webHidden/>
              </w:rPr>
              <w:instrText xml:space="preserve"> PAGEREF _Toc138316703 \h </w:instrText>
            </w:r>
            <w:r>
              <w:rPr>
                <w:noProof/>
                <w:webHidden/>
              </w:rPr>
            </w:r>
            <w:r>
              <w:rPr>
                <w:noProof/>
                <w:webHidden/>
              </w:rPr>
              <w:fldChar w:fldCharType="separate"/>
            </w:r>
            <w:r>
              <w:rPr>
                <w:noProof/>
                <w:webHidden/>
              </w:rPr>
              <w:t>22</w:t>
            </w:r>
            <w:r>
              <w:rPr>
                <w:noProof/>
                <w:webHidden/>
              </w:rPr>
              <w:fldChar w:fldCharType="end"/>
            </w:r>
          </w:hyperlink>
        </w:p>
        <w:p w14:paraId="11996050" w14:textId="06E18567" w:rsidR="00E57164" w:rsidRDefault="00E57164">
          <w:pPr>
            <w:pStyle w:val="TOC2"/>
            <w:tabs>
              <w:tab w:val="right" w:leader="dot" w:pos="9016"/>
            </w:tabs>
            <w:rPr>
              <w:rFonts w:eastAsiaTheme="minorEastAsia"/>
              <w:noProof/>
              <w:sz w:val="22"/>
              <w:lang w:eastAsia="en-GB"/>
            </w:rPr>
          </w:pPr>
          <w:hyperlink w:anchor="_Toc138316704" w:history="1">
            <w:r w:rsidRPr="008631C3">
              <w:rPr>
                <w:rStyle w:val="Hyperlink"/>
                <w:b/>
                <w:bCs/>
                <w:noProof/>
              </w:rPr>
              <w:t>Title</w:t>
            </w:r>
            <w:r w:rsidRPr="008631C3">
              <w:rPr>
                <w:rStyle w:val="Hyperlink"/>
                <w:noProof/>
              </w:rPr>
              <w:t>:</w:t>
            </w:r>
            <w:r>
              <w:rPr>
                <w:noProof/>
                <w:webHidden/>
              </w:rPr>
              <w:tab/>
            </w:r>
            <w:r>
              <w:rPr>
                <w:noProof/>
                <w:webHidden/>
              </w:rPr>
              <w:fldChar w:fldCharType="begin"/>
            </w:r>
            <w:r>
              <w:rPr>
                <w:noProof/>
                <w:webHidden/>
              </w:rPr>
              <w:instrText xml:space="preserve"> PAGEREF _Toc138316704 \h </w:instrText>
            </w:r>
            <w:r>
              <w:rPr>
                <w:noProof/>
                <w:webHidden/>
              </w:rPr>
            </w:r>
            <w:r>
              <w:rPr>
                <w:noProof/>
                <w:webHidden/>
              </w:rPr>
              <w:fldChar w:fldCharType="separate"/>
            </w:r>
            <w:r>
              <w:rPr>
                <w:noProof/>
                <w:webHidden/>
              </w:rPr>
              <w:t>22</w:t>
            </w:r>
            <w:r>
              <w:rPr>
                <w:noProof/>
                <w:webHidden/>
              </w:rPr>
              <w:fldChar w:fldCharType="end"/>
            </w:r>
          </w:hyperlink>
        </w:p>
        <w:p w14:paraId="4410A6A4" w14:textId="5CFF4082" w:rsidR="00E57164" w:rsidRDefault="00E57164">
          <w:pPr>
            <w:pStyle w:val="TOC1"/>
            <w:tabs>
              <w:tab w:val="right" w:leader="dot" w:pos="9016"/>
            </w:tabs>
            <w:rPr>
              <w:rFonts w:eastAsiaTheme="minorEastAsia"/>
              <w:noProof/>
              <w:sz w:val="22"/>
              <w:lang w:eastAsia="en-GB"/>
            </w:rPr>
          </w:pPr>
          <w:hyperlink w:anchor="_Toc138316705" w:history="1">
            <w:r w:rsidRPr="008631C3">
              <w:rPr>
                <w:rStyle w:val="Hyperlink"/>
                <w:bCs/>
                <w:noProof/>
              </w:rPr>
              <w:t>Appendix B: Module 2 – Understanding the UNCRC</w:t>
            </w:r>
            <w:r>
              <w:rPr>
                <w:noProof/>
                <w:webHidden/>
              </w:rPr>
              <w:tab/>
            </w:r>
            <w:r>
              <w:rPr>
                <w:noProof/>
                <w:webHidden/>
              </w:rPr>
              <w:fldChar w:fldCharType="begin"/>
            </w:r>
            <w:r>
              <w:rPr>
                <w:noProof/>
                <w:webHidden/>
              </w:rPr>
              <w:instrText xml:space="preserve"> PAGEREF _Toc138316705 \h </w:instrText>
            </w:r>
            <w:r>
              <w:rPr>
                <w:noProof/>
                <w:webHidden/>
              </w:rPr>
            </w:r>
            <w:r>
              <w:rPr>
                <w:noProof/>
                <w:webHidden/>
              </w:rPr>
              <w:fldChar w:fldCharType="separate"/>
            </w:r>
            <w:r>
              <w:rPr>
                <w:noProof/>
                <w:webHidden/>
              </w:rPr>
              <w:t>24</w:t>
            </w:r>
            <w:r>
              <w:rPr>
                <w:noProof/>
                <w:webHidden/>
              </w:rPr>
              <w:fldChar w:fldCharType="end"/>
            </w:r>
          </w:hyperlink>
        </w:p>
        <w:p w14:paraId="4DD5C9A7" w14:textId="00840EE8" w:rsidR="00E57164" w:rsidRDefault="00E57164">
          <w:pPr>
            <w:pStyle w:val="TOC1"/>
            <w:tabs>
              <w:tab w:val="right" w:leader="dot" w:pos="9016"/>
            </w:tabs>
            <w:rPr>
              <w:rFonts w:eastAsiaTheme="minorEastAsia"/>
              <w:noProof/>
              <w:sz w:val="22"/>
              <w:lang w:eastAsia="en-GB"/>
            </w:rPr>
          </w:pPr>
          <w:hyperlink w:anchor="_Toc138316706" w:history="1">
            <w:r w:rsidRPr="008631C3">
              <w:rPr>
                <w:rStyle w:val="Hyperlink"/>
                <w:bCs/>
                <w:noProof/>
              </w:rPr>
              <w:t>Appendix C: Module 3 - Promoting Emotional Well-being</w:t>
            </w:r>
            <w:r>
              <w:rPr>
                <w:noProof/>
                <w:webHidden/>
              </w:rPr>
              <w:tab/>
            </w:r>
            <w:r>
              <w:rPr>
                <w:noProof/>
                <w:webHidden/>
              </w:rPr>
              <w:fldChar w:fldCharType="begin"/>
            </w:r>
            <w:r>
              <w:rPr>
                <w:noProof/>
                <w:webHidden/>
              </w:rPr>
              <w:instrText xml:space="preserve"> PAGEREF _Toc138316706 \h </w:instrText>
            </w:r>
            <w:r>
              <w:rPr>
                <w:noProof/>
                <w:webHidden/>
              </w:rPr>
            </w:r>
            <w:r>
              <w:rPr>
                <w:noProof/>
                <w:webHidden/>
              </w:rPr>
              <w:fldChar w:fldCharType="separate"/>
            </w:r>
            <w:r>
              <w:rPr>
                <w:noProof/>
                <w:webHidden/>
              </w:rPr>
              <w:t>26</w:t>
            </w:r>
            <w:r>
              <w:rPr>
                <w:noProof/>
                <w:webHidden/>
              </w:rPr>
              <w:fldChar w:fldCharType="end"/>
            </w:r>
          </w:hyperlink>
        </w:p>
        <w:p w14:paraId="1DA5F0F9" w14:textId="59426954" w:rsidR="00E57164" w:rsidRDefault="00E57164">
          <w:pPr>
            <w:pStyle w:val="TOC1"/>
            <w:tabs>
              <w:tab w:val="right" w:leader="dot" w:pos="9016"/>
            </w:tabs>
            <w:rPr>
              <w:rFonts w:eastAsiaTheme="minorEastAsia"/>
              <w:noProof/>
              <w:sz w:val="22"/>
              <w:lang w:eastAsia="en-GB"/>
            </w:rPr>
          </w:pPr>
          <w:hyperlink w:anchor="_Toc138316707" w:history="1">
            <w:r w:rsidRPr="008631C3">
              <w:rPr>
                <w:rStyle w:val="Hyperlink"/>
                <w:bCs/>
                <w:noProof/>
              </w:rPr>
              <w:t>Appendix D: Module 4 - Implementing Humanistic and Affective Approaches</w:t>
            </w:r>
            <w:r>
              <w:rPr>
                <w:noProof/>
                <w:webHidden/>
              </w:rPr>
              <w:tab/>
            </w:r>
            <w:r>
              <w:rPr>
                <w:noProof/>
                <w:webHidden/>
              </w:rPr>
              <w:fldChar w:fldCharType="begin"/>
            </w:r>
            <w:r>
              <w:rPr>
                <w:noProof/>
                <w:webHidden/>
              </w:rPr>
              <w:instrText xml:space="preserve"> PAGEREF _Toc138316707 \h </w:instrText>
            </w:r>
            <w:r>
              <w:rPr>
                <w:noProof/>
                <w:webHidden/>
              </w:rPr>
            </w:r>
            <w:r>
              <w:rPr>
                <w:noProof/>
                <w:webHidden/>
              </w:rPr>
              <w:fldChar w:fldCharType="separate"/>
            </w:r>
            <w:r>
              <w:rPr>
                <w:noProof/>
                <w:webHidden/>
              </w:rPr>
              <w:t>28</w:t>
            </w:r>
            <w:r>
              <w:rPr>
                <w:noProof/>
                <w:webHidden/>
              </w:rPr>
              <w:fldChar w:fldCharType="end"/>
            </w:r>
          </w:hyperlink>
        </w:p>
        <w:p w14:paraId="021A4A1E" w14:textId="356EBBB9" w:rsidR="00E57164" w:rsidRDefault="00E57164">
          <w:pPr>
            <w:pStyle w:val="TOC1"/>
            <w:tabs>
              <w:tab w:val="right" w:leader="dot" w:pos="9016"/>
            </w:tabs>
            <w:rPr>
              <w:rFonts w:eastAsiaTheme="minorEastAsia"/>
              <w:noProof/>
              <w:sz w:val="22"/>
              <w:lang w:eastAsia="en-GB"/>
            </w:rPr>
          </w:pPr>
          <w:hyperlink w:anchor="_Toc138316708" w:history="1">
            <w:r w:rsidRPr="008631C3">
              <w:rPr>
                <w:rStyle w:val="Hyperlink"/>
                <w:bCs/>
                <w:noProof/>
              </w:rPr>
              <w:t>Appendix E: Module 5 - Understanding and Using Tomkins' Affect Script</w:t>
            </w:r>
            <w:r>
              <w:rPr>
                <w:noProof/>
                <w:webHidden/>
              </w:rPr>
              <w:tab/>
            </w:r>
            <w:r>
              <w:rPr>
                <w:noProof/>
                <w:webHidden/>
              </w:rPr>
              <w:fldChar w:fldCharType="begin"/>
            </w:r>
            <w:r>
              <w:rPr>
                <w:noProof/>
                <w:webHidden/>
              </w:rPr>
              <w:instrText xml:space="preserve"> PAGEREF _Toc138316708 \h </w:instrText>
            </w:r>
            <w:r>
              <w:rPr>
                <w:noProof/>
                <w:webHidden/>
              </w:rPr>
            </w:r>
            <w:r>
              <w:rPr>
                <w:noProof/>
                <w:webHidden/>
              </w:rPr>
              <w:fldChar w:fldCharType="separate"/>
            </w:r>
            <w:r>
              <w:rPr>
                <w:noProof/>
                <w:webHidden/>
              </w:rPr>
              <w:t>30</w:t>
            </w:r>
            <w:r>
              <w:rPr>
                <w:noProof/>
                <w:webHidden/>
              </w:rPr>
              <w:fldChar w:fldCharType="end"/>
            </w:r>
          </w:hyperlink>
        </w:p>
        <w:p w14:paraId="459A0337" w14:textId="4D1445FA" w:rsidR="00E57164" w:rsidRDefault="00E57164">
          <w:pPr>
            <w:pStyle w:val="TOC1"/>
            <w:tabs>
              <w:tab w:val="right" w:leader="dot" w:pos="9016"/>
            </w:tabs>
            <w:rPr>
              <w:rFonts w:eastAsiaTheme="minorEastAsia"/>
              <w:noProof/>
              <w:sz w:val="22"/>
              <w:lang w:eastAsia="en-GB"/>
            </w:rPr>
          </w:pPr>
          <w:hyperlink w:anchor="_Toc138316709" w:history="1">
            <w:r w:rsidRPr="008631C3">
              <w:rPr>
                <w:rStyle w:val="Hyperlink"/>
                <w:bCs/>
                <w:noProof/>
              </w:rPr>
              <w:t>Appendix F: Module 6 - Applying Nathanson's Compass of Shame</w:t>
            </w:r>
            <w:r>
              <w:rPr>
                <w:noProof/>
                <w:webHidden/>
              </w:rPr>
              <w:tab/>
            </w:r>
            <w:r>
              <w:rPr>
                <w:noProof/>
                <w:webHidden/>
              </w:rPr>
              <w:fldChar w:fldCharType="begin"/>
            </w:r>
            <w:r>
              <w:rPr>
                <w:noProof/>
                <w:webHidden/>
              </w:rPr>
              <w:instrText xml:space="preserve"> PAGEREF _Toc138316709 \h </w:instrText>
            </w:r>
            <w:r>
              <w:rPr>
                <w:noProof/>
                <w:webHidden/>
              </w:rPr>
            </w:r>
            <w:r>
              <w:rPr>
                <w:noProof/>
                <w:webHidden/>
              </w:rPr>
              <w:fldChar w:fldCharType="separate"/>
            </w:r>
            <w:r>
              <w:rPr>
                <w:noProof/>
                <w:webHidden/>
              </w:rPr>
              <w:t>32</w:t>
            </w:r>
            <w:r>
              <w:rPr>
                <w:noProof/>
                <w:webHidden/>
              </w:rPr>
              <w:fldChar w:fldCharType="end"/>
            </w:r>
          </w:hyperlink>
        </w:p>
        <w:p w14:paraId="407A362A" w14:textId="1A8108EB" w:rsidR="00E57164" w:rsidRDefault="00E57164">
          <w:pPr>
            <w:pStyle w:val="TOC1"/>
            <w:tabs>
              <w:tab w:val="right" w:leader="dot" w:pos="9016"/>
            </w:tabs>
            <w:rPr>
              <w:rFonts w:eastAsiaTheme="minorEastAsia"/>
              <w:noProof/>
              <w:sz w:val="22"/>
              <w:lang w:eastAsia="en-GB"/>
            </w:rPr>
          </w:pPr>
          <w:hyperlink w:anchor="_Toc138316710" w:history="1">
            <w:r w:rsidRPr="008631C3">
              <w:rPr>
                <w:rStyle w:val="Hyperlink"/>
                <w:bCs/>
                <w:noProof/>
              </w:rPr>
              <w:t>Appendix G: Module 7 - Creating Safe Spaces for Vulnerability</w:t>
            </w:r>
            <w:r>
              <w:rPr>
                <w:noProof/>
                <w:webHidden/>
              </w:rPr>
              <w:tab/>
            </w:r>
            <w:r>
              <w:rPr>
                <w:noProof/>
                <w:webHidden/>
              </w:rPr>
              <w:fldChar w:fldCharType="begin"/>
            </w:r>
            <w:r>
              <w:rPr>
                <w:noProof/>
                <w:webHidden/>
              </w:rPr>
              <w:instrText xml:space="preserve"> PAGEREF _Toc138316710 \h </w:instrText>
            </w:r>
            <w:r>
              <w:rPr>
                <w:noProof/>
                <w:webHidden/>
              </w:rPr>
            </w:r>
            <w:r>
              <w:rPr>
                <w:noProof/>
                <w:webHidden/>
              </w:rPr>
              <w:fldChar w:fldCharType="separate"/>
            </w:r>
            <w:r>
              <w:rPr>
                <w:noProof/>
                <w:webHidden/>
              </w:rPr>
              <w:t>34</w:t>
            </w:r>
            <w:r>
              <w:rPr>
                <w:noProof/>
                <w:webHidden/>
              </w:rPr>
              <w:fldChar w:fldCharType="end"/>
            </w:r>
          </w:hyperlink>
        </w:p>
        <w:p w14:paraId="2B7CCA4B" w14:textId="127DAE26" w:rsidR="00E57164" w:rsidRDefault="00E57164">
          <w:pPr>
            <w:pStyle w:val="TOC1"/>
            <w:tabs>
              <w:tab w:val="right" w:leader="dot" w:pos="9016"/>
            </w:tabs>
            <w:rPr>
              <w:rFonts w:eastAsiaTheme="minorEastAsia"/>
              <w:noProof/>
              <w:sz w:val="22"/>
              <w:lang w:eastAsia="en-GB"/>
            </w:rPr>
          </w:pPr>
          <w:hyperlink w:anchor="_Toc138316711" w:history="1">
            <w:r w:rsidRPr="008631C3">
              <w:rPr>
                <w:rStyle w:val="Hyperlink"/>
                <w:bCs/>
                <w:noProof/>
              </w:rPr>
              <w:t>Appendix H: Module 8 - Enhancing Communication and Empathy</w:t>
            </w:r>
            <w:r>
              <w:rPr>
                <w:noProof/>
                <w:webHidden/>
              </w:rPr>
              <w:tab/>
            </w:r>
            <w:r>
              <w:rPr>
                <w:noProof/>
                <w:webHidden/>
              </w:rPr>
              <w:fldChar w:fldCharType="begin"/>
            </w:r>
            <w:r>
              <w:rPr>
                <w:noProof/>
                <w:webHidden/>
              </w:rPr>
              <w:instrText xml:space="preserve"> PAGEREF _Toc138316711 \h </w:instrText>
            </w:r>
            <w:r>
              <w:rPr>
                <w:noProof/>
                <w:webHidden/>
              </w:rPr>
            </w:r>
            <w:r>
              <w:rPr>
                <w:noProof/>
                <w:webHidden/>
              </w:rPr>
              <w:fldChar w:fldCharType="separate"/>
            </w:r>
            <w:r>
              <w:rPr>
                <w:noProof/>
                <w:webHidden/>
              </w:rPr>
              <w:t>36</w:t>
            </w:r>
            <w:r>
              <w:rPr>
                <w:noProof/>
                <w:webHidden/>
              </w:rPr>
              <w:fldChar w:fldCharType="end"/>
            </w:r>
          </w:hyperlink>
        </w:p>
        <w:p w14:paraId="6D695B56" w14:textId="68D80571" w:rsidR="00E57164" w:rsidRDefault="00E57164">
          <w:pPr>
            <w:pStyle w:val="TOC1"/>
            <w:tabs>
              <w:tab w:val="right" w:leader="dot" w:pos="9016"/>
            </w:tabs>
            <w:rPr>
              <w:rFonts w:eastAsiaTheme="minorEastAsia"/>
              <w:noProof/>
              <w:sz w:val="22"/>
              <w:lang w:eastAsia="en-GB"/>
            </w:rPr>
          </w:pPr>
          <w:hyperlink w:anchor="_Toc138316712" w:history="1">
            <w:r w:rsidRPr="008631C3">
              <w:rPr>
                <w:rStyle w:val="Hyperlink"/>
                <w:bCs/>
                <w:noProof/>
              </w:rPr>
              <w:t>Appendix I: Module 9 - Tailoring Approaches for Neurodiverse Students</w:t>
            </w:r>
            <w:r>
              <w:rPr>
                <w:noProof/>
                <w:webHidden/>
              </w:rPr>
              <w:tab/>
            </w:r>
            <w:r>
              <w:rPr>
                <w:noProof/>
                <w:webHidden/>
              </w:rPr>
              <w:fldChar w:fldCharType="begin"/>
            </w:r>
            <w:r>
              <w:rPr>
                <w:noProof/>
                <w:webHidden/>
              </w:rPr>
              <w:instrText xml:space="preserve"> PAGEREF _Toc138316712 \h </w:instrText>
            </w:r>
            <w:r>
              <w:rPr>
                <w:noProof/>
                <w:webHidden/>
              </w:rPr>
            </w:r>
            <w:r>
              <w:rPr>
                <w:noProof/>
                <w:webHidden/>
              </w:rPr>
              <w:fldChar w:fldCharType="separate"/>
            </w:r>
            <w:r>
              <w:rPr>
                <w:noProof/>
                <w:webHidden/>
              </w:rPr>
              <w:t>38</w:t>
            </w:r>
            <w:r>
              <w:rPr>
                <w:noProof/>
                <w:webHidden/>
              </w:rPr>
              <w:fldChar w:fldCharType="end"/>
            </w:r>
          </w:hyperlink>
        </w:p>
        <w:p w14:paraId="7DE1E601" w14:textId="0C6AE6FF" w:rsidR="00E57164" w:rsidRDefault="00E57164">
          <w:pPr>
            <w:pStyle w:val="TOC1"/>
            <w:tabs>
              <w:tab w:val="right" w:leader="dot" w:pos="9016"/>
            </w:tabs>
            <w:rPr>
              <w:rFonts w:eastAsiaTheme="minorEastAsia"/>
              <w:noProof/>
              <w:sz w:val="22"/>
              <w:lang w:eastAsia="en-GB"/>
            </w:rPr>
          </w:pPr>
          <w:hyperlink w:anchor="_Toc138316713" w:history="1">
            <w:r w:rsidRPr="008631C3">
              <w:rPr>
                <w:rStyle w:val="Hyperlink"/>
                <w:bCs/>
                <w:noProof/>
              </w:rPr>
              <w:t>Appendix J: Module 10 - Fostering Effective Home-School Communication</w:t>
            </w:r>
            <w:r>
              <w:rPr>
                <w:noProof/>
                <w:webHidden/>
              </w:rPr>
              <w:tab/>
            </w:r>
            <w:r>
              <w:rPr>
                <w:noProof/>
                <w:webHidden/>
              </w:rPr>
              <w:fldChar w:fldCharType="begin"/>
            </w:r>
            <w:r>
              <w:rPr>
                <w:noProof/>
                <w:webHidden/>
              </w:rPr>
              <w:instrText xml:space="preserve"> PAGEREF _Toc138316713 \h </w:instrText>
            </w:r>
            <w:r>
              <w:rPr>
                <w:noProof/>
                <w:webHidden/>
              </w:rPr>
            </w:r>
            <w:r>
              <w:rPr>
                <w:noProof/>
                <w:webHidden/>
              </w:rPr>
              <w:fldChar w:fldCharType="separate"/>
            </w:r>
            <w:r>
              <w:rPr>
                <w:noProof/>
                <w:webHidden/>
              </w:rPr>
              <w:t>40</w:t>
            </w:r>
            <w:r>
              <w:rPr>
                <w:noProof/>
                <w:webHidden/>
              </w:rPr>
              <w:fldChar w:fldCharType="end"/>
            </w:r>
          </w:hyperlink>
        </w:p>
        <w:p w14:paraId="5E41A6A1" w14:textId="44D4A919" w:rsidR="00E57164" w:rsidRDefault="00E57164">
          <w:pPr>
            <w:pStyle w:val="TOC1"/>
            <w:tabs>
              <w:tab w:val="right" w:leader="dot" w:pos="9016"/>
            </w:tabs>
            <w:rPr>
              <w:rFonts w:eastAsiaTheme="minorEastAsia"/>
              <w:noProof/>
              <w:sz w:val="22"/>
              <w:lang w:eastAsia="en-GB"/>
            </w:rPr>
          </w:pPr>
          <w:hyperlink w:anchor="_Toc138316714" w:history="1">
            <w:r w:rsidRPr="008631C3">
              <w:rPr>
                <w:rStyle w:val="Hyperlink"/>
                <w:bCs/>
                <w:noProof/>
              </w:rPr>
              <w:t>Appendix K: Module 11 - Prioritising Early Intervention and Support</w:t>
            </w:r>
            <w:r>
              <w:rPr>
                <w:noProof/>
                <w:webHidden/>
              </w:rPr>
              <w:tab/>
            </w:r>
            <w:r>
              <w:rPr>
                <w:noProof/>
                <w:webHidden/>
              </w:rPr>
              <w:fldChar w:fldCharType="begin"/>
            </w:r>
            <w:r>
              <w:rPr>
                <w:noProof/>
                <w:webHidden/>
              </w:rPr>
              <w:instrText xml:space="preserve"> PAGEREF _Toc138316714 \h </w:instrText>
            </w:r>
            <w:r>
              <w:rPr>
                <w:noProof/>
                <w:webHidden/>
              </w:rPr>
            </w:r>
            <w:r>
              <w:rPr>
                <w:noProof/>
                <w:webHidden/>
              </w:rPr>
              <w:fldChar w:fldCharType="separate"/>
            </w:r>
            <w:r>
              <w:rPr>
                <w:noProof/>
                <w:webHidden/>
              </w:rPr>
              <w:t>42</w:t>
            </w:r>
            <w:r>
              <w:rPr>
                <w:noProof/>
                <w:webHidden/>
              </w:rPr>
              <w:fldChar w:fldCharType="end"/>
            </w:r>
          </w:hyperlink>
        </w:p>
        <w:p w14:paraId="17A2487B" w14:textId="35DD25F1" w:rsidR="00E57164" w:rsidRDefault="00E57164">
          <w:pPr>
            <w:pStyle w:val="TOC1"/>
            <w:tabs>
              <w:tab w:val="right" w:leader="dot" w:pos="9016"/>
            </w:tabs>
            <w:rPr>
              <w:rFonts w:eastAsiaTheme="minorEastAsia"/>
              <w:noProof/>
              <w:sz w:val="22"/>
              <w:lang w:eastAsia="en-GB"/>
            </w:rPr>
          </w:pPr>
          <w:hyperlink w:anchor="_Toc138316715" w:history="1">
            <w:r w:rsidRPr="008631C3">
              <w:rPr>
                <w:rStyle w:val="Hyperlink"/>
                <w:bCs/>
                <w:noProof/>
              </w:rPr>
              <w:t>Appendix L: Module 12 - Building Flexibility into Curriculum and Instruction</w:t>
            </w:r>
            <w:r>
              <w:rPr>
                <w:noProof/>
                <w:webHidden/>
              </w:rPr>
              <w:tab/>
            </w:r>
            <w:r>
              <w:rPr>
                <w:noProof/>
                <w:webHidden/>
              </w:rPr>
              <w:fldChar w:fldCharType="begin"/>
            </w:r>
            <w:r>
              <w:rPr>
                <w:noProof/>
                <w:webHidden/>
              </w:rPr>
              <w:instrText xml:space="preserve"> PAGEREF _Toc138316715 \h </w:instrText>
            </w:r>
            <w:r>
              <w:rPr>
                <w:noProof/>
                <w:webHidden/>
              </w:rPr>
            </w:r>
            <w:r>
              <w:rPr>
                <w:noProof/>
                <w:webHidden/>
              </w:rPr>
              <w:fldChar w:fldCharType="separate"/>
            </w:r>
            <w:r>
              <w:rPr>
                <w:noProof/>
                <w:webHidden/>
              </w:rPr>
              <w:t>44</w:t>
            </w:r>
            <w:r>
              <w:rPr>
                <w:noProof/>
                <w:webHidden/>
              </w:rPr>
              <w:fldChar w:fldCharType="end"/>
            </w:r>
          </w:hyperlink>
        </w:p>
        <w:p w14:paraId="47C34FEE" w14:textId="21054661" w:rsidR="00E57164" w:rsidRDefault="00E57164">
          <w:pPr>
            <w:pStyle w:val="TOC1"/>
            <w:tabs>
              <w:tab w:val="right" w:leader="dot" w:pos="9016"/>
            </w:tabs>
            <w:rPr>
              <w:rFonts w:eastAsiaTheme="minorEastAsia"/>
              <w:noProof/>
              <w:sz w:val="22"/>
              <w:lang w:eastAsia="en-GB"/>
            </w:rPr>
          </w:pPr>
          <w:hyperlink w:anchor="_Toc138316716" w:history="1">
            <w:r w:rsidRPr="008631C3">
              <w:rPr>
                <w:rStyle w:val="Hyperlink"/>
                <w:bCs/>
                <w:noProof/>
              </w:rPr>
              <w:t>Appendix M: Module 13 - Final Wrap-up and Reflective Practices</w:t>
            </w:r>
            <w:r>
              <w:rPr>
                <w:noProof/>
                <w:webHidden/>
              </w:rPr>
              <w:tab/>
            </w:r>
            <w:r>
              <w:rPr>
                <w:noProof/>
                <w:webHidden/>
              </w:rPr>
              <w:fldChar w:fldCharType="begin"/>
            </w:r>
            <w:r>
              <w:rPr>
                <w:noProof/>
                <w:webHidden/>
              </w:rPr>
              <w:instrText xml:space="preserve"> PAGEREF _Toc138316716 \h </w:instrText>
            </w:r>
            <w:r>
              <w:rPr>
                <w:noProof/>
                <w:webHidden/>
              </w:rPr>
            </w:r>
            <w:r>
              <w:rPr>
                <w:noProof/>
                <w:webHidden/>
              </w:rPr>
              <w:fldChar w:fldCharType="separate"/>
            </w:r>
            <w:r>
              <w:rPr>
                <w:noProof/>
                <w:webHidden/>
              </w:rPr>
              <w:t>46</w:t>
            </w:r>
            <w:r>
              <w:rPr>
                <w:noProof/>
                <w:webHidden/>
              </w:rPr>
              <w:fldChar w:fldCharType="end"/>
            </w:r>
          </w:hyperlink>
        </w:p>
        <w:p w14:paraId="2ADE2E9C" w14:textId="3689A614" w:rsidR="00E57164" w:rsidRDefault="00E57164">
          <w:pPr>
            <w:pStyle w:val="TOC1"/>
            <w:tabs>
              <w:tab w:val="right" w:leader="dot" w:pos="9016"/>
            </w:tabs>
            <w:rPr>
              <w:rFonts w:eastAsiaTheme="minorEastAsia"/>
              <w:noProof/>
              <w:sz w:val="22"/>
              <w:lang w:eastAsia="en-GB"/>
            </w:rPr>
          </w:pPr>
          <w:hyperlink w:anchor="_Toc138316717" w:history="1">
            <w:r w:rsidRPr="008631C3">
              <w:rPr>
                <w:rStyle w:val="Hyperlink"/>
                <w:bCs/>
                <w:noProof/>
              </w:rPr>
              <w:t>Appendix N: Supplementary materials</w:t>
            </w:r>
            <w:r>
              <w:rPr>
                <w:noProof/>
                <w:webHidden/>
              </w:rPr>
              <w:tab/>
            </w:r>
            <w:r>
              <w:rPr>
                <w:noProof/>
                <w:webHidden/>
              </w:rPr>
              <w:fldChar w:fldCharType="begin"/>
            </w:r>
            <w:r>
              <w:rPr>
                <w:noProof/>
                <w:webHidden/>
              </w:rPr>
              <w:instrText xml:space="preserve"> PAGEREF _Toc138316717 \h </w:instrText>
            </w:r>
            <w:r>
              <w:rPr>
                <w:noProof/>
                <w:webHidden/>
              </w:rPr>
            </w:r>
            <w:r>
              <w:rPr>
                <w:noProof/>
                <w:webHidden/>
              </w:rPr>
              <w:fldChar w:fldCharType="separate"/>
            </w:r>
            <w:r>
              <w:rPr>
                <w:noProof/>
                <w:webHidden/>
              </w:rPr>
              <w:t>48</w:t>
            </w:r>
            <w:r>
              <w:rPr>
                <w:noProof/>
                <w:webHidden/>
              </w:rPr>
              <w:fldChar w:fldCharType="end"/>
            </w:r>
          </w:hyperlink>
        </w:p>
        <w:p w14:paraId="28AEE5A6" w14:textId="6467BEBA" w:rsidR="00E57164" w:rsidRDefault="00E57164">
          <w:pPr>
            <w:pStyle w:val="TOC1"/>
            <w:tabs>
              <w:tab w:val="right" w:leader="dot" w:pos="9016"/>
            </w:tabs>
            <w:rPr>
              <w:rFonts w:eastAsiaTheme="minorEastAsia"/>
              <w:noProof/>
              <w:sz w:val="22"/>
              <w:lang w:eastAsia="en-GB"/>
            </w:rPr>
          </w:pPr>
          <w:hyperlink w:anchor="_Toc138316718" w:history="1">
            <w:r w:rsidRPr="008631C3">
              <w:rPr>
                <w:rStyle w:val="Hyperlink"/>
                <w:bCs/>
                <w:noProof/>
              </w:rPr>
              <w:t>Appendix P: Vignettes</w:t>
            </w:r>
            <w:r>
              <w:rPr>
                <w:noProof/>
                <w:webHidden/>
              </w:rPr>
              <w:tab/>
            </w:r>
            <w:r>
              <w:rPr>
                <w:noProof/>
                <w:webHidden/>
              </w:rPr>
              <w:fldChar w:fldCharType="begin"/>
            </w:r>
            <w:r>
              <w:rPr>
                <w:noProof/>
                <w:webHidden/>
              </w:rPr>
              <w:instrText xml:space="preserve"> PAGEREF _Toc138316718 \h </w:instrText>
            </w:r>
            <w:r>
              <w:rPr>
                <w:noProof/>
                <w:webHidden/>
              </w:rPr>
            </w:r>
            <w:r>
              <w:rPr>
                <w:noProof/>
                <w:webHidden/>
              </w:rPr>
              <w:fldChar w:fldCharType="separate"/>
            </w:r>
            <w:r>
              <w:rPr>
                <w:noProof/>
                <w:webHidden/>
              </w:rPr>
              <w:t>49</w:t>
            </w:r>
            <w:r>
              <w:rPr>
                <w:noProof/>
                <w:webHidden/>
              </w:rPr>
              <w:fldChar w:fldCharType="end"/>
            </w:r>
          </w:hyperlink>
        </w:p>
        <w:p w14:paraId="58ACD603" w14:textId="562DC6A7" w:rsidR="00E57164" w:rsidRDefault="00E57164">
          <w:pPr>
            <w:pStyle w:val="TOC2"/>
            <w:tabs>
              <w:tab w:val="left" w:pos="660"/>
              <w:tab w:val="right" w:leader="dot" w:pos="9016"/>
            </w:tabs>
            <w:rPr>
              <w:rFonts w:eastAsiaTheme="minorEastAsia"/>
              <w:noProof/>
              <w:sz w:val="22"/>
              <w:lang w:eastAsia="en-GB"/>
            </w:rPr>
          </w:pPr>
          <w:hyperlink w:anchor="_Toc138316719" w:history="1">
            <w:r w:rsidRPr="008631C3">
              <w:rPr>
                <w:rStyle w:val="Hyperlink"/>
                <w:rFonts w:ascii="Wingdings" w:hAnsi="Wingdings"/>
                <w:noProof/>
              </w:rPr>
              <w:t></w:t>
            </w:r>
            <w:r>
              <w:rPr>
                <w:rFonts w:eastAsiaTheme="minorEastAsia"/>
                <w:noProof/>
                <w:sz w:val="22"/>
                <w:lang w:eastAsia="en-GB"/>
              </w:rPr>
              <w:tab/>
            </w:r>
            <w:r w:rsidRPr="008631C3">
              <w:rPr>
                <w:rStyle w:val="Hyperlink"/>
                <w:noProof/>
              </w:rPr>
              <w:t>Real-world context:</w:t>
            </w:r>
            <w:r>
              <w:rPr>
                <w:noProof/>
                <w:webHidden/>
              </w:rPr>
              <w:tab/>
            </w:r>
            <w:r>
              <w:rPr>
                <w:noProof/>
                <w:webHidden/>
              </w:rPr>
              <w:fldChar w:fldCharType="begin"/>
            </w:r>
            <w:r>
              <w:rPr>
                <w:noProof/>
                <w:webHidden/>
              </w:rPr>
              <w:instrText xml:space="preserve"> PAGEREF _Toc138316719 \h </w:instrText>
            </w:r>
            <w:r>
              <w:rPr>
                <w:noProof/>
                <w:webHidden/>
              </w:rPr>
            </w:r>
            <w:r>
              <w:rPr>
                <w:noProof/>
                <w:webHidden/>
              </w:rPr>
              <w:fldChar w:fldCharType="separate"/>
            </w:r>
            <w:r>
              <w:rPr>
                <w:noProof/>
                <w:webHidden/>
              </w:rPr>
              <w:t>49</w:t>
            </w:r>
            <w:r>
              <w:rPr>
                <w:noProof/>
                <w:webHidden/>
              </w:rPr>
              <w:fldChar w:fldCharType="end"/>
            </w:r>
          </w:hyperlink>
        </w:p>
        <w:p w14:paraId="799B2094" w14:textId="654C3194" w:rsidR="00E57164" w:rsidRDefault="00E57164">
          <w:pPr>
            <w:pStyle w:val="TOC2"/>
            <w:tabs>
              <w:tab w:val="left" w:pos="660"/>
              <w:tab w:val="right" w:leader="dot" w:pos="9016"/>
            </w:tabs>
            <w:rPr>
              <w:rFonts w:eastAsiaTheme="minorEastAsia"/>
              <w:noProof/>
              <w:sz w:val="22"/>
              <w:lang w:eastAsia="en-GB"/>
            </w:rPr>
          </w:pPr>
          <w:hyperlink w:anchor="_Toc138316720" w:history="1">
            <w:r w:rsidRPr="008631C3">
              <w:rPr>
                <w:rStyle w:val="Hyperlink"/>
                <w:rFonts w:ascii="Wingdings" w:hAnsi="Wingdings"/>
                <w:noProof/>
              </w:rPr>
              <w:t></w:t>
            </w:r>
            <w:r>
              <w:rPr>
                <w:rFonts w:eastAsiaTheme="minorEastAsia"/>
                <w:noProof/>
                <w:sz w:val="22"/>
                <w:lang w:eastAsia="en-GB"/>
              </w:rPr>
              <w:tab/>
            </w:r>
            <w:r w:rsidRPr="008631C3">
              <w:rPr>
                <w:rStyle w:val="Hyperlink"/>
                <w:noProof/>
              </w:rPr>
              <w:t>Anonymised:</w:t>
            </w:r>
            <w:r>
              <w:rPr>
                <w:noProof/>
                <w:webHidden/>
              </w:rPr>
              <w:tab/>
            </w:r>
            <w:r>
              <w:rPr>
                <w:noProof/>
                <w:webHidden/>
              </w:rPr>
              <w:fldChar w:fldCharType="begin"/>
            </w:r>
            <w:r>
              <w:rPr>
                <w:noProof/>
                <w:webHidden/>
              </w:rPr>
              <w:instrText xml:space="preserve"> PAGEREF _Toc138316720 \h </w:instrText>
            </w:r>
            <w:r>
              <w:rPr>
                <w:noProof/>
                <w:webHidden/>
              </w:rPr>
            </w:r>
            <w:r>
              <w:rPr>
                <w:noProof/>
                <w:webHidden/>
              </w:rPr>
              <w:fldChar w:fldCharType="separate"/>
            </w:r>
            <w:r>
              <w:rPr>
                <w:noProof/>
                <w:webHidden/>
              </w:rPr>
              <w:t>49</w:t>
            </w:r>
            <w:r>
              <w:rPr>
                <w:noProof/>
                <w:webHidden/>
              </w:rPr>
              <w:fldChar w:fldCharType="end"/>
            </w:r>
          </w:hyperlink>
        </w:p>
        <w:p w14:paraId="4F3DD8C2" w14:textId="644E7D1C" w:rsidR="00E57164" w:rsidRDefault="00E57164">
          <w:pPr>
            <w:pStyle w:val="TOC2"/>
            <w:tabs>
              <w:tab w:val="left" w:pos="660"/>
              <w:tab w:val="right" w:leader="dot" w:pos="9016"/>
            </w:tabs>
            <w:rPr>
              <w:rFonts w:eastAsiaTheme="minorEastAsia"/>
              <w:noProof/>
              <w:sz w:val="22"/>
              <w:lang w:eastAsia="en-GB"/>
            </w:rPr>
          </w:pPr>
          <w:hyperlink w:anchor="_Toc138316721" w:history="1">
            <w:r w:rsidRPr="008631C3">
              <w:rPr>
                <w:rStyle w:val="Hyperlink"/>
                <w:rFonts w:ascii="Wingdings" w:hAnsi="Wingdings"/>
                <w:noProof/>
              </w:rPr>
              <w:t></w:t>
            </w:r>
            <w:r>
              <w:rPr>
                <w:rFonts w:eastAsiaTheme="minorEastAsia"/>
                <w:noProof/>
                <w:sz w:val="22"/>
                <w:lang w:eastAsia="en-GB"/>
              </w:rPr>
              <w:tab/>
            </w:r>
            <w:r w:rsidRPr="008631C3">
              <w:rPr>
                <w:rStyle w:val="Hyperlink"/>
                <w:noProof/>
              </w:rPr>
              <w:t>Range of scenarios:</w:t>
            </w:r>
            <w:r>
              <w:rPr>
                <w:noProof/>
                <w:webHidden/>
              </w:rPr>
              <w:tab/>
            </w:r>
            <w:r>
              <w:rPr>
                <w:noProof/>
                <w:webHidden/>
              </w:rPr>
              <w:fldChar w:fldCharType="begin"/>
            </w:r>
            <w:r>
              <w:rPr>
                <w:noProof/>
                <w:webHidden/>
              </w:rPr>
              <w:instrText xml:space="preserve"> PAGEREF _Toc138316721 \h </w:instrText>
            </w:r>
            <w:r>
              <w:rPr>
                <w:noProof/>
                <w:webHidden/>
              </w:rPr>
            </w:r>
            <w:r>
              <w:rPr>
                <w:noProof/>
                <w:webHidden/>
              </w:rPr>
              <w:fldChar w:fldCharType="separate"/>
            </w:r>
            <w:r>
              <w:rPr>
                <w:noProof/>
                <w:webHidden/>
              </w:rPr>
              <w:t>49</w:t>
            </w:r>
            <w:r>
              <w:rPr>
                <w:noProof/>
                <w:webHidden/>
              </w:rPr>
              <w:fldChar w:fldCharType="end"/>
            </w:r>
          </w:hyperlink>
        </w:p>
        <w:p w14:paraId="12B16238" w14:textId="7E34A32E" w:rsidR="00E57164" w:rsidRDefault="00E57164">
          <w:pPr>
            <w:pStyle w:val="TOC2"/>
            <w:tabs>
              <w:tab w:val="left" w:pos="660"/>
              <w:tab w:val="right" w:leader="dot" w:pos="9016"/>
            </w:tabs>
            <w:rPr>
              <w:rFonts w:eastAsiaTheme="minorEastAsia"/>
              <w:noProof/>
              <w:sz w:val="22"/>
              <w:lang w:eastAsia="en-GB"/>
            </w:rPr>
          </w:pPr>
          <w:hyperlink w:anchor="_Toc138316722" w:history="1">
            <w:r w:rsidRPr="008631C3">
              <w:rPr>
                <w:rStyle w:val="Hyperlink"/>
                <w:rFonts w:ascii="Wingdings" w:hAnsi="Wingdings"/>
                <w:noProof/>
              </w:rPr>
              <w:t></w:t>
            </w:r>
            <w:r>
              <w:rPr>
                <w:rFonts w:eastAsiaTheme="minorEastAsia"/>
                <w:noProof/>
                <w:sz w:val="22"/>
                <w:lang w:eastAsia="en-GB"/>
              </w:rPr>
              <w:tab/>
            </w:r>
            <w:r w:rsidRPr="008631C3">
              <w:rPr>
                <w:rStyle w:val="Hyperlink"/>
                <w:noProof/>
              </w:rPr>
              <w:t>Reflection prompts:</w:t>
            </w:r>
            <w:r>
              <w:rPr>
                <w:noProof/>
                <w:webHidden/>
              </w:rPr>
              <w:tab/>
            </w:r>
            <w:r>
              <w:rPr>
                <w:noProof/>
                <w:webHidden/>
              </w:rPr>
              <w:fldChar w:fldCharType="begin"/>
            </w:r>
            <w:r>
              <w:rPr>
                <w:noProof/>
                <w:webHidden/>
              </w:rPr>
              <w:instrText xml:space="preserve"> PAGEREF _Toc138316722 \h </w:instrText>
            </w:r>
            <w:r>
              <w:rPr>
                <w:noProof/>
                <w:webHidden/>
              </w:rPr>
            </w:r>
            <w:r>
              <w:rPr>
                <w:noProof/>
                <w:webHidden/>
              </w:rPr>
              <w:fldChar w:fldCharType="separate"/>
            </w:r>
            <w:r>
              <w:rPr>
                <w:noProof/>
                <w:webHidden/>
              </w:rPr>
              <w:t>49</w:t>
            </w:r>
            <w:r>
              <w:rPr>
                <w:noProof/>
                <w:webHidden/>
              </w:rPr>
              <w:fldChar w:fldCharType="end"/>
            </w:r>
          </w:hyperlink>
        </w:p>
        <w:p w14:paraId="3A11CCB8" w14:textId="7525D051" w:rsidR="00E57164" w:rsidRDefault="00E57164">
          <w:pPr>
            <w:pStyle w:val="TOC1"/>
            <w:tabs>
              <w:tab w:val="right" w:leader="dot" w:pos="9016"/>
            </w:tabs>
            <w:rPr>
              <w:rFonts w:eastAsiaTheme="minorEastAsia"/>
              <w:noProof/>
              <w:sz w:val="22"/>
              <w:lang w:eastAsia="en-GB"/>
            </w:rPr>
          </w:pPr>
          <w:hyperlink w:anchor="_Toc138316723" w:history="1">
            <w:r w:rsidRPr="008631C3">
              <w:rPr>
                <w:rStyle w:val="Hyperlink"/>
                <w:bCs/>
                <w:noProof/>
              </w:rPr>
              <w:t>Appendix Q: Facilitator Guide</w:t>
            </w:r>
            <w:r>
              <w:rPr>
                <w:noProof/>
                <w:webHidden/>
              </w:rPr>
              <w:tab/>
            </w:r>
            <w:r>
              <w:rPr>
                <w:noProof/>
                <w:webHidden/>
              </w:rPr>
              <w:fldChar w:fldCharType="begin"/>
            </w:r>
            <w:r>
              <w:rPr>
                <w:noProof/>
                <w:webHidden/>
              </w:rPr>
              <w:instrText xml:space="preserve"> PAGEREF _Toc138316723 \h </w:instrText>
            </w:r>
            <w:r>
              <w:rPr>
                <w:noProof/>
                <w:webHidden/>
              </w:rPr>
            </w:r>
            <w:r>
              <w:rPr>
                <w:noProof/>
                <w:webHidden/>
              </w:rPr>
              <w:fldChar w:fldCharType="separate"/>
            </w:r>
            <w:r>
              <w:rPr>
                <w:noProof/>
                <w:webHidden/>
              </w:rPr>
              <w:t>50</w:t>
            </w:r>
            <w:r>
              <w:rPr>
                <w:noProof/>
                <w:webHidden/>
              </w:rPr>
              <w:fldChar w:fldCharType="end"/>
            </w:r>
          </w:hyperlink>
        </w:p>
        <w:p w14:paraId="57E78888" w14:textId="1D82CA3A" w:rsidR="00E57164" w:rsidRDefault="00E57164">
          <w:pPr>
            <w:pStyle w:val="TOC1"/>
            <w:tabs>
              <w:tab w:val="right" w:leader="dot" w:pos="9016"/>
            </w:tabs>
            <w:rPr>
              <w:rFonts w:eastAsiaTheme="minorEastAsia"/>
              <w:noProof/>
              <w:sz w:val="22"/>
              <w:lang w:eastAsia="en-GB"/>
            </w:rPr>
          </w:pPr>
          <w:hyperlink w:anchor="_Toc138316724" w:history="1">
            <w:r w:rsidRPr="008631C3">
              <w:rPr>
                <w:rStyle w:val="Hyperlink"/>
                <w:bCs/>
                <w:noProof/>
              </w:rPr>
              <w:t>Appendix R: Draft Training Handbook/Manual</w:t>
            </w:r>
            <w:r>
              <w:rPr>
                <w:noProof/>
                <w:webHidden/>
              </w:rPr>
              <w:tab/>
            </w:r>
            <w:r>
              <w:rPr>
                <w:noProof/>
                <w:webHidden/>
              </w:rPr>
              <w:fldChar w:fldCharType="begin"/>
            </w:r>
            <w:r>
              <w:rPr>
                <w:noProof/>
                <w:webHidden/>
              </w:rPr>
              <w:instrText xml:space="preserve"> PAGEREF _Toc138316724 \h </w:instrText>
            </w:r>
            <w:r>
              <w:rPr>
                <w:noProof/>
                <w:webHidden/>
              </w:rPr>
            </w:r>
            <w:r>
              <w:rPr>
                <w:noProof/>
                <w:webHidden/>
              </w:rPr>
              <w:fldChar w:fldCharType="separate"/>
            </w:r>
            <w:r>
              <w:rPr>
                <w:noProof/>
                <w:webHidden/>
              </w:rPr>
              <w:t>51</w:t>
            </w:r>
            <w:r>
              <w:rPr>
                <w:noProof/>
                <w:webHidden/>
              </w:rPr>
              <w:fldChar w:fldCharType="end"/>
            </w:r>
          </w:hyperlink>
        </w:p>
        <w:p w14:paraId="7541AF9F" w14:textId="686DB381" w:rsidR="00DF6F9A" w:rsidRDefault="00DF6F9A">
          <w:r>
            <w:rPr>
              <w:b/>
              <w:bCs/>
            </w:rPr>
            <w:fldChar w:fldCharType="end"/>
          </w:r>
        </w:p>
      </w:sdtContent>
    </w:sdt>
    <w:p w14:paraId="6993C0FB" w14:textId="77777777" w:rsidR="00DF6F9A" w:rsidRDefault="00DF6F9A" w:rsidP="000C75FA">
      <w:pPr>
        <w:spacing w:line="276" w:lineRule="auto"/>
        <w:rPr>
          <w:rFonts w:ascii="Calibri" w:hAnsi="Calibri" w:cs="Calibri"/>
          <w:szCs w:val="24"/>
        </w:rPr>
      </w:pPr>
    </w:p>
    <w:p w14:paraId="3538E28F" w14:textId="77777777" w:rsidR="00DF6F9A" w:rsidRDefault="00DF6F9A" w:rsidP="000C75FA">
      <w:pPr>
        <w:spacing w:line="276" w:lineRule="auto"/>
        <w:rPr>
          <w:rFonts w:ascii="Calibri" w:hAnsi="Calibri" w:cs="Calibri"/>
          <w:szCs w:val="24"/>
        </w:rPr>
      </w:pPr>
    </w:p>
    <w:p w14:paraId="70877843" w14:textId="77777777" w:rsidR="00DF6F9A" w:rsidRDefault="00DF6F9A" w:rsidP="000C75FA">
      <w:pPr>
        <w:spacing w:line="276" w:lineRule="auto"/>
        <w:rPr>
          <w:rFonts w:ascii="Calibri" w:hAnsi="Calibri" w:cs="Calibri"/>
          <w:szCs w:val="24"/>
        </w:rPr>
      </w:pPr>
    </w:p>
    <w:p w14:paraId="44533BD9" w14:textId="77777777" w:rsidR="00DF6F9A" w:rsidRDefault="00DF6F9A" w:rsidP="000C75FA">
      <w:pPr>
        <w:spacing w:line="276" w:lineRule="auto"/>
        <w:rPr>
          <w:rFonts w:ascii="Calibri" w:hAnsi="Calibri" w:cs="Calibri"/>
          <w:szCs w:val="24"/>
        </w:rPr>
      </w:pPr>
    </w:p>
    <w:p w14:paraId="50B81119" w14:textId="77777777" w:rsidR="00DF6F9A" w:rsidRDefault="00DF6F9A" w:rsidP="000C75FA">
      <w:pPr>
        <w:spacing w:line="276" w:lineRule="auto"/>
        <w:rPr>
          <w:rFonts w:ascii="Calibri" w:hAnsi="Calibri" w:cs="Calibri"/>
          <w:szCs w:val="24"/>
        </w:rPr>
      </w:pPr>
    </w:p>
    <w:p w14:paraId="5DD93DE0" w14:textId="77777777" w:rsidR="00DF6F9A" w:rsidRDefault="00DF6F9A" w:rsidP="000C75FA">
      <w:pPr>
        <w:spacing w:line="276" w:lineRule="auto"/>
        <w:rPr>
          <w:rFonts w:ascii="Calibri" w:hAnsi="Calibri" w:cs="Calibri"/>
          <w:szCs w:val="24"/>
        </w:rPr>
      </w:pPr>
    </w:p>
    <w:p w14:paraId="75311F58" w14:textId="77777777" w:rsidR="00DF6F9A" w:rsidRDefault="00DF6F9A" w:rsidP="000C75FA">
      <w:pPr>
        <w:spacing w:line="276" w:lineRule="auto"/>
        <w:rPr>
          <w:rFonts w:ascii="Calibri" w:hAnsi="Calibri" w:cs="Calibri"/>
          <w:szCs w:val="24"/>
        </w:rPr>
      </w:pPr>
    </w:p>
    <w:p w14:paraId="3FE32874" w14:textId="77777777" w:rsidR="00DF6F9A" w:rsidRDefault="00DF6F9A" w:rsidP="000C75FA">
      <w:pPr>
        <w:spacing w:line="276" w:lineRule="auto"/>
        <w:rPr>
          <w:rFonts w:ascii="Calibri" w:hAnsi="Calibri" w:cs="Calibri"/>
          <w:szCs w:val="24"/>
        </w:rPr>
      </w:pPr>
    </w:p>
    <w:p w14:paraId="29873233" w14:textId="77777777" w:rsidR="00DF6F9A" w:rsidRDefault="00DF6F9A" w:rsidP="000C75FA">
      <w:pPr>
        <w:spacing w:line="276" w:lineRule="auto"/>
        <w:rPr>
          <w:rFonts w:ascii="Calibri" w:hAnsi="Calibri" w:cs="Calibri"/>
          <w:szCs w:val="24"/>
        </w:rPr>
      </w:pPr>
    </w:p>
    <w:p w14:paraId="335CC653" w14:textId="77777777" w:rsidR="00DF6F9A" w:rsidRDefault="00DF6F9A" w:rsidP="000C75FA">
      <w:pPr>
        <w:spacing w:line="276" w:lineRule="auto"/>
        <w:rPr>
          <w:rFonts w:ascii="Calibri" w:hAnsi="Calibri" w:cs="Calibri"/>
          <w:szCs w:val="24"/>
        </w:rPr>
      </w:pPr>
    </w:p>
    <w:p w14:paraId="3E667228" w14:textId="77777777" w:rsidR="00DF6F9A" w:rsidRDefault="00DF6F9A" w:rsidP="000C75FA">
      <w:pPr>
        <w:spacing w:line="276" w:lineRule="auto"/>
        <w:rPr>
          <w:rFonts w:ascii="Calibri" w:hAnsi="Calibri" w:cs="Calibri"/>
          <w:szCs w:val="24"/>
        </w:rPr>
      </w:pPr>
    </w:p>
    <w:p w14:paraId="6958624E" w14:textId="77777777" w:rsidR="00DF6F9A" w:rsidRDefault="00DF6F9A" w:rsidP="000C75FA">
      <w:pPr>
        <w:spacing w:line="276" w:lineRule="auto"/>
        <w:rPr>
          <w:rFonts w:ascii="Calibri" w:hAnsi="Calibri" w:cs="Calibri"/>
          <w:szCs w:val="24"/>
        </w:rPr>
      </w:pPr>
    </w:p>
    <w:p w14:paraId="302C7680" w14:textId="77777777" w:rsidR="00DF6F9A" w:rsidRDefault="00DF6F9A" w:rsidP="000C75FA">
      <w:pPr>
        <w:spacing w:line="276" w:lineRule="auto"/>
        <w:rPr>
          <w:rFonts w:ascii="Calibri" w:hAnsi="Calibri" w:cs="Calibri"/>
          <w:szCs w:val="24"/>
        </w:rPr>
      </w:pPr>
    </w:p>
    <w:p w14:paraId="0564C55D" w14:textId="77777777" w:rsidR="00DF6F9A" w:rsidRDefault="00DF6F9A" w:rsidP="000C75FA">
      <w:pPr>
        <w:spacing w:line="276" w:lineRule="auto"/>
        <w:rPr>
          <w:rFonts w:ascii="Calibri" w:hAnsi="Calibri" w:cs="Calibri"/>
          <w:szCs w:val="24"/>
        </w:rPr>
      </w:pPr>
    </w:p>
    <w:p w14:paraId="025DD8D9" w14:textId="77777777" w:rsidR="00DF6F9A" w:rsidRDefault="00DF6F9A" w:rsidP="000C75FA">
      <w:pPr>
        <w:spacing w:line="276" w:lineRule="auto"/>
        <w:rPr>
          <w:rFonts w:ascii="Calibri" w:hAnsi="Calibri" w:cs="Calibri"/>
          <w:szCs w:val="24"/>
        </w:rPr>
      </w:pPr>
    </w:p>
    <w:p w14:paraId="7AC371FA" w14:textId="77777777" w:rsidR="00DF6F9A" w:rsidRDefault="00DF6F9A" w:rsidP="000C75FA">
      <w:pPr>
        <w:spacing w:line="276" w:lineRule="auto"/>
        <w:rPr>
          <w:rFonts w:ascii="Calibri" w:hAnsi="Calibri" w:cs="Calibri"/>
          <w:szCs w:val="24"/>
        </w:rPr>
      </w:pPr>
    </w:p>
    <w:p w14:paraId="27C9A749" w14:textId="77777777" w:rsidR="00DF6F9A" w:rsidRPr="000C75FA" w:rsidRDefault="00DF6F9A" w:rsidP="000C75FA">
      <w:pPr>
        <w:spacing w:line="276" w:lineRule="auto"/>
        <w:rPr>
          <w:rFonts w:ascii="Calibri" w:hAnsi="Calibri" w:cs="Calibri"/>
          <w:szCs w:val="24"/>
        </w:rPr>
      </w:pPr>
    </w:p>
    <w:p w14:paraId="7BE96FB3" w14:textId="49FAB272" w:rsidR="004B677F" w:rsidRPr="009477B4" w:rsidRDefault="00D464B2" w:rsidP="009477B4">
      <w:pPr>
        <w:pStyle w:val="Heading1"/>
        <w:rPr>
          <w:b w:val="0"/>
          <w:bCs/>
          <w:sz w:val="24"/>
        </w:rPr>
      </w:pPr>
      <w:bookmarkStart w:id="1" w:name="_Toc138316675"/>
      <w:r w:rsidRPr="009477B4">
        <w:rPr>
          <w:bCs/>
        </w:rPr>
        <w:t>Executi</w:t>
      </w:r>
      <w:r w:rsidR="00DF6F9A">
        <w:rPr>
          <w:b w:val="0"/>
          <w:bCs/>
        </w:rPr>
        <w:t>v</w:t>
      </w:r>
      <w:r w:rsidRPr="009477B4">
        <w:rPr>
          <w:bCs/>
        </w:rPr>
        <w:t>e Summary</w:t>
      </w:r>
      <w:bookmarkEnd w:id="1"/>
    </w:p>
    <w:p w14:paraId="51239952" w14:textId="77777777" w:rsidR="004B677F" w:rsidRDefault="004B677F" w:rsidP="000C75FA">
      <w:pPr>
        <w:spacing w:line="276" w:lineRule="auto"/>
        <w:rPr>
          <w:rFonts w:ascii="Calibri" w:hAnsi="Calibri" w:cs="Calibri"/>
          <w:b/>
          <w:bCs/>
          <w:szCs w:val="24"/>
        </w:rPr>
      </w:pPr>
    </w:p>
    <w:p w14:paraId="130D9ABF" w14:textId="77777777" w:rsidR="00535E17" w:rsidRPr="00D24BC3" w:rsidRDefault="00535E17" w:rsidP="00DF6F9A">
      <w:pPr>
        <w:pStyle w:val="Heading1"/>
      </w:pPr>
      <w:bookmarkStart w:id="2" w:name="_Toc138316676"/>
      <w:r w:rsidRPr="00D24BC3">
        <w:lastRenderedPageBreak/>
        <w:t>A Novel Theory and Framework for Post-COVID-19 Education Climate</w:t>
      </w:r>
      <w:bookmarkEnd w:id="2"/>
    </w:p>
    <w:p w14:paraId="0BF64E9B" w14:textId="77777777" w:rsidR="00535E17" w:rsidRDefault="00535E17" w:rsidP="00535E17">
      <w:pPr>
        <w:spacing w:line="276" w:lineRule="auto"/>
        <w:rPr>
          <w:rFonts w:ascii="Calibri" w:hAnsi="Calibri" w:cs="Calibri"/>
          <w:szCs w:val="24"/>
        </w:rPr>
      </w:pPr>
    </w:p>
    <w:p w14:paraId="03325326" w14:textId="77777777" w:rsidR="00535E17" w:rsidRPr="000C75FA" w:rsidRDefault="00535E17" w:rsidP="00535E17">
      <w:pPr>
        <w:spacing w:line="276" w:lineRule="auto"/>
        <w:rPr>
          <w:rFonts w:ascii="Calibri" w:hAnsi="Calibri" w:cs="Calibri"/>
          <w:szCs w:val="24"/>
        </w:rPr>
      </w:pPr>
      <w:r w:rsidRPr="000C75FA">
        <w:rPr>
          <w:rFonts w:ascii="Calibri" w:hAnsi="Calibri" w:cs="Calibri"/>
          <w:szCs w:val="24"/>
        </w:rPr>
        <w:t>In response to the unique challenges of the post-COVID-19 education climate, we propose a novel theory and framework. This initiative integrates principles from humanistic and affective psychological orientations with guidelines from the United Nations Convention on the Rights of the Child (UNCRC). Our aim is to equip educators with an understanding of, and strategies for addressing, affective barriers that hinder children, particularly those from disadvantaged backgrounds, from accessing effective education.</w:t>
      </w:r>
    </w:p>
    <w:p w14:paraId="2D0008C6" w14:textId="77777777" w:rsidR="00535E17" w:rsidRPr="000C75FA" w:rsidRDefault="00535E17" w:rsidP="000C75FA">
      <w:pPr>
        <w:spacing w:line="276" w:lineRule="auto"/>
        <w:rPr>
          <w:rFonts w:ascii="Calibri" w:hAnsi="Calibri" w:cs="Calibri"/>
          <w:b/>
          <w:bCs/>
          <w:szCs w:val="24"/>
        </w:rPr>
      </w:pPr>
    </w:p>
    <w:p w14:paraId="325EA0CD" w14:textId="154E6FB1" w:rsidR="00EB70B2" w:rsidRPr="00D24BC3" w:rsidRDefault="00AE7571" w:rsidP="00DF6F9A">
      <w:pPr>
        <w:pStyle w:val="Heading1"/>
      </w:pPr>
      <w:bookmarkStart w:id="3" w:name="_Toc138316677"/>
      <w:r w:rsidRPr="00D24BC3">
        <w:t>Congruence with Buckinghamshire Council</w:t>
      </w:r>
      <w:r w:rsidR="00CD7287" w:rsidRPr="00D24BC3">
        <w:t>’s</w:t>
      </w:r>
      <w:r w:rsidRPr="00D24BC3">
        <w:t xml:space="preserve"> PACT Values</w:t>
      </w:r>
      <w:bookmarkEnd w:id="3"/>
    </w:p>
    <w:p w14:paraId="17A17511" w14:textId="77777777" w:rsidR="00CD7E69" w:rsidRPr="00CD7E69" w:rsidRDefault="00CD7E69" w:rsidP="00CD7E69"/>
    <w:p w14:paraId="4AD270ED" w14:textId="7AE8C547" w:rsidR="0080080B" w:rsidRPr="000C75FA" w:rsidRDefault="00254245" w:rsidP="0080080B">
      <w:pPr>
        <w:spacing w:line="276" w:lineRule="auto"/>
        <w:rPr>
          <w:rFonts w:ascii="Calibri" w:hAnsi="Calibri" w:cs="Calibri"/>
          <w:szCs w:val="24"/>
        </w:rPr>
      </w:pPr>
      <w:r w:rsidRPr="000C75FA">
        <w:rPr>
          <w:rFonts w:ascii="Calibri" w:hAnsi="Calibri" w:cs="Calibri"/>
          <w:szCs w:val="24"/>
        </w:rPr>
        <w:t xml:space="preserve">Our proposed Buckinghamshire Council </w:t>
      </w:r>
      <w:r w:rsidR="00FC426D">
        <w:rPr>
          <w:rFonts w:ascii="Calibri" w:hAnsi="Calibri" w:cs="Calibri"/>
          <w:szCs w:val="24"/>
        </w:rPr>
        <w:t>Whole</w:t>
      </w:r>
      <w:r w:rsidRPr="000C75FA">
        <w:rPr>
          <w:rFonts w:ascii="Calibri" w:hAnsi="Calibri" w:cs="Calibri"/>
          <w:szCs w:val="24"/>
        </w:rPr>
        <w:t xml:space="preserve">-School Training Proposal for SEMH (Social, Emotional, and Mental Health) reflects the values of the council, which include being </w:t>
      </w:r>
      <w:r w:rsidR="00780187">
        <w:rPr>
          <w:rFonts w:ascii="Calibri" w:hAnsi="Calibri" w:cs="Calibri"/>
          <w:b/>
          <w:bCs/>
          <w:szCs w:val="24"/>
        </w:rPr>
        <w:t>P</w:t>
      </w:r>
      <w:r w:rsidRPr="000C75FA">
        <w:rPr>
          <w:rFonts w:ascii="Calibri" w:hAnsi="Calibri" w:cs="Calibri"/>
          <w:b/>
          <w:bCs/>
          <w:szCs w:val="24"/>
        </w:rPr>
        <w:t>roud</w:t>
      </w:r>
      <w:r w:rsidRPr="000C75FA">
        <w:rPr>
          <w:rFonts w:ascii="Calibri" w:hAnsi="Calibri" w:cs="Calibri"/>
          <w:szCs w:val="24"/>
        </w:rPr>
        <w:t xml:space="preserve">, </w:t>
      </w:r>
      <w:r w:rsidR="00780187">
        <w:rPr>
          <w:rFonts w:ascii="Calibri" w:hAnsi="Calibri" w:cs="Calibri"/>
          <w:b/>
          <w:bCs/>
          <w:szCs w:val="24"/>
        </w:rPr>
        <w:t>A</w:t>
      </w:r>
      <w:r w:rsidRPr="000C75FA">
        <w:rPr>
          <w:rFonts w:ascii="Calibri" w:hAnsi="Calibri" w:cs="Calibri"/>
          <w:b/>
          <w:bCs/>
          <w:szCs w:val="24"/>
        </w:rPr>
        <w:t>mbitious</w:t>
      </w:r>
      <w:r w:rsidRPr="000C75FA">
        <w:rPr>
          <w:rFonts w:ascii="Calibri" w:hAnsi="Calibri" w:cs="Calibri"/>
          <w:szCs w:val="24"/>
        </w:rPr>
        <w:t xml:space="preserve">, </w:t>
      </w:r>
      <w:r w:rsidR="00780187">
        <w:rPr>
          <w:rFonts w:ascii="Calibri" w:hAnsi="Calibri" w:cs="Calibri"/>
          <w:b/>
          <w:bCs/>
          <w:szCs w:val="24"/>
        </w:rPr>
        <w:t>C</w:t>
      </w:r>
      <w:r w:rsidRPr="000C75FA">
        <w:rPr>
          <w:rFonts w:ascii="Calibri" w:hAnsi="Calibri" w:cs="Calibri"/>
          <w:b/>
          <w:bCs/>
          <w:szCs w:val="24"/>
        </w:rPr>
        <w:t>ollaborative</w:t>
      </w:r>
      <w:r w:rsidRPr="000C75FA">
        <w:rPr>
          <w:rFonts w:ascii="Calibri" w:hAnsi="Calibri" w:cs="Calibri"/>
          <w:szCs w:val="24"/>
        </w:rPr>
        <w:t xml:space="preserve">, and </w:t>
      </w:r>
      <w:r w:rsidR="00780187">
        <w:rPr>
          <w:rFonts w:ascii="Calibri" w:hAnsi="Calibri" w:cs="Calibri"/>
          <w:b/>
          <w:bCs/>
          <w:szCs w:val="24"/>
        </w:rPr>
        <w:t>T</w:t>
      </w:r>
      <w:r w:rsidRPr="000C75FA">
        <w:rPr>
          <w:rFonts w:ascii="Calibri" w:hAnsi="Calibri" w:cs="Calibri"/>
          <w:b/>
          <w:bCs/>
          <w:szCs w:val="24"/>
        </w:rPr>
        <w:t>rustworthy (PACT)</w:t>
      </w:r>
      <w:r w:rsidRPr="000C75FA">
        <w:rPr>
          <w:rFonts w:ascii="Calibri" w:hAnsi="Calibri" w:cs="Calibri"/>
          <w:szCs w:val="24"/>
        </w:rPr>
        <w:t xml:space="preserve">. </w:t>
      </w:r>
      <w:r w:rsidR="0080080B" w:rsidRPr="000C75FA">
        <w:rPr>
          <w:rFonts w:ascii="Calibri" w:hAnsi="Calibri" w:cs="Calibri"/>
          <w:szCs w:val="24"/>
        </w:rPr>
        <w:t>The training is designed to cultivate essential skills among educators, including empathy, affective awareness, positive environment creation, and the ability for self-assessment and continuous reflection.</w:t>
      </w:r>
    </w:p>
    <w:p w14:paraId="50C49CF2" w14:textId="06430566" w:rsidR="00C148FE" w:rsidRDefault="00C148FE" w:rsidP="000C75FA">
      <w:pPr>
        <w:spacing w:line="276" w:lineRule="auto"/>
        <w:rPr>
          <w:rFonts w:ascii="Calibri" w:hAnsi="Calibri" w:cs="Calibri"/>
          <w:szCs w:val="24"/>
        </w:rPr>
      </w:pPr>
    </w:p>
    <w:p w14:paraId="3CDC7725" w14:textId="77777777" w:rsidR="00C148FE" w:rsidRDefault="00C148FE" w:rsidP="000C75FA">
      <w:pPr>
        <w:spacing w:line="276" w:lineRule="auto"/>
        <w:rPr>
          <w:rFonts w:ascii="Calibri" w:hAnsi="Calibri" w:cs="Calibri"/>
          <w:szCs w:val="24"/>
        </w:rPr>
      </w:pPr>
    </w:p>
    <w:p w14:paraId="3634D411" w14:textId="5574115E" w:rsidR="00BD7FF1" w:rsidRDefault="00254245" w:rsidP="000C75FA">
      <w:pPr>
        <w:spacing w:line="276" w:lineRule="auto"/>
        <w:rPr>
          <w:rFonts w:ascii="Calibri" w:hAnsi="Calibri" w:cs="Calibri"/>
          <w:szCs w:val="24"/>
        </w:rPr>
      </w:pPr>
      <w:r w:rsidRPr="000C75FA">
        <w:rPr>
          <w:rFonts w:ascii="Calibri" w:hAnsi="Calibri" w:cs="Calibri"/>
          <w:szCs w:val="24"/>
        </w:rPr>
        <w:t>The training aligns with these values through its commitment to providing educators with the knowledge and tools to create a transformative and child-centred education system. By attempting to incorporate established psychological theories and frameworks</w:t>
      </w:r>
      <w:r w:rsidR="008E38EB">
        <w:rPr>
          <w:rFonts w:ascii="Calibri" w:hAnsi="Calibri" w:cs="Calibri"/>
          <w:szCs w:val="24"/>
        </w:rPr>
        <w:t xml:space="preserve">, </w:t>
      </w:r>
      <w:r w:rsidRPr="000C75FA">
        <w:rPr>
          <w:rFonts w:ascii="Calibri" w:hAnsi="Calibri" w:cs="Calibri"/>
          <w:szCs w:val="24"/>
        </w:rPr>
        <w:t xml:space="preserve">the proposal demonstrates ambition in seeking innovative approaches to address the unique challenges of the post-COVID-19 education climate. </w:t>
      </w:r>
    </w:p>
    <w:p w14:paraId="75DEC094" w14:textId="77777777" w:rsidR="00BD7FF1" w:rsidRDefault="00BD7FF1" w:rsidP="000C75FA">
      <w:pPr>
        <w:spacing w:line="276" w:lineRule="auto"/>
        <w:rPr>
          <w:rFonts w:ascii="Calibri" w:hAnsi="Calibri" w:cs="Calibri"/>
          <w:szCs w:val="24"/>
        </w:rPr>
      </w:pPr>
    </w:p>
    <w:p w14:paraId="4F444522" w14:textId="77777777" w:rsidR="005C23F7" w:rsidRPr="000C75FA" w:rsidRDefault="00254245" w:rsidP="005C23F7">
      <w:pPr>
        <w:spacing w:line="276" w:lineRule="auto"/>
        <w:rPr>
          <w:rFonts w:ascii="Calibri" w:hAnsi="Calibri" w:cs="Calibri"/>
          <w:szCs w:val="24"/>
        </w:rPr>
      </w:pPr>
      <w:r w:rsidRPr="000C75FA">
        <w:rPr>
          <w:rFonts w:ascii="Calibri" w:hAnsi="Calibri" w:cs="Calibri"/>
          <w:szCs w:val="24"/>
        </w:rPr>
        <w:t xml:space="preserve">The collaborative nature of the training </w:t>
      </w:r>
      <w:r w:rsidR="00BD7FF1">
        <w:rPr>
          <w:rFonts w:ascii="Calibri" w:hAnsi="Calibri" w:cs="Calibri"/>
          <w:szCs w:val="24"/>
        </w:rPr>
        <w:t>is</w:t>
      </w:r>
      <w:r w:rsidRPr="000C75FA">
        <w:rPr>
          <w:rFonts w:ascii="Calibri" w:hAnsi="Calibri" w:cs="Calibri"/>
          <w:szCs w:val="24"/>
        </w:rPr>
        <w:t xml:space="preserve"> evident in its integration of critical concepts, utilisation of case summaries for vignettes, and the incorporation of the principles outlined in the United Nations Convention on the Rights of the Child (UNCRC). </w:t>
      </w:r>
      <w:r w:rsidR="005C23F7" w:rsidRPr="000C75FA">
        <w:rPr>
          <w:rFonts w:ascii="Calibri" w:hAnsi="Calibri" w:cs="Calibri"/>
          <w:szCs w:val="24"/>
        </w:rPr>
        <w:t>The UNCRC is our guiding light, reminding us of every child's fundamental rights. Our training will integrate these principles, ensuring that our practices adhere to and promote these rights.</w:t>
      </w:r>
    </w:p>
    <w:p w14:paraId="765C645E" w14:textId="091CF76E" w:rsidR="005C23F7" w:rsidRDefault="005C23F7" w:rsidP="000C75FA">
      <w:pPr>
        <w:spacing w:line="276" w:lineRule="auto"/>
        <w:rPr>
          <w:rFonts w:ascii="Calibri" w:hAnsi="Calibri" w:cs="Calibri"/>
          <w:szCs w:val="24"/>
        </w:rPr>
      </w:pPr>
    </w:p>
    <w:p w14:paraId="56B740F8" w14:textId="77777777" w:rsidR="005C23F7" w:rsidRDefault="005C23F7" w:rsidP="000C75FA">
      <w:pPr>
        <w:spacing w:line="276" w:lineRule="auto"/>
        <w:rPr>
          <w:rFonts w:ascii="Calibri" w:hAnsi="Calibri" w:cs="Calibri"/>
          <w:szCs w:val="24"/>
        </w:rPr>
      </w:pPr>
    </w:p>
    <w:p w14:paraId="302A43D6" w14:textId="2A16581E" w:rsidR="00254245" w:rsidRDefault="00254245" w:rsidP="000C75FA">
      <w:pPr>
        <w:spacing w:line="276" w:lineRule="auto"/>
        <w:rPr>
          <w:rFonts w:ascii="Calibri" w:hAnsi="Calibri" w:cs="Calibri"/>
          <w:szCs w:val="24"/>
        </w:rPr>
      </w:pPr>
      <w:r w:rsidRPr="000C75FA">
        <w:rPr>
          <w:rFonts w:ascii="Calibri" w:hAnsi="Calibri" w:cs="Calibri"/>
          <w:szCs w:val="24"/>
        </w:rPr>
        <w:t xml:space="preserve">Furthermore, the proposal aims to emphasise trustworthiness by providing comprehensive training materials and resources, including self-assessment tools and a </w:t>
      </w:r>
      <w:r w:rsidRPr="00BD7FF1">
        <w:rPr>
          <w:rFonts w:ascii="Calibri" w:hAnsi="Calibri" w:cs="Calibri"/>
          <w:szCs w:val="24"/>
        </w:rPr>
        <w:t>training handbook</w:t>
      </w:r>
      <w:r w:rsidRPr="000C75FA">
        <w:rPr>
          <w:rFonts w:ascii="Calibri" w:hAnsi="Calibri" w:cs="Calibri"/>
          <w:szCs w:val="24"/>
        </w:rPr>
        <w:t>, to empower educators in their continuous reflection and improvement. Through this comprehensive and empathetic approach, the prop</w:t>
      </w:r>
      <w:r w:rsidR="008E38EB">
        <w:rPr>
          <w:rFonts w:ascii="Calibri" w:hAnsi="Calibri" w:cs="Calibri"/>
          <w:szCs w:val="24"/>
        </w:rPr>
        <w:t>osed training</w:t>
      </w:r>
      <w:r w:rsidRPr="000C75FA">
        <w:rPr>
          <w:rFonts w:ascii="Calibri" w:hAnsi="Calibri" w:cs="Calibri"/>
          <w:szCs w:val="24"/>
        </w:rPr>
        <w:t xml:space="preserve"> aims to create positive and supportive</w:t>
      </w:r>
      <w:r w:rsidR="001225D3">
        <w:rPr>
          <w:rFonts w:ascii="Calibri" w:hAnsi="Calibri" w:cs="Calibri"/>
          <w:szCs w:val="24"/>
        </w:rPr>
        <w:t xml:space="preserve"> educational </w:t>
      </w:r>
      <w:r w:rsidRPr="000C75FA">
        <w:rPr>
          <w:rFonts w:ascii="Calibri" w:hAnsi="Calibri" w:cs="Calibri"/>
          <w:szCs w:val="24"/>
        </w:rPr>
        <w:t xml:space="preserve"> environment</w:t>
      </w:r>
      <w:r w:rsidR="001225D3">
        <w:rPr>
          <w:rFonts w:ascii="Calibri" w:hAnsi="Calibri" w:cs="Calibri"/>
          <w:szCs w:val="24"/>
        </w:rPr>
        <w:t>s across the county</w:t>
      </w:r>
      <w:r w:rsidRPr="000C75FA">
        <w:rPr>
          <w:rFonts w:ascii="Calibri" w:hAnsi="Calibri" w:cs="Calibri"/>
          <w:szCs w:val="24"/>
        </w:rPr>
        <w:t xml:space="preserve"> that respects the fundamental rights of every child, aligning with the values of  Buckinghamshire Council.</w:t>
      </w:r>
    </w:p>
    <w:p w14:paraId="337E90F8" w14:textId="77777777" w:rsidR="00B62AA0" w:rsidRDefault="00B62AA0" w:rsidP="000C75FA">
      <w:pPr>
        <w:spacing w:line="276" w:lineRule="auto"/>
        <w:rPr>
          <w:rFonts w:ascii="Calibri" w:hAnsi="Calibri" w:cs="Calibri"/>
          <w:szCs w:val="24"/>
        </w:rPr>
      </w:pPr>
    </w:p>
    <w:p w14:paraId="0C82E995" w14:textId="3AB9DA54" w:rsidR="00927D38" w:rsidRPr="00D24BC3" w:rsidRDefault="00927D38" w:rsidP="00DF6F9A">
      <w:pPr>
        <w:pStyle w:val="Heading1"/>
      </w:pPr>
      <w:bookmarkStart w:id="4" w:name="_Toc138316678"/>
      <w:r w:rsidRPr="00D24BC3">
        <w:t xml:space="preserve">Theoretical Frameworks and </w:t>
      </w:r>
      <w:r w:rsidR="00987362">
        <w:t>key concepts</w:t>
      </w:r>
      <w:bookmarkEnd w:id="4"/>
    </w:p>
    <w:p w14:paraId="5690215B" w14:textId="77777777" w:rsidR="005D778C" w:rsidRDefault="005D778C" w:rsidP="000C75FA">
      <w:pPr>
        <w:spacing w:line="276" w:lineRule="auto"/>
        <w:rPr>
          <w:rFonts w:ascii="Calibri" w:hAnsi="Calibri" w:cs="Calibri"/>
          <w:szCs w:val="24"/>
        </w:rPr>
      </w:pPr>
    </w:p>
    <w:p w14:paraId="6C3BAF9B" w14:textId="7380BDC7" w:rsidR="00927D38" w:rsidRPr="000C75FA" w:rsidRDefault="00BC0613" w:rsidP="000C75FA">
      <w:pPr>
        <w:spacing w:line="276" w:lineRule="auto"/>
        <w:rPr>
          <w:rFonts w:ascii="Calibri" w:hAnsi="Calibri" w:cs="Calibri"/>
          <w:szCs w:val="24"/>
        </w:rPr>
      </w:pPr>
      <w:r w:rsidRPr="00BC0613">
        <w:rPr>
          <w:rFonts w:ascii="Calibri" w:hAnsi="Calibri" w:cs="Calibri"/>
          <w:szCs w:val="24"/>
        </w:rPr>
        <w:lastRenderedPageBreak/>
        <w:t xml:space="preserve">Our proposed whole-school training will draw upon established psychological theories, which will be outlined in detail. These theories give us crucial insights into how our feelings and emotions, or 'affects' as they're called in psychology, shape our </w:t>
      </w:r>
      <w:r w:rsidR="00BB5D13" w:rsidRPr="00BC0613">
        <w:rPr>
          <w:rFonts w:ascii="Calibri" w:hAnsi="Calibri" w:cs="Calibri"/>
          <w:szCs w:val="24"/>
        </w:rPr>
        <w:t>experiences,</w:t>
      </w:r>
      <w:r w:rsidRPr="00BC0613">
        <w:rPr>
          <w:rFonts w:ascii="Calibri" w:hAnsi="Calibri" w:cs="Calibri"/>
          <w:szCs w:val="24"/>
        </w:rPr>
        <w:t xml:space="preserve"> and guide our actions</w:t>
      </w:r>
      <w:r w:rsidR="00927D38" w:rsidRPr="000C75FA">
        <w:rPr>
          <w:rFonts w:ascii="Calibri" w:hAnsi="Calibri" w:cs="Calibri"/>
          <w:szCs w:val="24"/>
        </w:rPr>
        <w:t>.</w:t>
      </w:r>
      <w:ins w:id="5" w:author="Abigail Hills" w:date="2023-06-20T20:18:00Z">
        <w:r w:rsidR="00987362">
          <w:rPr>
            <w:rFonts w:ascii="Calibri" w:hAnsi="Calibri" w:cs="Calibri"/>
            <w:szCs w:val="24"/>
          </w:rPr>
          <w:t xml:space="preserve"> </w:t>
        </w:r>
      </w:ins>
    </w:p>
    <w:p w14:paraId="48CCB48F" w14:textId="20FACD20" w:rsidR="00927D38" w:rsidRPr="00A533CA" w:rsidRDefault="00927D38" w:rsidP="00583FB9">
      <w:pPr>
        <w:pStyle w:val="Heading1"/>
      </w:pPr>
      <w:bookmarkStart w:id="6" w:name="_Toc138316679"/>
      <w:r w:rsidRPr="00A533CA">
        <w:t>Incorporation of Important Concepts into the Training</w:t>
      </w:r>
      <w:bookmarkEnd w:id="6"/>
    </w:p>
    <w:p w14:paraId="7037B779" w14:textId="77777777" w:rsidR="00927D38" w:rsidRPr="000C75FA" w:rsidRDefault="00927D38" w:rsidP="000C75FA">
      <w:pPr>
        <w:spacing w:line="276" w:lineRule="auto"/>
        <w:rPr>
          <w:rFonts w:ascii="Calibri" w:hAnsi="Calibri" w:cs="Calibri"/>
          <w:szCs w:val="24"/>
        </w:rPr>
      </w:pPr>
    </w:p>
    <w:p w14:paraId="2486A1E2" w14:textId="5E1EEB79" w:rsidR="00927D38" w:rsidRPr="000C75FA" w:rsidRDefault="00927D38" w:rsidP="000C75FA">
      <w:pPr>
        <w:spacing w:line="276" w:lineRule="auto"/>
        <w:rPr>
          <w:rFonts w:ascii="Calibri" w:hAnsi="Calibri" w:cs="Calibri"/>
          <w:szCs w:val="24"/>
        </w:rPr>
      </w:pPr>
      <w:r w:rsidRPr="000C75FA">
        <w:rPr>
          <w:rFonts w:ascii="Calibri" w:hAnsi="Calibri" w:cs="Calibri"/>
          <w:szCs w:val="24"/>
        </w:rPr>
        <w:t>To deliver this training effectively, we incorporate critical concepts such as:</w:t>
      </w:r>
    </w:p>
    <w:p w14:paraId="5BFD1791" w14:textId="77777777" w:rsidR="00927D38" w:rsidRPr="000C75FA" w:rsidRDefault="00927D38" w:rsidP="000C75FA">
      <w:pPr>
        <w:spacing w:line="276" w:lineRule="auto"/>
        <w:rPr>
          <w:rFonts w:ascii="Calibri" w:hAnsi="Calibri" w:cs="Calibri"/>
          <w:szCs w:val="24"/>
        </w:rPr>
      </w:pPr>
    </w:p>
    <w:p w14:paraId="177E05EC" w14:textId="66A9ECA7" w:rsidR="00927D38" w:rsidRPr="000C75FA" w:rsidRDefault="00927D38" w:rsidP="00F71FFF">
      <w:pPr>
        <w:pStyle w:val="ListParagraph"/>
        <w:numPr>
          <w:ilvl w:val="0"/>
          <w:numId w:val="4"/>
        </w:numPr>
        <w:spacing w:line="276" w:lineRule="auto"/>
        <w:rPr>
          <w:rFonts w:ascii="Calibri" w:hAnsi="Calibri" w:cs="Calibri"/>
          <w:szCs w:val="24"/>
        </w:rPr>
      </w:pPr>
      <w:r w:rsidRPr="00583FB9">
        <w:rPr>
          <w:b/>
          <w:bCs/>
        </w:rPr>
        <w:t>Tompkins' Theory of Affect Script:</w:t>
      </w:r>
      <w:r w:rsidRPr="00A50D1D">
        <w:rPr>
          <w:rFonts w:ascii="Calibri" w:hAnsi="Calibri" w:cs="Calibri"/>
          <w:szCs w:val="24"/>
        </w:rPr>
        <w:t xml:space="preserve"> </w:t>
      </w:r>
      <w:r w:rsidRPr="000C75FA">
        <w:rPr>
          <w:rFonts w:ascii="Calibri" w:hAnsi="Calibri" w:cs="Calibri"/>
          <w:szCs w:val="24"/>
        </w:rPr>
        <w:t>This theory will be introduced in Module 2: "Understanding Affects and Behaviour" as a foundation for understanding children's emotional responses</w:t>
      </w:r>
      <w:r w:rsidR="00EC6412">
        <w:rPr>
          <w:rFonts w:ascii="Calibri" w:hAnsi="Calibri" w:cs="Calibri"/>
          <w:szCs w:val="24"/>
        </w:rPr>
        <w:t xml:space="preserve"> </w:t>
      </w:r>
      <w:r w:rsidR="00EC6412" w:rsidRPr="00EC6412">
        <w:rPr>
          <w:rFonts w:ascii="Calibri" w:hAnsi="Calibri" w:cs="Calibri"/>
          <w:szCs w:val="24"/>
          <w:highlight w:val="yellow"/>
        </w:rPr>
        <w:t>[add ref].</w:t>
      </w:r>
      <w:r w:rsidR="00EC6412">
        <w:rPr>
          <w:rFonts w:ascii="Calibri" w:hAnsi="Calibri" w:cs="Calibri"/>
          <w:szCs w:val="24"/>
        </w:rPr>
        <w:t xml:space="preserve"> </w:t>
      </w:r>
    </w:p>
    <w:p w14:paraId="58B5E5F5" w14:textId="77777777" w:rsidR="00927D38" w:rsidRPr="000C75FA" w:rsidRDefault="00927D38" w:rsidP="000C75FA">
      <w:pPr>
        <w:spacing w:line="276" w:lineRule="auto"/>
        <w:rPr>
          <w:rFonts w:ascii="Calibri" w:hAnsi="Calibri" w:cs="Calibri"/>
          <w:szCs w:val="24"/>
        </w:rPr>
      </w:pPr>
    </w:p>
    <w:p w14:paraId="5543BCD2" w14:textId="4C5EF99E" w:rsidR="00927D38" w:rsidRPr="000C75FA" w:rsidRDefault="00927D38" w:rsidP="00F71FFF">
      <w:pPr>
        <w:pStyle w:val="ListParagraph"/>
        <w:numPr>
          <w:ilvl w:val="0"/>
          <w:numId w:val="4"/>
        </w:numPr>
        <w:spacing w:line="276" w:lineRule="auto"/>
        <w:rPr>
          <w:rFonts w:ascii="Calibri" w:hAnsi="Calibri" w:cs="Calibri"/>
          <w:szCs w:val="24"/>
        </w:rPr>
      </w:pPr>
      <w:r w:rsidRPr="00583FB9">
        <w:rPr>
          <w:b/>
          <w:bCs/>
        </w:rPr>
        <w:t>Psychological Shame</w:t>
      </w:r>
      <w:r w:rsidRPr="00D97B1D">
        <w:rPr>
          <w:rStyle w:val="Heading2Char"/>
          <w:b/>
          <w:bCs/>
          <w:color w:val="auto"/>
        </w:rPr>
        <w:t>:</w:t>
      </w:r>
      <w:r w:rsidRPr="00D97B1D">
        <w:rPr>
          <w:rFonts w:ascii="Calibri" w:hAnsi="Calibri" w:cs="Calibri"/>
          <w:szCs w:val="24"/>
        </w:rPr>
        <w:t xml:space="preserve"> </w:t>
      </w:r>
      <w:r w:rsidRPr="000C75FA">
        <w:rPr>
          <w:rFonts w:ascii="Calibri" w:hAnsi="Calibri" w:cs="Calibri"/>
          <w:szCs w:val="24"/>
        </w:rPr>
        <w:t>Integrated into Module 4: "Shame and Affects: Navigating Negative Emotions", this concept will help educators understand deep-seated feelings of inadequacy in students</w:t>
      </w:r>
      <w:r w:rsidR="00EC6412">
        <w:rPr>
          <w:rFonts w:ascii="Calibri" w:hAnsi="Calibri" w:cs="Calibri"/>
          <w:szCs w:val="24"/>
        </w:rPr>
        <w:t xml:space="preserve"> </w:t>
      </w:r>
      <w:r w:rsidR="00EC6412" w:rsidRPr="00EC6412">
        <w:rPr>
          <w:rFonts w:ascii="Calibri" w:hAnsi="Calibri" w:cs="Calibri"/>
          <w:szCs w:val="24"/>
          <w:highlight w:val="yellow"/>
        </w:rPr>
        <w:t>[add ref].</w:t>
      </w:r>
    </w:p>
    <w:p w14:paraId="22AFB5CF" w14:textId="77777777" w:rsidR="00927D38" w:rsidRPr="000C75FA" w:rsidRDefault="00927D38" w:rsidP="000C75FA">
      <w:pPr>
        <w:spacing w:line="276" w:lineRule="auto"/>
        <w:rPr>
          <w:rFonts w:ascii="Calibri" w:hAnsi="Calibri" w:cs="Calibri"/>
          <w:szCs w:val="24"/>
        </w:rPr>
      </w:pPr>
    </w:p>
    <w:p w14:paraId="49DE80CB" w14:textId="1E4E6C2F" w:rsidR="00927D38" w:rsidRPr="00EC6412" w:rsidRDefault="00927D38" w:rsidP="00F71FFF">
      <w:pPr>
        <w:pStyle w:val="ListParagraph"/>
        <w:numPr>
          <w:ilvl w:val="0"/>
          <w:numId w:val="4"/>
        </w:numPr>
        <w:spacing w:line="276" w:lineRule="auto"/>
        <w:rPr>
          <w:rFonts w:ascii="Calibri" w:hAnsi="Calibri" w:cs="Calibri"/>
          <w:szCs w:val="24"/>
          <w:highlight w:val="yellow"/>
        </w:rPr>
      </w:pPr>
      <w:r w:rsidRPr="00583FB9">
        <w:rPr>
          <w:b/>
          <w:bCs/>
        </w:rPr>
        <w:t>The Central Executive:</w:t>
      </w:r>
      <w:r w:rsidRPr="008023A3">
        <w:rPr>
          <w:rFonts w:ascii="Calibri" w:hAnsi="Calibri" w:cs="Calibri"/>
          <w:szCs w:val="24"/>
        </w:rPr>
        <w:t xml:space="preserve"> </w:t>
      </w:r>
      <w:r w:rsidRPr="000C75FA">
        <w:rPr>
          <w:rFonts w:ascii="Calibri" w:hAnsi="Calibri" w:cs="Calibri"/>
          <w:szCs w:val="24"/>
        </w:rPr>
        <w:t>This concept, key to understanding motivation and behaviour in children, will be included in Module 2: "Understanding Affects and Behaviour"</w:t>
      </w:r>
      <w:r w:rsidR="00EC6412">
        <w:rPr>
          <w:rFonts w:ascii="Calibri" w:hAnsi="Calibri" w:cs="Calibri"/>
          <w:szCs w:val="24"/>
        </w:rPr>
        <w:t xml:space="preserve"> </w:t>
      </w:r>
      <w:r w:rsidR="00EC6412" w:rsidRPr="00EC6412">
        <w:rPr>
          <w:rFonts w:ascii="Calibri" w:hAnsi="Calibri" w:cs="Calibri"/>
          <w:szCs w:val="24"/>
          <w:highlight w:val="yellow"/>
        </w:rPr>
        <w:t>[add ref]</w:t>
      </w:r>
      <w:r w:rsidRPr="00EC6412">
        <w:rPr>
          <w:rFonts w:ascii="Calibri" w:hAnsi="Calibri" w:cs="Calibri"/>
          <w:szCs w:val="24"/>
          <w:highlight w:val="yellow"/>
        </w:rPr>
        <w:t>.</w:t>
      </w:r>
    </w:p>
    <w:p w14:paraId="77FFC73B" w14:textId="77777777" w:rsidR="00927D38" w:rsidRPr="000C75FA" w:rsidRDefault="00927D38" w:rsidP="000C75FA">
      <w:pPr>
        <w:spacing w:line="276" w:lineRule="auto"/>
        <w:rPr>
          <w:rFonts w:ascii="Calibri" w:hAnsi="Calibri" w:cs="Calibri"/>
          <w:szCs w:val="24"/>
        </w:rPr>
      </w:pPr>
    </w:p>
    <w:p w14:paraId="2A8B1A52" w14:textId="3A8525DB" w:rsidR="00927D38" w:rsidRPr="000C75FA" w:rsidRDefault="00927D38" w:rsidP="00F71FFF">
      <w:pPr>
        <w:pStyle w:val="ListParagraph"/>
        <w:numPr>
          <w:ilvl w:val="0"/>
          <w:numId w:val="4"/>
        </w:numPr>
        <w:spacing w:line="276" w:lineRule="auto"/>
        <w:rPr>
          <w:rFonts w:ascii="Calibri" w:hAnsi="Calibri" w:cs="Calibri"/>
          <w:szCs w:val="24"/>
        </w:rPr>
      </w:pPr>
      <w:r w:rsidRPr="00583FB9">
        <w:rPr>
          <w:b/>
          <w:bCs/>
        </w:rPr>
        <w:t>Nathanson's Compass of Shame:</w:t>
      </w:r>
      <w:r w:rsidRPr="008023A3">
        <w:rPr>
          <w:rFonts w:ascii="Calibri" w:hAnsi="Calibri" w:cs="Calibri"/>
          <w:szCs w:val="24"/>
        </w:rPr>
        <w:t xml:space="preserve"> </w:t>
      </w:r>
      <w:r w:rsidRPr="000C75FA">
        <w:rPr>
          <w:rFonts w:ascii="Calibri" w:hAnsi="Calibri" w:cs="Calibri"/>
          <w:szCs w:val="24"/>
        </w:rPr>
        <w:t>Introduced in Module 4: "Shame and Affects: Navigating Negative Emotions", this model will help educators understand shame's impact on student behaviour</w:t>
      </w:r>
      <w:r w:rsidR="00EC6412">
        <w:rPr>
          <w:rFonts w:ascii="Calibri" w:hAnsi="Calibri" w:cs="Calibri"/>
          <w:szCs w:val="24"/>
        </w:rPr>
        <w:t xml:space="preserve"> </w:t>
      </w:r>
      <w:r w:rsidR="00EC6412" w:rsidRPr="00EC6412">
        <w:rPr>
          <w:rFonts w:ascii="Calibri" w:hAnsi="Calibri" w:cs="Calibri"/>
          <w:szCs w:val="24"/>
          <w:highlight w:val="yellow"/>
        </w:rPr>
        <w:t>[add ref]</w:t>
      </w:r>
      <w:r w:rsidRPr="00EC6412">
        <w:rPr>
          <w:rFonts w:ascii="Calibri" w:hAnsi="Calibri" w:cs="Calibri"/>
          <w:szCs w:val="24"/>
          <w:highlight w:val="yellow"/>
        </w:rPr>
        <w:t>.</w:t>
      </w:r>
    </w:p>
    <w:p w14:paraId="357D873E" w14:textId="77777777" w:rsidR="00927D38" w:rsidRPr="000C75FA" w:rsidRDefault="00927D38" w:rsidP="000C75FA">
      <w:pPr>
        <w:spacing w:line="276" w:lineRule="auto"/>
        <w:rPr>
          <w:rFonts w:ascii="Calibri" w:hAnsi="Calibri" w:cs="Calibri"/>
          <w:szCs w:val="24"/>
        </w:rPr>
      </w:pPr>
    </w:p>
    <w:p w14:paraId="2BBA2BFE" w14:textId="22186A8B" w:rsidR="00927D38" w:rsidRPr="000C75FA" w:rsidRDefault="00927D38" w:rsidP="00F71FFF">
      <w:pPr>
        <w:pStyle w:val="ListParagraph"/>
        <w:numPr>
          <w:ilvl w:val="0"/>
          <w:numId w:val="4"/>
        </w:numPr>
        <w:spacing w:line="276" w:lineRule="auto"/>
        <w:rPr>
          <w:rFonts w:ascii="Calibri" w:hAnsi="Calibri" w:cs="Calibri"/>
          <w:szCs w:val="24"/>
        </w:rPr>
      </w:pPr>
      <w:r w:rsidRPr="00583FB9">
        <w:rPr>
          <w:b/>
          <w:bCs/>
        </w:rPr>
        <w:t>The Role of Context and Biography in Presenting Behaviour:</w:t>
      </w:r>
      <w:r w:rsidRPr="008023A3">
        <w:rPr>
          <w:rFonts w:ascii="Calibri" w:hAnsi="Calibri" w:cs="Calibri"/>
          <w:szCs w:val="24"/>
        </w:rPr>
        <w:t xml:space="preserve"> </w:t>
      </w:r>
      <w:r w:rsidRPr="000C75FA">
        <w:rPr>
          <w:rFonts w:ascii="Calibri" w:hAnsi="Calibri" w:cs="Calibri"/>
          <w:szCs w:val="24"/>
        </w:rPr>
        <w:t>This perspective will be introduced in Module 3: "The Role of Context and Biography" to illustrate how children's out-of-school experiences can influence their in-school behaviour</w:t>
      </w:r>
      <w:r w:rsidR="00574210">
        <w:rPr>
          <w:rFonts w:ascii="Calibri" w:hAnsi="Calibri" w:cs="Calibri"/>
          <w:szCs w:val="24"/>
        </w:rPr>
        <w:t xml:space="preserve"> </w:t>
      </w:r>
      <w:r w:rsidR="00574210" w:rsidRPr="00574210">
        <w:rPr>
          <w:rFonts w:ascii="Calibri" w:hAnsi="Calibri" w:cs="Calibri"/>
          <w:szCs w:val="24"/>
          <w:highlight w:val="yellow"/>
        </w:rPr>
        <w:t>(George, (2014; Ighavongbe-Patrick, 2023).</w:t>
      </w:r>
      <w:r w:rsidR="00574210">
        <w:rPr>
          <w:rFonts w:ascii="Calibri" w:hAnsi="Calibri" w:cs="Calibri"/>
          <w:szCs w:val="24"/>
        </w:rPr>
        <w:t xml:space="preserve"> </w:t>
      </w:r>
    </w:p>
    <w:p w14:paraId="20367A47" w14:textId="77777777" w:rsidR="00927D38" w:rsidRDefault="00927D38" w:rsidP="000C75FA">
      <w:pPr>
        <w:spacing w:line="276" w:lineRule="auto"/>
        <w:rPr>
          <w:rFonts w:ascii="Calibri" w:hAnsi="Calibri" w:cs="Calibri"/>
          <w:szCs w:val="24"/>
        </w:rPr>
      </w:pPr>
    </w:p>
    <w:p w14:paraId="6D250E91" w14:textId="366E707F" w:rsidR="0080080B" w:rsidRPr="000C75FA" w:rsidRDefault="00FB49FD" w:rsidP="0080080B">
      <w:pPr>
        <w:spacing w:line="276" w:lineRule="auto"/>
        <w:rPr>
          <w:rFonts w:ascii="Calibri" w:hAnsi="Calibri" w:cs="Calibri"/>
          <w:szCs w:val="24"/>
        </w:rPr>
      </w:pPr>
      <w:r>
        <w:rPr>
          <w:rFonts w:ascii="Calibri" w:hAnsi="Calibri" w:cs="Calibri"/>
          <w:szCs w:val="24"/>
        </w:rPr>
        <w:t xml:space="preserve">In addition to reference to key psychological theories and concepts, the training will utilise practical examples to help bring the information provided in such theories into </w:t>
      </w:r>
      <w:r w:rsidR="005C23F7">
        <w:rPr>
          <w:rFonts w:ascii="Calibri" w:hAnsi="Calibri" w:cs="Calibri"/>
          <w:szCs w:val="24"/>
        </w:rPr>
        <w:t xml:space="preserve">the ‘real world’ setting in which educational professionals work. </w:t>
      </w:r>
      <w:r w:rsidR="0080080B" w:rsidRPr="000C75FA">
        <w:rPr>
          <w:rFonts w:ascii="Calibri" w:hAnsi="Calibri" w:cs="Calibri"/>
          <w:szCs w:val="24"/>
        </w:rPr>
        <w:t>These vignettes will illustrate the application of the theories and principles we explore.</w:t>
      </w:r>
    </w:p>
    <w:p w14:paraId="2FBBAA82" w14:textId="41ACBA2D" w:rsidR="00FB49FD" w:rsidRDefault="00FB49FD" w:rsidP="000C75FA">
      <w:pPr>
        <w:spacing w:line="276" w:lineRule="auto"/>
        <w:rPr>
          <w:rFonts w:ascii="Calibri" w:hAnsi="Calibri" w:cs="Calibri"/>
          <w:szCs w:val="24"/>
        </w:rPr>
      </w:pPr>
    </w:p>
    <w:p w14:paraId="03B38F9D" w14:textId="77777777" w:rsidR="00FB49FD" w:rsidRDefault="00FB49FD" w:rsidP="000C75FA">
      <w:pPr>
        <w:spacing w:line="276" w:lineRule="auto"/>
        <w:rPr>
          <w:rFonts w:ascii="Calibri" w:hAnsi="Calibri" w:cs="Calibri"/>
          <w:szCs w:val="24"/>
        </w:rPr>
      </w:pPr>
    </w:p>
    <w:p w14:paraId="00BDC9C3" w14:textId="466A618C" w:rsidR="00FB49FD" w:rsidRDefault="00FB49FD" w:rsidP="000C75FA">
      <w:pPr>
        <w:spacing w:line="276" w:lineRule="auto"/>
        <w:rPr>
          <w:rFonts w:ascii="Calibri" w:hAnsi="Calibri" w:cs="Calibri"/>
          <w:szCs w:val="24"/>
        </w:rPr>
      </w:pPr>
      <w:r w:rsidRPr="000C75FA">
        <w:rPr>
          <w:rFonts w:ascii="Calibri" w:hAnsi="Calibri" w:cs="Calibri"/>
          <w:szCs w:val="24"/>
        </w:rPr>
        <w:t>For instance, consider a hypothetical student, "James." James is a 12-year-old boy with sensory processing difficulties and a history of aggressive behaviour. Traditional approaches might label James as 'trouble' and resort to punitive measures. However, using the lens of affective psychology, we might see that James' behaviour is not simply 'bad', but an expression of his struggle with sensory overload - a coping mechanism for his distress.</w:t>
      </w:r>
    </w:p>
    <w:p w14:paraId="4C2E311E" w14:textId="05AC6AA6" w:rsidR="00927D38" w:rsidRPr="00390C76" w:rsidRDefault="00927D38" w:rsidP="00390C76">
      <w:pPr>
        <w:rPr>
          <w:b/>
          <w:bCs/>
          <w:i/>
          <w:iCs/>
        </w:rPr>
      </w:pPr>
      <w:r w:rsidRPr="00390C76">
        <w:rPr>
          <w:b/>
          <w:bCs/>
          <w:i/>
          <w:iCs/>
        </w:rPr>
        <w:lastRenderedPageBreak/>
        <w:t>Training Structure and Resources</w:t>
      </w:r>
    </w:p>
    <w:p w14:paraId="231F3147" w14:textId="77777777" w:rsidR="00927D38" w:rsidRPr="000C75FA" w:rsidRDefault="00927D38" w:rsidP="000C75FA">
      <w:pPr>
        <w:spacing w:line="276" w:lineRule="auto"/>
        <w:rPr>
          <w:rFonts w:ascii="Calibri" w:hAnsi="Calibri" w:cs="Calibri"/>
          <w:szCs w:val="24"/>
        </w:rPr>
      </w:pPr>
    </w:p>
    <w:p w14:paraId="1223DEE2" w14:textId="68547BD5" w:rsidR="00927779" w:rsidRPr="00927779" w:rsidRDefault="00927779" w:rsidP="00927779">
      <w:pPr>
        <w:spacing w:line="276" w:lineRule="auto"/>
        <w:rPr>
          <w:rFonts w:ascii="Calibri" w:hAnsi="Calibri" w:cs="Calibri"/>
          <w:szCs w:val="24"/>
        </w:rPr>
      </w:pPr>
      <w:r w:rsidRPr="00927779">
        <w:rPr>
          <w:rFonts w:ascii="Calibri" w:hAnsi="Calibri" w:cs="Calibri"/>
          <w:szCs w:val="24"/>
        </w:rPr>
        <w:t xml:space="preserve">Our comprehensive training spans seven days and is divided into 13 modules, delivered in a gradual, interconnected manner to foster understanding and skill development. It is designed to stimulate collaboration, encourage active </w:t>
      </w:r>
      <w:r w:rsidR="004C0744" w:rsidRPr="00927779">
        <w:rPr>
          <w:rFonts w:ascii="Calibri" w:hAnsi="Calibri" w:cs="Calibri"/>
          <w:szCs w:val="24"/>
        </w:rPr>
        <w:t>participation,</w:t>
      </w:r>
      <w:r w:rsidRPr="00927779">
        <w:rPr>
          <w:rFonts w:ascii="Calibri" w:hAnsi="Calibri" w:cs="Calibri"/>
          <w:szCs w:val="24"/>
        </w:rPr>
        <w:t xml:space="preserve"> and ensure progression.</w:t>
      </w:r>
    </w:p>
    <w:p w14:paraId="052A484A" w14:textId="77777777" w:rsidR="00927779" w:rsidRPr="00927779" w:rsidRDefault="00927779" w:rsidP="00927779">
      <w:pPr>
        <w:spacing w:line="276" w:lineRule="auto"/>
        <w:rPr>
          <w:rFonts w:ascii="Calibri" w:hAnsi="Calibri" w:cs="Calibri"/>
          <w:szCs w:val="24"/>
        </w:rPr>
      </w:pPr>
    </w:p>
    <w:p w14:paraId="4223FD99" w14:textId="77777777" w:rsidR="00927779" w:rsidRPr="00927779" w:rsidRDefault="00927779" w:rsidP="00927779">
      <w:pPr>
        <w:pStyle w:val="ListParagraph"/>
        <w:numPr>
          <w:ilvl w:val="0"/>
          <w:numId w:val="60"/>
        </w:numPr>
        <w:spacing w:line="276" w:lineRule="auto"/>
        <w:rPr>
          <w:rFonts w:ascii="Calibri" w:hAnsi="Calibri" w:cs="Calibri"/>
          <w:szCs w:val="24"/>
        </w:rPr>
      </w:pPr>
      <w:r w:rsidRPr="00927779">
        <w:rPr>
          <w:rFonts w:ascii="Calibri" w:hAnsi="Calibri" w:cs="Calibri"/>
          <w:szCs w:val="24"/>
        </w:rPr>
        <w:t>Day 1: Introduction to the UNCRC (Module 1) &amp; Recognising and Addressing Affective Barriers (Module 2)</w:t>
      </w:r>
    </w:p>
    <w:p w14:paraId="79C4B1B1" w14:textId="77777777" w:rsidR="00927779" w:rsidRPr="00927779" w:rsidRDefault="00927779" w:rsidP="00927779">
      <w:pPr>
        <w:pStyle w:val="ListParagraph"/>
        <w:numPr>
          <w:ilvl w:val="0"/>
          <w:numId w:val="60"/>
        </w:numPr>
        <w:spacing w:line="276" w:lineRule="auto"/>
        <w:rPr>
          <w:rFonts w:ascii="Calibri" w:hAnsi="Calibri" w:cs="Calibri"/>
          <w:szCs w:val="24"/>
        </w:rPr>
      </w:pPr>
      <w:r w:rsidRPr="00927779">
        <w:rPr>
          <w:rFonts w:ascii="Calibri" w:hAnsi="Calibri" w:cs="Calibri"/>
          <w:szCs w:val="24"/>
        </w:rPr>
        <w:t>Day 2: Promoting Emotional Well-being (Module 3) &amp; Implementing Humanistic and Affective Approaches (Module 4)</w:t>
      </w:r>
    </w:p>
    <w:p w14:paraId="09E1CEB6" w14:textId="77777777" w:rsidR="00927779" w:rsidRPr="00927779" w:rsidRDefault="00927779" w:rsidP="00927779">
      <w:pPr>
        <w:pStyle w:val="ListParagraph"/>
        <w:numPr>
          <w:ilvl w:val="0"/>
          <w:numId w:val="60"/>
        </w:numPr>
        <w:spacing w:line="276" w:lineRule="auto"/>
        <w:rPr>
          <w:rFonts w:ascii="Calibri" w:hAnsi="Calibri" w:cs="Calibri"/>
          <w:szCs w:val="24"/>
        </w:rPr>
      </w:pPr>
      <w:r w:rsidRPr="00927779">
        <w:rPr>
          <w:rFonts w:ascii="Calibri" w:hAnsi="Calibri" w:cs="Calibri"/>
          <w:szCs w:val="24"/>
        </w:rPr>
        <w:t>Day 3: Understanding and Using Tomkins' Affect Script (Module 5) &amp; Applying Nathanson's Compass of Shame (Module 6)</w:t>
      </w:r>
    </w:p>
    <w:p w14:paraId="36C3D5E3" w14:textId="77777777" w:rsidR="00927779" w:rsidRPr="00927779" w:rsidRDefault="00927779" w:rsidP="00927779">
      <w:pPr>
        <w:pStyle w:val="ListParagraph"/>
        <w:numPr>
          <w:ilvl w:val="0"/>
          <w:numId w:val="60"/>
        </w:numPr>
        <w:spacing w:line="276" w:lineRule="auto"/>
        <w:rPr>
          <w:rFonts w:ascii="Calibri" w:hAnsi="Calibri" w:cs="Calibri"/>
          <w:szCs w:val="24"/>
        </w:rPr>
      </w:pPr>
      <w:r w:rsidRPr="00927779">
        <w:rPr>
          <w:rFonts w:ascii="Calibri" w:hAnsi="Calibri" w:cs="Calibri"/>
          <w:szCs w:val="24"/>
        </w:rPr>
        <w:t>Day 4: Creating Safe Spaces for Vulnerability (Module 7) &amp; Enhancing Communication and Empathy (Module 8)</w:t>
      </w:r>
    </w:p>
    <w:p w14:paraId="11F14108" w14:textId="77777777" w:rsidR="00927779" w:rsidRPr="00927779" w:rsidRDefault="00927779" w:rsidP="00927779">
      <w:pPr>
        <w:pStyle w:val="ListParagraph"/>
        <w:numPr>
          <w:ilvl w:val="0"/>
          <w:numId w:val="60"/>
        </w:numPr>
        <w:spacing w:line="276" w:lineRule="auto"/>
        <w:rPr>
          <w:rFonts w:ascii="Calibri" w:hAnsi="Calibri" w:cs="Calibri"/>
          <w:szCs w:val="24"/>
        </w:rPr>
      </w:pPr>
      <w:r w:rsidRPr="00927779">
        <w:rPr>
          <w:rFonts w:ascii="Calibri" w:hAnsi="Calibri" w:cs="Calibri"/>
          <w:szCs w:val="24"/>
        </w:rPr>
        <w:t>Day 5: Tailoring Approaches for Neurodiverse Students (Module 9) &amp; Fostering Effective Home-School Communication (Module 10)</w:t>
      </w:r>
    </w:p>
    <w:p w14:paraId="6F588208" w14:textId="77777777" w:rsidR="00927779" w:rsidRPr="00927779" w:rsidRDefault="00927779" w:rsidP="00927779">
      <w:pPr>
        <w:pStyle w:val="ListParagraph"/>
        <w:numPr>
          <w:ilvl w:val="0"/>
          <w:numId w:val="60"/>
        </w:numPr>
        <w:spacing w:line="276" w:lineRule="auto"/>
        <w:rPr>
          <w:rFonts w:ascii="Calibri" w:hAnsi="Calibri" w:cs="Calibri"/>
          <w:szCs w:val="24"/>
        </w:rPr>
      </w:pPr>
      <w:r w:rsidRPr="00927779">
        <w:rPr>
          <w:rFonts w:ascii="Calibri" w:hAnsi="Calibri" w:cs="Calibri"/>
          <w:szCs w:val="24"/>
        </w:rPr>
        <w:t>Day 6: Prioritising Early Intervention and Support (Module 11) &amp; Building Flexibility into Curriculum and Instruction (Module 12)</w:t>
      </w:r>
    </w:p>
    <w:p w14:paraId="31815A9A" w14:textId="77777777" w:rsidR="00927779" w:rsidRPr="00927779" w:rsidRDefault="00927779" w:rsidP="00927779">
      <w:pPr>
        <w:pStyle w:val="ListParagraph"/>
        <w:numPr>
          <w:ilvl w:val="0"/>
          <w:numId w:val="60"/>
        </w:numPr>
        <w:spacing w:line="276" w:lineRule="auto"/>
        <w:rPr>
          <w:rFonts w:ascii="Calibri" w:hAnsi="Calibri" w:cs="Calibri"/>
          <w:szCs w:val="24"/>
        </w:rPr>
      </w:pPr>
      <w:r w:rsidRPr="00927779">
        <w:rPr>
          <w:rFonts w:ascii="Calibri" w:hAnsi="Calibri" w:cs="Calibri"/>
          <w:szCs w:val="24"/>
        </w:rPr>
        <w:t>Day 7: Final Wrap-up and Reflective Practices (Module 13)</w:t>
      </w:r>
    </w:p>
    <w:p w14:paraId="515AC09E" w14:textId="77777777" w:rsidR="00927779" w:rsidRDefault="00927779" w:rsidP="00927779">
      <w:pPr>
        <w:spacing w:line="276" w:lineRule="auto"/>
        <w:rPr>
          <w:rFonts w:ascii="Calibri" w:hAnsi="Calibri" w:cs="Calibri"/>
          <w:szCs w:val="24"/>
        </w:rPr>
      </w:pPr>
    </w:p>
    <w:p w14:paraId="4A7D9CC9" w14:textId="1FA67ECA" w:rsidR="00927779" w:rsidRPr="00927779" w:rsidRDefault="00927779" w:rsidP="00927779">
      <w:pPr>
        <w:spacing w:line="276" w:lineRule="auto"/>
        <w:rPr>
          <w:rFonts w:ascii="Calibri" w:hAnsi="Calibri" w:cs="Calibri"/>
          <w:szCs w:val="24"/>
        </w:rPr>
      </w:pPr>
      <w:r w:rsidRPr="00927779">
        <w:rPr>
          <w:rFonts w:ascii="Calibri" w:hAnsi="Calibri" w:cs="Calibri"/>
          <w:szCs w:val="24"/>
        </w:rPr>
        <w:t>The pilot phase is an essential component of our programme. It involves educators from Early Years, Primary, and Secondary schools and aims to provide critical feedback to refine the programme before full implementation. This not only aids us in identifying potential improvements but also offers a realistic estimate of the necessary resources, ensuring cost-effectiveness.</w:t>
      </w:r>
    </w:p>
    <w:p w14:paraId="4FF4B8DD" w14:textId="77777777" w:rsidR="00927779" w:rsidRPr="00927779" w:rsidRDefault="00927779" w:rsidP="00927779">
      <w:pPr>
        <w:spacing w:line="276" w:lineRule="auto"/>
        <w:rPr>
          <w:rFonts w:ascii="Calibri" w:hAnsi="Calibri" w:cs="Calibri"/>
          <w:szCs w:val="24"/>
        </w:rPr>
      </w:pPr>
    </w:p>
    <w:p w14:paraId="1D9B558C" w14:textId="7A64DB0F" w:rsidR="0080080B" w:rsidRDefault="00927779" w:rsidP="00927779">
      <w:pPr>
        <w:spacing w:line="276" w:lineRule="auto"/>
        <w:rPr>
          <w:rFonts w:ascii="Calibri" w:hAnsi="Calibri" w:cs="Calibri"/>
          <w:szCs w:val="24"/>
        </w:rPr>
      </w:pPr>
      <w:r w:rsidRPr="00927779">
        <w:rPr>
          <w:rFonts w:ascii="Calibri" w:hAnsi="Calibri" w:cs="Calibri"/>
          <w:szCs w:val="24"/>
        </w:rPr>
        <w:t>The whole-school training is an immersive experience combining theoretical understanding and practical application. It comes with a self-assessment tool to facilitate ongoing evaluation and improvement in line with UNCRC's principles.</w:t>
      </w:r>
    </w:p>
    <w:p w14:paraId="6C810001" w14:textId="77777777" w:rsidR="004C0744" w:rsidRDefault="004C0744" w:rsidP="00927779">
      <w:pPr>
        <w:spacing w:line="276" w:lineRule="auto"/>
        <w:rPr>
          <w:rFonts w:ascii="Calibri" w:hAnsi="Calibri" w:cs="Calibri"/>
          <w:szCs w:val="24"/>
        </w:rPr>
      </w:pPr>
    </w:p>
    <w:p w14:paraId="3308CDEB" w14:textId="77777777" w:rsidR="008816BA" w:rsidRDefault="0080080B" w:rsidP="008816BA">
      <w:pPr>
        <w:spacing w:line="276" w:lineRule="auto"/>
        <w:rPr>
          <w:rFonts w:ascii="Calibri" w:hAnsi="Calibri" w:cs="Calibri"/>
          <w:szCs w:val="24"/>
        </w:rPr>
      </w:pPr>
      <w:r w:rsidRPr="000C75FA">
        <w:rPr>
          <w:rFonts w:ascii="Calibri" w:hAnsi="Calibri" w:cs="Calibri"/>
          <w:szCs w:val="24"/>
        </w:rPr>
        <w:t>Our training materials will be comprehensive, including PowerPoint presentations, interactive workshops, self-assessment tools, case-based discussions, a training handbook, and potentially an online learning platform. These resources aim to foster a deep understanding of the theories and principles we teach and their practical application in the school environment.</w:t>
      </w:r>
    </w:p>
    <w:p w14:paraId="13D333B8" w14:textId="77777777" w:rsidR="00927D38" w:rsidRPr="000C75FA" w:rsidRDefault="00927D38" w:rsidP="000C75FA">
      <w:pPr>
        <w:spacing w:line="276" w:lineRule="auto"/>
        <w:rPr>
          <w:rFonts w:ascii="Calibri" w:hAnsi="Calibri" w:cs="Calibri"/>
          <w:szCs w:val="24"/>
        </w:rPr>
      </w:pPr>
    </w:p>
    <w:p w14:paraId="2873E0F4" w14:textId="092DBE5F" w:rsidR="00927D38" w:rsidRPr="0080080B" w:rsidRDefault="00927D38" w:rsidP="0080080B">
      <w:pPr>
        <w:rPr>
          <w:b/>
          <w:bCs/>
          <w:i/>
          <w:iCs/>
        </w:rPr>
      </w:pPr>
      <w:r w:rsidRPr="0080080B">
        <w:rPr>
          <w:b/>
          <w:bCs/>
          <w:i/>
          <w:iCs/>
        </w:rPr>
        <w:t>Conclusion</w:t>
      </w:r>
    </w:p>
    <w:p w14:paraId="0089B295" w14:textId="77777777" w:rsidR="00927D38" w:rsidRPr="000C75FA" w:rsidRDefault="00927D38" w:rsidP="000C75FA">
      <w:pPr>
        <w:spacing w:line="276" w:lineRule="auto"/>
        <w:rPr>
          <w:rFonts w:ascii="Calibri" w:hAnsi="Calibri" w:cs="Calibri"/>
          <w:szCs w:val="24"/>
        </w:rPr>
      </w:pPr>
    </w:p>
    <w:p w14:paraId="29A087E0" w14:textId="6DFE7B0E" w:rsidR="00AA2386" w:rsidRDefault="00927D38" w:rsidP="000C75FA">
      <w:pPr>
        <w:spacing w:line="276" w:lineRule="auto"/>
        <w:rPr>
          <w:rFonts w:ascii="Calibri" w:hAnsi="Calibri" w:cs="Calibri"/>
          <w:szCs w:val="24"/>
        </w:rPr>
        <w:sectPr w:rsidR="00AA2386" w:rsidSect="007E3EF4">
          <w:footerReference w:type="default" r:id="rId10"/>
          <w:pgSz w:w="11906" w:h="16838"/>
          <w:pgMar w:top="1440" w:right="1440" w:bottom="1440" w:left="1440" w:header="708" w:footer="708" w:gutter="0"/>
          <w:cols w:space="708"/>
          <w:docGrid w:linePitch="360"/>
        </w:sectPr>
      </w:pPr>
      <w:r w:rsidRPr="000C75FA">
        <w:rPr>
          <w:rFonts w:ascii="Calibri" w:hAnsi="Calibri" w:cs="Calibri"/>
          <w:szCs w:val="24"/>
        </w:rPr>
        <w:t>Our proposed</w:t>
      </w:r>
      <w:r w:rsidR="009621BD">
        <w:rPr>
          <w:rFonts w:ascii="Calibri" w:hAnsi="Calibri" w:cs="Calibri"/>
          <w:szCs w:val="24"/>
        </w:rPr>
        <w:t xml:space="preserve"> 7 </w:t>
      </w:r>
      <w:r w:rsidR="00126774">
        <w:rPr>
          <w:rFonts w:ascii="Calibri" w:hAnsi="Calibri" w:cs="Calibri"/>
          <w:szCs w:val="24"/>
        </w:rPr>
        <w:t>days</w:t>
      </w:r>
      <w:r w:rsidRPr="000C75FA">
        <w:rPr>
          <w:rFonts w:ascii="Calibri" w:hAnsi="Calibri" w:cs="Calibri"/>
          <w:szCs w:val="24"/>
        </w:rPr>
        <w:t xml:space="preserve"> </w:t>
      </w:r>
      <w:r w:rsidR="00FC426D">
        <w:rPr>
          <w:rFonts w:ascii="Calibri" w:hAnsi="Calibri" w:cs="Calibri"/>
          <w:szCs w:val="24"/>
        </w:rPr>
        <w:t>whole</w:t>
      </w:r>
      <w:r w:rsidRPr="000C75FA">
        <w:rPr>
          <w:rFonts w:ascii="Calibri" w:hAnsi="Calibri" w:cs="Calibri"/>
          <w:szCs w:val="24"/>
        </w:rPr>
        <w:t xml:space="preserve">-school training offers a transformative approach to addressing the escalating SEMH needs in our schools. By equipping educators with the understanding </w:t>
      </w:r>
      <w:r w:rsidRPr="000C75FA">
        <w:rPr>
          <w:rFonts w:ascii="Calibri" w:hAnsi="Calibri" w:cs="Calibri"/>
          <w:szCs w:val="24"/>
        </w:rPr>
        <w:lastRenderedPageBreak/>
        <w:t>and tools to navigate the emotional landscapes of their students, we can foster an education system that is empathetic, supportive, and truly child centred.</w:t>
      </w:r>
    </w:p>
    <w:p w14:paraId="0E1DDF13" w14:textId="77777777" w:rsidR="00CD400A" w:rsidRPr="00CD400A" w:rsidRDefault="00CD400A" w:rsidP="00CD400A">
      <w:pPr>
        <w:jc w:val="center"/>
        <w:rPr>
          <w:b/>
          <w:bCs/>
          <w:sz w:val="32"/>
          <w:szCs w:val="28"/>
        </w:rPr>
      </w:pPr>
      <w:r w:rsidRPr="00CD400A">
        <w:rPr>
          <w:b/>
          <w:bCs/>
          <w:sz w:val="32"/>
          <w:szCs w:val="28"/>
        </w:rPr>
        <w:lastRenderedPageBreak/>
        <w:t>Training Proposal</w:t>
      </w:r>
    </w:p>
    <w:p w14:paraId="40980552" w14:textId="77777777" w:rsidR="00CD400A" w:rsidRDefault="00CD400A" w:rsidP="00CD400A">
      <w:pPr>
        <w:jc w:val="center"/>
        <w:rPr>
          <w:b/>
          <w:bCs/>
        </w:rPr>
      </w:pPr>
    </w:p>
    <w:p w14:paraId="7D9CD370" w14:textId="55D515D5" w:rsidR="00945DBC" w:rsidRPr="00BE08DF" w:rsidRDefault="00945DBC" w:rsidP="00CD400A">
      <w:pPr>
        <w:jc w:val="center"/>
        <w:rPr>
          <w:b/>
          <w:bCs/>
          <w:sz w:val="28"/>
          <w:szCs w:val="24"/>
        </w:rPr>
      </w:pPr>
      <w:r w:rsidRPr="00BE08DF">
        <w:rPr>
          <w:b/>
          <w:bCs/>
          <w:sz w:val="28"/>
          <w:szCs w:val="24"/>
        </w:rPr>
        <w:t xml:space="preserve">Empowering Education: An Inclusive Pedagogy for Modern Challenges - A </w:t>
      </w:r>
      <w:r w:rsidR="00FC426D">
        <w:rPr>
          <w:b/>
          <w:bCs/>
          <w:sz w:val="28"/>
          <w:szCs w:val="24"/>
        </w:rPr>
        <w:t>Whole</w:t>
      </w:r>
      <w:r w:rsidRPr="00BE08DF">
        <w:rPr>
          <w:b/>
          <w:bCs/>
          <w:sz w:val="28"/>
          <w:szCs w:val="24"/>
        </w:rPr>
        <w:t>-School Training Initiative with a Focus on the Most Disadvantaged Demographic</w:t>
      </w:r>
    </w:p>
    <w:p w14:paraId="04685EF6" w14:textId="77777777" w:rsidR="00945DBC" w:rsidRPr="000C75FA" w:rsidRDefault="00945DBC" w:rsidP="000C75FA">
      <w:pPr>
        <w:spacing w:line="276" w:lineRule="auto"/>
        <w:rPr>
          <w:rFonts w:ascii="Calibri" w:hAnsi="Calibri" w:cs="Calibri"/>
          <w:szCs w:val="24"/>
        </w:rPr>
      </w:pPr>
    </w:p>
    <w:p w14:paraId="5572A80B" w14:textId="77777777" w:rsidR="00BE08DF" w:rsidRDefault="00BE08DF" w:rsidP="000C75FA">
      <w:pPr>
        <w:spacing w:line="276" w:lineRule="auto"/>
        <w:rPr>
          <w:rFonts w:ascii="Calibri" w:hAnsi="Calibri" w:cs="Calibri"/>
          <w:b/>
          <w:bCs/>
          <w:szCs w:val="24"/>
        </w:rPr>
      </w:pPr>
    </w:p>
    <w:p w14:paraId="330FACCE" w14:textId="5E120346" w:rsidR="00945DBC" w:rsidRDefault="00945DBC" w:rsidP="000C75FA">
      <w:pPr>
        <w:spacing w:line="276" w:lineRule="auto"/>
        <w:rPr>
          <w:rFonts w:ascii="Calibri" w:hAnsi="Calibri" w:cs="Calibri"/>
          <w:szCs w:val="24"/>
        </w:rPr>
      </w:pPr>
      <w:r w:rsidRPr="000C75FA">
        <w:rPr>
          <w:rFonts w:ascii="Calibri" w:hAnsi="Calibri" w:cs="Calibri"/>
          <w:b/>
          <w:bCs/>
          <w:szCs w:val="24"/>
        </w:rPr>
        <w:t>Authors:</w:t>
      </w:r>
      <w:r w:rsidRPr="000C75FA">
        <w:rPr>
          <w:rFonts w:ascii="Calibri" w:hAnsi="Calibri" w:cs="Calibri"/>
          <w:szCs w:val="24"/>
        </w:rPr>
        <w:t xml:space="preserve"> Dr Scott Ighavongbe-Patrick</w:t>
      </w:r>
      <w:r w:rsidR="00561888">
        <w:rPr>
          <w:rFonts w:ascii="Calibri" w:hAnsi="Calibri" w:cs="Calibri"/>
          <w:szCs w:val="24"/>
        </w:rPr>
        <w:t xml:space="preserve"> </w:t>
      </w:r>
      <w:r w:rsidR="00EC6412">
        <w:rPr>
          <w:rFonts w:ascii="Calibri" w:hAnsi="Calibri" w:cs="Calibri"/>
          <w:szCs w:val="24"/>
        </w:rPr>
        <w:t>(Educational Psychologist)</w:t>
      </w:r>
    </w:p>
    <w:p w14:paraId="00CDFEA4" w14:textId="63515074" w:rsidR="00EC6412" w:rsidRPr="000C75FA" w:rsidRDefault="00EC6412" w:rsidP="000C75FA">
      <w:pPr>
        <w:spacing w:line="276" w:lineRule="auto"/>
        <w:rPr>
          <w:rFonts w:ascii="Calibri" w:hAnsi="Calibri" w:cs="Calibri"/>
          <w:szCs w:val="24"/>
        </w:rPr>
      </w:pPr>
      <w:r w:rsidRPr="00EC6412">
        <w:rPr>
          <w:rFonts w:ascii="Calibri" w:hAnsi="Calibri" w:cs="Calibri"/>
          <w:b/>
          <w:bCs/>
          <w:szCs w:val="24"/>
        </w:rPr>
        <w:t>Co</w:t>
      </w:r>
      <w:r w:rsidR="004F51E6">
        <w:rPr>
          <w:rFonts w:ascii="Calibri" w:hAnsi="Calibri" w:cs="Calibri"/>
          <w:b/>
          <w:bCs/>
          <w:szCs w:val="24"/>
        </w:rPr>
        <w:t>ntributors</w:t>
      </w:r>
      <w:r w:rsidRPr="00EC6412">
        <w:rPr>
          <w:rFonts w:ascii="Calibri" w:hAnsi="Calibri" w:cs="Calibri"/>
          <w:b/>
          <w:bCs/>
          <w:szCs w:val="24"/>
        </w:rPr>
        <w:t>:</w:t>
      </w:r>
      <w:r>
        <w:rPr>
          <w:rFonts w:ascii="Calibri" w:hAnsi="Calibri" w:cs="Calibri"/>
          <w:szCs w:val="24"/>
        </w:rPr>
        <w:t xml:space="preserve"> </w:t>
      </w:r>
      <w:r w:rsidR="004F51E6">
        <w:rPr>
          <w:rFonts w:ascii="Calibri" w:hAnsi="Calibri" w:cs="Calibri"/>
          <w:szCs w:val="24"/>
        </w:rPr>
        <w:t xml:space="preserve">Abigail Hills (Trainee Educational Psychologist); </w:t>
      </w:r>
      <w:r w:rsidRPr="00EC6412">
        <w:rPr>
          <w:rFonts w:ascii="Calibri" w:hAnsi="Calibri" w:cs="Calibri"/>
          <w:szCs w:val="24"/>
        </w:rPr>
        <w:t>Hayley Baverstock</w:t>
      </w:r>
      <w:r>
        <w:rPr>
          <w:rFonts w:ascii="Calibri" w:hAnsi="Calibri" w:cs="Calibri"/>
          <w:szCs w:val="24"/>
        </w:rPr>
        <w:t xml:space="preserve"> (…</w:t>
      </w:r>
      <w:proofErr w:type="gramStart"/>
      <w:r>
        <w:rPr>
          <w:rFonts w:ascii="Calibri" w:hAnsi="Calibri" w:cs="Calibri"/>
          <w:szCs w:val="24"/>
        </w:rPr>
        <w:t>)</w:t>
      </w:r>
      <w:r w:rsidR="004F51E6">
        <w:rPr>
          <w:rFonts w:ascii="Calibri" w:hAnsi="Calibri" w:cs="Calibri"/>
          <w:szCs w:val="24"/>
        </w:rPr>
        <w:t>;</w:t>
      </w:r>
      <w:proofErr w:type="gramEnd"/>
    </w:p>
    <w:p w14:paraId="7B651F78" w14:textId="0C1F7DAA" w:rsidR="00945DBC" w:rsidRPr="000C75FA" w:rsidRDefault="00EC6412" w:rsidP="000C75FA">
      <w:pPr>
        <w:spacing w:line="276" w:lineRule="auto"/>
        <w:rPr>
          <w:rFonts w:ascii="Calibri" w:hAnsi="Calibri" w:cs="Calibri"/>
          <w:szCs w:val="24"/>
        </w:rPr>
      </w:pPr>
      <w:r w:rsidRPr="00EC6412">
        <w:rPr>
          <w:rFonts w:ascii="Calibri" w:hAnsi="Calibri" w:cs="Calibri"/>
          <w:b/>
          <w:bCs/>
          <w:szCs w:val="24"/>
        </w:rPr>
        <w:t>Edit</w:t>
      </w:r>
      <w:r w:rsidR="004F51E6">
        <w:rPr>
          <w:rFonts w:ascii="Calibri" w:hAnsi="Calibri" w:cs="Calibri"/>
          <w:b/>
          <w:bCs/>
          <w:szCs w:val="24"/>
        </w:rPr>
        <w:t>ors</w:t>
      </w:r>
      <w:r w:rsidRPr="00EC6412">
        <w:rPr>
          <w:rFonts w:ascii="Calibri" w:hAnsi="Calibri" w:cs="Calibri"/>
          <w:b/>
          <w:bCs/>
          <w:szCs w:val="24"/>
        </w:rPr>
        <w:t>:</w:t>
      </w:r>
      <w:r>
        <w:rPr>
          <w:rFonts w:ascii="Calibri" w:hAnsi="Calibri" w:cs="Calibri"/>
          <w:szCs w:val="24"/>
        </w:rPr>
        <w:t xml:space="preserve"> Abigail </w:t>
      </w:r>
      <w:proofErr w:type="gramStart"/>
      <w:r>
        <w:rPr>
          <w:rFonts w:ascii="Calibri" w:hAnsi="Calibri" w:cs="Calibri"/>
          <w:szCs w:val="24"/>
        </w:rPr>
        <w:t>Hills</w:t>
      </w:r>
      <w:r w:rsidR="004C0744">
        <w:rPr>
          <w:rFonts w:ascii="Calibri" w:hAnsi="Calibri" w:cs="Calibri"/>
          <w:szCs w:val="24"/>
        </w:rPr>
        <w:t>;</w:t>
      </w:r>
      <w:proofErr w:type="gramEnd"/>
      <w:r>
        <w:rPr>
          <w:rFonts w:ascii="Calibri" w:hAnsi="Calibri" w:cs="Calibri"/>
          <w:szCs w:val="24"/>
        </w:rPr>
        <w:t xml:space="preserve"> </w:t>
      </w:r>
    </w:p>
    <w:p w14:paraId="43B46C9B" w14:textId="5C2B2A4C" w:rsidR="00254245" w:rsidRDefault="00945DBC" w:rsidP="00254245">
      <w:pPr>
        <w:spacing w:line="276" w:lineRule="auto"/>
        <w:rPr>
          <w:rFonts w:ascii="Calibri" w:hAnsi="Calibri" w:cs="Calibri"/>
          <w:szCs w:val="24"/>
        </w:rPr>
      </w:pPr>
      <w:r w:rsidRPr="000C75FA">
        <w:rPr>
          <w:rFonts w:ascii="Calibri" w:hAnsi="Calibri" w:cs="Calibri"/>
          <w:b/>
          <w:bCs/>
          <w:szCs w:val="24"/>
        </w:rPr>
        <w:t>Date:</w:t>
      </w:r>
      <w:r w:rsidRPr="000C75FA">
        <w:rPr>
          <w:rFonts w:ascii="Calibri" w:hAnsi="Calibri" w:cs="Calibri"/>
          <w:szCs w:val="24"/>
        </w:rPr>
        <w:t xml:space="preserve"> June 2023</w:t>
      </w:r>
    </w:p>
    <w:p w14:paraId="6469652D" w14:textId="77777777" w:rsidR="00BE08DF" w:rsidRDefault="00BE08DF" w:rsidP="00254245">
      <w:pPr>
        <w:spacing w:line="276" w:lineRule="auto"/>
        <w:rPr>
          <w:rFonts w:ascii="Calibri" w:hAnsi="Calibri" w:cs="Calibri"/>
          <w:szCs w:val="24"/>
        </w:rPr>
      </w:pPr>
    </w:p>
    <w:p w14:paraId="4E2B47C8" w14:textId="2ABE5305" w:rsidR="00CD2FE0" w:rsidRPr="009C65EA" w:rsidRDefault="00CD2FE0" w:rsidP="00BC4ACB">
      <w:pPr>
        <w:pStyle w:val="Heading1"/>
        <w:pBdr>
          <w:top w:val="single" w:sz="4" w:space="1" w:color="auto"/>
          <w:left w:val="single" w:sz="4" w:space="4" w:color="auto"/>
          <w:bottom w:val="single" w:sz="4" w:space="1" w:color="auto"/>
          <w:right w:val="single" w:sz="4" w:space="4" w:color="auto"/>
        </w:pBdr>
        <w:rPr>
          <w:b w:val="0"/>
          <w:bCs/>
          <w:i w:val="0"/>
          <w:iCs/>
        </w:rPr>
      </w:pPr>
      <w:bookmarkStart w:id="7" w:name="_Toc138316680"/>
      <w:r w:rsidRPr="009C65EA">
        <w:rPr>
          <w:bCs/>
          <w:i w:val="0"/>
          <w:iCs/>
        </w:rPr>
        <w:t>Aim</w:t>
      </w:r>
      <w:bookmarkEnd w:id="7"/>
    </w:p>
    <w:p w14:paraId="6D6D98FF" w14:textId="77777777" w:rsidR="00CD2FE0" w:rsidRPr="00CD2FE0" w:rsidRDefault="00CD2FE0" w:rsidP="00BC4ACB">
      <w:pPr>
        <w:pBdr>
          <w:top w:val="single" w:sz="4" w:space="1" w:color="auto"/>
          <w:left w:val="single" w:sz="4" w:space="4" w:color="auto"/>
          <w:bottom w:val="single" w:sz="4" w:space="1" w:color="auto"/>
          <w:right w:val="single" w:sz="4" w:space="4" w:color="auto"/>
        </w:pBdr>
        <w:spacing w:line="276" w:lineRule="auto"/>
        <w:jc w:val="both"/>
        <w:rPr>
          <w:rFonts w:ascii="Calibri" w:hAnsi="Calibri" w:cs="Calibri"/>
          <w:szCs w:val="24"/>
        </w:rPr>
      </w:pPr>
    </w:p>
    <w:p w14:paraId="65F179F5" w14:textId="77777777" w:rsidR="007049DE" w:rsidRPr="007049DE" w:rsidRDefault="007049DE" w:rsidP="007049DE">
      <w:pPr>
        <w:pBdr>
          <w:top w:val="single" w:sz="4" w:space="1" w:color="auto"/>
          <w:left w:val="single" w:sz="4" w:space="4" w:color="auto"/>
          <w:bottom w:val="single" w:sz="4" w:space="1" w:color="auto"/>
          <w:right w:val="single" w:sz="4" w:space="4" w:color="auto"/>
        </w:pBdr>
        <w:spacing w:line="276" w:lineRule="auto"/>
        <w:jc w:val="both"/>
        <w:rPr>
          <w:rFonts w:ascii="Calibri" w:hAnsi="Calibri" w:cs="Calibri"/>
          <w:szCs w:val="24"/>
        </w:rPr>
      </w:pPr>
      <w:r w:rsidRPr="007049DE">
        <w:rPr>
          <w:rFonts w:ascii="Calibri" w:hAnsi="Calibri" w:cs="Calibri"/>
          <w:szCs w:val="24"/>
        </w:rPr>
        <w:t>Our aim is to equip educators — spanning Early Years, Primary, and Secondary levels — with the necessary tools to navigate the contemporary challenges of education, many of which have been amplified by the COVID-19 pandemic. Our comprehensive training initiative emphasises the importance of understanding, empathy, and effective communication across all education stages.</w:t>
      </w:r>
    </w:p>
    <w:p w14:paraId="7BE098CC" w14:textId="77777777" w:rsidR="007049DE" w:rsidRPr="007049DE" w:rsidRDefault="007049DE" w:rsidP="007049DE">
      <w:pPr>
        <w:pBdr>
          <w:top w:val="single" w:sz="4" w:space="1" w:color="auto"/>
          <w:left w:val="single" w:sz="4" w:space="4" w:color="auto"/>
          <w:bottom w:val="single" w:sz="4" w:space="1" w:color="auto"/>
          <w:right w:val="single" w:sz="4" w:space="4" w:color="auto"/>
        </w:pBdr>
        <w:spacing w:line="276" w:lineRule="auto"/>
        <w:jc w:val="both"/>
        <w:rPr>
          <w:rFonts w:ascii="Calibri" w:hAnsi="Calibri" w:cs="Calibri"/>
          <w:szCs w:val="24"/>
        </w:rPr>
      </w:pPr>
    </w:p>
    <w:p w14:paraId="2E997D42" w14:textId="7252C06B" w:rsidR="00CD2FE0" w:rsidRPr="00CD2FE0" w:rsidRDefault="007049DE" w:rsidP="007049DE">
      <w:pPr>
        <w:pBdr>
          <w:top w:val="single" w:sz="4" w:space="1" w:color="auto"/>
          <w:left w:val="single" w:sz="4" w:space="4" w:color="auto"/>
          <w:bottom w:val="single" w:sz="4" w:space="1" w:color="auto"/>
          <w:right w:val="single" w:sz="4" w:space="4" w:color="auto"/>
        </w:pBdr>
        <w:spacing w:line="276" w:lineRule="auto"/>
        <w:jc w:val="both"/>
        <w:rPr>
          <w:rFonts w:ascii="Calibri" w:hAnsi="Calibri" w:cs="Calibri"/>
          <w:szCs w:val="24"/>
        </w:rPr>
      </w:pPr>
      <w:r w:rsidRPr="007049DE">
        <w:rPr>
          <w:rFonts w:ascii="Calibri" w:hAnsi="Calibri" w:cs="Calibri"/>
          <w:szCs w:val="24"/>
        </w:rPr>
        <w:t>We offer a practical framework that's accessible and relevant for teachers working with children and young people of varying ages. This framework is underpinned by principles from the United Nations Convention on the Rights of the Child (UNCRC), and concepts from humanistic and affective psychology. Whether you're guiding the first steps in Early Years, navigating the transformative Primary years, or facilitating the critical stages of Secondary education, our training initiative aims to empower you to effectively support and champion the needs of all your students</w:t>
      </w:r>
      <w:r w:rsidR="00CD2FE0" w:rsidRPr="00CD2FE0">
        <w:rPr>
          <w:rFonts w:ascii="Calibri" w:hAnsi="Calibri" w:cs="Calibri"/>
          <w:szCs w:val="24"/>
        </w:rPr>
        <w:t>.</w:t>
      </w:r>
      <w:r w:rsidR="00BE08DF">
        <w:rPr>
          <w:rFonts w:ascii="Calibri" w:hAnsi="Calibri" w:cs="Calibri"/>
          <w:szCs w:val="24"/>
        </w:rPr>
        <w:br w:type="page"/>
      </w:r>
    </w:p>
    <w:p w14:paraId="1A2C7AA9" w14:textId="73AE0ACD" w:rsidR="00CD2FE0" w:rsidRPr="00E9770C" w:rsidRDefault="00CD2FE0" w:rsidP="00F71FFF">
      <w:pPr>
        <w:pStyle w:val="Heading1"/>
        <w:numPr>
          <w:ilvl w:val="0"/>
          <w:numId w:val="5"/>
        </w:numPr>
        <w:rPr>
          <w:b w:val="0"/>
          <w:bCs/>
        </w:rPr>
      </w:pPr>
      <w:bookmarkStart w:id="8" w:name="_Toc138316681"/>
      <w:r w:rsidRPr="00E9770C">
        <w:rPr>
          <w:bCs/>
        </w:rPr>
        <w:lastRenderedPageBreak/>
        <w:t>Introduction and Rationale</w:t>
      </w:r>
      <w:bookmarkEnd w:id="8"/>
    </w:p>
    <w:p w14:paraId="376A5606" w14:textId="77777777" w:rsidR="00CD2FE0" w:rsidRPr="00CD2FE0" w:rsidRDefault="00CD2FE0" w:rsidP="00CD2FE0">
      <w:pPr>
        <w:spacing w:line="276" w:lineRule="auto"/>
        <w:rPr>
          <w:rFonts w:ascii="Calibri" w:hAnsi="Calibri" w:cs="Calibri"/>
          <w:szCs w:val="24"/>
        </w:rPr>
      </w:pPr>
    </w:p>
    <w:p w14:paraId="0572F99A" w14:textId="6620D36C"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The COVID-19 pandemic, like a seismic shift, has significantly disrupted the landscape of the education </w:t>
      </w:r>
      <w:r w:rsidR="00CC376F" w:rsidRPr="00CD2FE0">
        <w:rPr>
          <w:rFonts w:ascii="Calibri" w:hAnsi="Calibri" w:cs="Calibri"/>
          <w:szCs w:val="24"/>
        </w:rPr>
        <w:t>sector,</w:t>
      </w:r>
      <w:r w:rsidRPr="00CD2FE0">
        <w:rPr>
          <w:rFonts w:ascii="Calibri" w:hAnsi="Calibri" w:cs="Calibri"/>
          <w:szCs w:val="24"/>
        </w:rPr>
        <w:t xml:space="preserve"> among others. It has not only heightened pre-existing educational disparities but also accentuated the necessity for more inclusive and supportive teaching methodologies, especially for the most disadvantaged </w:t>
      </w:r>
      <w:r w:rsidR="000C75FA">
        <w:rPr>
          <w:rFonts w:ascii="Calibri" w:hAnsi="Calibri" w:cs="Calibri"/>
          <w:szCs w:val="24"/>
        </w:rPr>
        <w:t xml:space="preserve">children and young people </w:t>
      </w:r>
      <w:r w:rsidR="00013315">
        <w:rPr>
          <w:rFonts w:ascii="Calibri" w:hAnsi="Calibri" w:cs="Calibri"/>
          <w:szCs w:val="24"/>
        </w:rPr>
        <w:t>in our community</w:t>
      </w:r>
      <w:r w:rsidRPr="00CD2FE0">
        <w:rPr>
          <w:rFonts w:ascii="Calibri" w:hAnsi="Calibri" w:cs="Calibri"/>
          <w:szCs w:val="24"/>
        </w:rPr>
        <w:t>.</w:t>
      </w:r>
    </w:p>
    <w:p w14:paraId="26DE3F1F" w14:textId="77777777" w:rsidR="00CD2FE0" w:rsidRPr="00CD2FE0" w:rsidRDefault="00CD2FE0" w:rsidP="00CD2FE0">
      <w:pPr>
        <w:spacing w:line="276" w:lineRule="auto"/>
        <w:rPr>
          <w:rFonts w:ascii="Calibri" w:hAnsi="Calibri" w:cs="Calibri"/>
          <w:szCs w:val="24"/>
        </w:rPr>
      </w:pPr>
    </w:p>
    <w:p w14:paraId="37284840" w14:textId="2DCBE9B8" w:rsidR="00CD2FE0" w:rsidRPr="00CD2FE0" w:rsidRDefault="00CD2FE0" w:rsidP="00CD2FE0">
      <w:pPr>
        <w:spacing w:line="276" w:lineRule="auto"/>
        <w:rPr>
          <w:rFonts w:ascii="Calibri" w:hAnsi="Calibri" w:cs="Calibri"/>
          <w:szCs w:val="24"/>
        </w:rPr>
      </w:pPr>
      <w:r w:rsidRPr="00CD2FE0">
        <w:rPr>
          <w:rFonts w:ascii="Calibri" w:hAnsi="Calibri" w:cs="Calibri"/>
          <w:szCs w:val="24"/>
        </w:rPr>
        <w:t>Rigid structures and performativity cultures characteri</w:t>
      </w:r>
      <w:r w:rsidR="006F583D">
        <w:rPr>
          <w:rFonts w:ascii="Calibri" w:hAnsi="Calibri" w:cs="Calibri"/>
          <w:szCs w:val="24"/>
        </w:rPr>
        <w:t>s</w:t>
      </w:r>
      <w:r w:rsidRPr="00CD2FE0">
        <w:rPr>
          <w:rFonts w:ascii="Calibri" w:hAnsi="Calibri" w:cs="Calibri"/>
          <w:szCs w:val="24"/>
        </w:rPr>
        <w:t xml:space="preserve">ing mainstream school environments often fall short of accommodating individual </w:t>
      </w:r>
      <w:r w:rsidR="006F583D">
        <w:rPr>
          <w:rFonts w:ascii="Calibri" w:hAnsi="Calibri" w:cs="Calibri"/>
          <w:szCs w:val="24"/>
        </w:rPr>
        <w:t xml:space="preserve">children and young </w:t>
      </w:r>
      <w:r w:rsidR="0010125C">
        <w:rPr>
          <w:rFonts w:ascii="Calibri" w:hAnsi="Calibri" w:cs="Calibri"/>
          <w:szCs w:val="24"/>
        </w:rPr>
        <w:t>people’s</w:t>
      </w:r>
      <w:r w:rsidRPr="00CD2FE0">
        <w:rPr>
          <w:rFonts w:ascii="Calibri" w:hAnsi="Calibri" w:cs="Calibri"/>
          <w:szCs w:val="24"/>
        </w:rPr>
        <w:t xml:space="preserve"> needs, engendering a sense of exclusion and unworthiness, particularly amongst the most vulnerable (Hilton, 2006; Malcom, 2019; Martin-Denham, 2020; McCluskey et al., 2015; </w:t>
      </w:r>
      <w:proofErr w:type="spellStart"/>
      <w:r w:rsidRPr="00CD2FE0">
        <w:rPr>
          <w:rFonts w:ascii="Calibri" w:hAnsi="Calibri" w:cs="Calibri"/>
          <w:szCs w:val="24"/>
        </w:rPr>
        <w:t>Sproston</w:t>
      </w:r>
      <w:proofErr w:type="spellEnd"/>
      <w:r w:rsidRPr="00CD2FE0">
        <w:rPr>
          <w:rFonts w:ascii="Calibri" w:hAnsi="Calibri" w:cs="Calibri"/>
          <w:szCs w:val="24"/>
        </w:rPr>
        <w:t xml:space="preserve"> et al., 2017: Osler, 2006). This raises doubts about the effectiveness of traditional, 'one-size-fits-all' teaching strategies</w:t>
      </w:r>
      <w:r w:rsidR="00827346">
        <w:rPr>
          <w:rFonts w:ascii="Calibri" w:hAnsi="Calibri" w:cs="Calibri"/>
          <w:szCs w:val="24"/>
        </w:rPr>
        <w:t xml:space="preserve"> and approaches</w:t>
      </w:r>
      <w:r w:rsidRPr="00CD2FE0">
        <w:rPr>
          <w:rFonts w:ascii="Calibri" w:hAnsi="Calibri" w:cs="Calibri"/>
          <w:szCs w:val="24"/>
        </w:rPr>
        <w:t>.</w:t>
      </w:r>
    </w:p>
    <w:p w14:paraId="1F689DBD" w14:textId="77777777" w:rsidR="00CD2FE0" w:rsidRPr="00CD2FE0" w:rsidRDefault="00CD2FE0" w:rsidP="00CD2FE0">
      <w:pPr>
        <w:spacing w:line="276" w:lineRule="auto"/>
        <w:rPr>
          <w:rFonts w:ascii="Calibri" w:hAnsi="Calibri" w:cs="Calibri"/>
          <w:szCs w:val="24"/>
        </w:rPr>
      </w:pPr>
    </w:p>
    <w:p w14:paraId="523D399A" w14:textId="62077940" w:rsidR="0085499F" w:rsidRPr="00CD2FE0" w:rsidRDefault="00CD2FE0" w:rsidP="00CD2FE0">
      <w:pPr>
        <w:spacing w:line="276" w:lineRule="auto"/>
        <w:rPr>
          <w:rFonts w:ascii="Calibri" w:hAnsi="Calibri" w:cs="Calibri"/>
          <w:szCs w:val="24"/>
        </w:rPr>
      </w:pPr>
      <w:r w:rsidRPr="00CD2FE0">
        <w:rPr>
          <w:rFonts w:ascii="Calibri" w:hAnsi="Calibri" w:cs="Calibri"/>
          <w:szCs w:val="24"/>
        </w:rPr>
        <w:t xml:space="preserve">In response to these issues, our training seeks to empower educators with the skills and knowledge necessary to better support all </w:t>
      </w:r>
      <w:r w:rsidR="00A52195">
        <w:rPr>
          <w:rFonts w:ascii="Calibri" w:hAnsi="Calibri" w:cs="Calibri"/>
          <w:szCs w:val="24"/>
        </w:rPr>
        <w:t>children and young people</w:t>
      </w:r>
      <w:r w:rsidRPr="00CD2FE0">
        <w:rPr>
          <w:rFonts w:ascii="Calibri" w:hAnsi="Calibri" w:cs="Calibri"/>
          <w:szCs w:val="24"/>
        </w:rPr>
        <w:t>, especially the most disadvantaged ones. We leverage theories from humanistic and affective psychology</w:t>
      </w:r>
      <w:r w:rsidR="00680091">
        <w:rPr>
          <w:rFonts w:ascii="Calibri" w:hAnsi="Calibri" w:cs="Calibri"/>
          <w:szCs w:val="24"/>
        </w:rPr>
        <w:t xml:space="preserve"> </w:t>
      </w:r>
      <w:r w:rsidR="0085499F" w:rsidRPr="00680091">
        <w:rPr>
          <w:rFonts w:ascii="Calibri" w:hAnsi="Calibri" w:cs="Calibri"/>
          <w:szCs w:val="24"/>
        </w:rPr>
        <w:t>A fundamental part of the training will be the incorporation of the United Nations Convention on the Rights of the Child (UNCRC). The UNCRC, a human rights treaty that sets out the civil, political, economic, social, health, and cultural rights of children, will serve as a guiding framework to inform pedagogical approaches and ensure the protection, respect, and fulfilment of the rights of all students.</w:t>
      </w:r>
    </w:p>
    <w:p w14:paraId="18316028" w14:textId="77777777" w:rsidR="00CD2FE0" w:rsidRPr="00CD2FE0" w:rsidRDefault="00CD2FE0" w:rsidP="00CD2FE0">
      <w:pPr>
        <w:spacing w:line="276" w:lineRule="auto"/>
        <w:rPr>
          <w:rFonts w:ascii="Calibri" w:hAnsi="Calibri" w:cs="Calibri"/>
          <w:szCs w:val="24"/>
        </w:rPr>
      </w:pPr>
    </w:p>
    <w:p w14:paraId="41B28372" w14:textId="4C029EEF" w:rsidR="00FD246D" w:rsidRDefault="00CD2FE0" w:rsidP="008816BA">
      <w:pPr>
        <w:spacing w:line="276" w:lineRule="auto"/>
        <w:rPr>
          <w:rFonts w:ascii="Calibri" w:hAnsi="Calibri" w:cs="Calibri"/>
          <w:szCs w:val="24"/>
        </w:rPr>
      </w:pPr>
      <w:r w:rsidRPr="00CD2FE0">
        <w:rPr>
          <w:rFonts w:ascii="Calibri" w:hAnsi="Calibri" w:cs="Calibri"/>
          <w:szCs w:val="24"/>
        </w:rPr>
        <w:t>By fostering self-reflection, cultivating empathic understanding, and creating positive and inclusive learning environments, we can prepare educators to tackle the challenges of the post-pandemic landscape and foster a more equitable educational system</w:t>
      </w:r>
      <w:ins w:id="9" w:author="Abigail Hills" w:date="2023-06-20T20:44:00Z">
        <w:r w:rsidR="009A0705">
          <w:rPr>
            <w:rFonts w:ascii="Calibri" w:hAnsi="Calibri" w:cs="Calibri"/>
            <w:szCs w:val="24"/>
          </w:rPr>
          <w:t>.</w:t>
        </w:r>
      </w:ins>
    </w:p>
    <w:p w14:paraId="14F21CA6" w14:textId="77777777" w:rsidR="008816BA" w:rsidRPr="008816BA" w:rsidRDefault="008816BA" w:rsidP="008816BA">
      <w:pPr>
        <w:spacing w:line="276" w:lineRule="auto"/>
        <w:rPr>
          <w:rFonts w:ascii="Calibri" w:hAnsi="Calibri" w:cs="Calibri"/>
          <w:szCs w:val="24"/>
        </w:rPr>
      </w:pPr>
    </w:p>
    <w:p w14:paraId="2F04C780" w14:textId="20BE5AEA" w:rsidR="00CD2FE0" w:rsidRPr="00FD246D" w:rsidRDefault="00CD2FE0" w:rsidP="00FD246D">
      <w:pPr>
        <w:pStyle w:val="Heading2"/>
        <w:rPr>
          <w:b/>
          <w:bCs/>
        </w:rPr>
      </w:pPr>
      <w:bookmarkStart w:id="10" w:name="_Toc138316682"/>
      <w:r w:rsidRPr="00FD246D">
        <w:rPr>
          <w:b/>
          <w:bCs/>
        </w:rPr>
        <w:t>Navigating the Post-Pandemic Landscape</w:t>
      </w:r>
      <w:bookmarkEnd w:id="10"/>
    </w:p>
    <w:p w14:paraId="65663511" w14:textId="77777777" w:rsidR="00CD2FE0" w:rsidRPr="00CD2FE0" w:rsidRDefault="00CD2FE0" w:rsidP="00CD2FE0">
      <w:pPr>
        <w:spacing w:line="276" w:lineRule="auto"/>
        <w:rPr>
          <w:rFonts w:ascii="Calibri" w:hAnsi="Calibri" w:cs="Calibri"/>
          <w:szCs w:val="24"/>
        </w:rPr>
      </w:pPr>
    </w:p>
    <w:p w14:paraId="1D0EB687" w14:textId="4FECA1A6" w:rsidR="00CD2FE0" w:rsidRPr="00CD2FE0" w:rsidRDefault="00CD2FE0" w:rsidP="00CD2FE0">
      <w:pPr>
        <w:spacing w:line="276" w:lineRule="auto"/>
        <w:rPr>
          <w:rFonts w:ascii="Calibri" w:hAnsi="Calibri" w:cs="Calibri"/>
          <w:szCs w:val="24"/>
        </w:rPr>
      </w:pPr>
      <w:r w:rsidRPr="00CD2FE0">
        <w:rPr>
          <w:rFonts w:ascii="Calibri" w:hAnsi="Calibri" w:cs="Calibri"/>
          <w:szCs w:val="24"/>
        </w:rPr>
        <w:t>The global crisis induced by the COVID-19 pandemic has significantly impacted the education sector, leading to school closures, disruption of learning, and increased pressure on students and teachers alike</w:t>
      </w:r>
      <w:r w:rsidR="005E70FA">
        <w:rPr>
          <w:rFonts w:ascii="Calibri" w:hAnsi="Calibri" w:cs="Calibri"/>
          <w:szCs w:val="24"/>
        </w:rPr>
        <w:t xml:space="preserve"> </w:t>
      </w:r>
      <w:r w:rsidR="005E70FA" w:rsidRPr="005E70FA">
        <w:rPr>
          <w:rFonts w:ascii="Calibri" w:hAnsi="Calibri" w:cs="Calibri"/>
          <w:szCs w:val="24"/>
          <w:highlight w:val="yellow"/>
        </w:rPr>
        <w:t>(ref)</w:t>
      </w:r>
      <w:r w:rsidRPr="005E70FA">
        <w:rPr>
          <w:rFonts w:ascii="Calibri" w:hAnsi="Calibri" w:cs="Calibri"/>
          <w:szCs w:val="24"/>
          <w:highlight w:val="yellow"/>
        </w:rPr>
        <w:t>.</w:t>
      </w:r>
      <w:r w:rsidRPr="00CD2FE0">
        <w:rPr>
          <w:rFonts w:ascii="Calibri" w:hAnsi="Calibri" w:cs="Calibri"/>
          <w:szCs w:val="24"/>
        </w:rPr>
        <w:t xml:space="preserve"> This impact has been particularly severe for the most disadvantaged demographic of </w:t>
      </w:r>
      <w:r w:rsidR="00CF3CB1">
        <w:rPr>
          <w:rFonts w:ascii="Calibri" w:hAnsi="Calibri" w:cs="Calibri"/>
          <w:szCs w:val="24"/>
        </w:rPr>
        <w:t>children and young people</w:t>
      </w:r>
      <w:r w:rsidRPr="00CD2FE0">
        <w:rPr>
          <w:rFonts w:ascii="Calibri" w:hAnsi="Calibri" w:cs="Calibri"/>
          <w:szCs w:val="24"/>
        </w:rPr>
        <w:t>, who have often lacked access to the resources and support needed to transition to remote learning effectively.</w:t>
      </w:r>
      <w:r w:rsidR="005E70FA" w:rsidRPr="005E70FA">
        <w:rPr>
          <w:rFonts w:ascii="Calibri" w:hAnsi="Calibri" w:cs="Calibri"/>
          <w:szCs w:val="24"/>
          <w:highlight w:val="yellow"/>
        </w:rPr>
        <w:t>(ref)</w:t>
      </w:r>
    </w:p>
    <w:p w14:paraId="587D1B5A" w14:textId="77777777" w:rsidR="00CD2FE0" w:rsidRPr="00CD2FE0" w:rsidRDefault="00CD2FE0" w:rsidP="00CD2FE0">
      <w:pPr>
        <w:spacing w:line="276" w:lineRule="auto"/>
        <w:rPr>
          <w:rFonts w:ascii="Calibri" w:hAnsi="Calibri" w:cs="Calibri"/>
          <w:szCs w:val="24"/>
        </w:rPr>
      </w:pPr>
    </w:p>
    <w:p w14:paraId="528F4262" w14:textId="146E9AC6"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Moreover, the post-pandemic recovery phase presents new challenges as schools grapple with the enormous task of closing the learning gaps exacerbated by the crisis. This situation underscores the urgent need to </w:t>
      </w:r>
      <w:r w:rsidR="0067565E" w:rsidRPr="00CD2FE0">
        <w:rPr>
          <w:rFonts w:ascii="Calibri" w:hAnsi="Calibri" w:cs="Calibri"/>
          <w:szCs w:val="24"/>
        </w:rPr>
        <w:t>re-evaluate</w:t>
      </w:r>
      <w:r w:rsidRPr="00CD2FE0">
        <w:rPr>
          <w:rFonts w:ascii="Calibri" w:hAnsi="Calibri" w:cs="Calibri"/>
          <w:szCs w:val="24"/>
        </w:rPr>
        <w:t xml:space="preserve"> traditional teaching methodologies and consider more inclusive pedagogies that cater effectively to the diverse needs of </w:t>
      </w:r>
      <w:r w:rsidR="00CC5CAC">
        <w:rPr>
          <w:rFonts w:ascii="Calibri" w:hAnsi="Calibri" w:cs="Calibri"/>
          <w:szCs w:val="24"/>
        </w:rPr>
        <w:t>all children and young people</w:t>
      </w:r>
      <w:r w:rsidR="004533C3">
        <w:rPr>
          <w:rFonts w:ascii="Calibri" w:hAnsi="Calibri" w:cs="Calibri"/>
          <w:szCs w:val="24"/>
        </w:rPr>
        <w:t>,</w:t>
      </w:r>
      <w:r w:rsidRPr="00CD2FE0">
        <w:rPr>
          <w:rFonts w:ascii="Calibri" w:hAnsi="Calibri" w:cs="Calibri"/>
          <w:szCs w:val="24"/>
        </w:rPr>
        <w:t xml:space="preserve"> particularly those who are most disadvantaged.</w:t>
      </w:r>
    </w:p>
    <w:p w14:paraId="5CF278A6" w14:textId="77777777" w:rsidR="00CD2FE0" w:rsidRPr="00CD2FE0" w:rsidRDefault="00CD2FE0" w:rsidP="00CD2FE0">
      <w:pPr>
        <w:spacing w:line="276" w:lineRule="auto"/>
        <w:rPr>
          <w:rFonts w:ascii="Calibri" w:hAnsi="Calibri" w:cs="Calibri"/>
          <w:szCs w:val="24"/>
        </w:rPr>
      </w:pPr>
    </w:p>
    <w:p w14:paraId="5D0B6A58" w14:textId="26A099AD"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Fortunately, the post-pandemic landscape has also unveiled opportunities for change. As schools move towards recovery, there is a unique chance to reassess existing practices and reimagine education in a manner that fosters inclusivity, diversity, and equal opportunity for all </w:t>
      </w:r>
      <w:r w:rsidR="00245D11">
        <w:rPr>
          <w:rFonts w:ascii="Calibri" w:hAnsi="Calibri" w:cs="Calibri"/>
          <w:szCs w:val="24"/>
        </w:rPr>
        <w:t>children and young people</w:t>
      </w:r>
      <w:r w:rsidRPr="00CD2FE0">
        <w:rPr>
          <w:rFonts w:ascii="Calibri" w:hAnsi="Calibri" w:cs="Calibri"/>
          <w:szCs w:val="24"/>
        </w:rPr>
        <w:t>.</w:t>
      </w:r>
    </w:p>
    <w:p w14:paraId="19FB9D58" w14:textId="77777777" w:rsidR="00CD2FE0" w:rsidRPr="00CD2FE0" w:rsidRDefault="00CD2FE0" w:rsidP="00CD2FE0">
      <w:pPr>
        <w:spacing w:line="276" w:lineRule="auto"/>
        <w:rPr>
          <w:rFonts w:ascii="Calibri" w:hAnsi="Calibri" w:cs="Calibri"/>
          <w:szCs w:val="24"/>
        </w:rPr>
      </w:pPr>
    </w:p>
    <w:p w14:paraId="64CFF79B" w14:textId="0A43E2C2" w:rsidR="00CD2FE0" w:rsidRPr="00FD246D" w:rsidRDefault="00CD2FE0" w:rsidP="00FD246D">
      <w:pPr>
        <w:pStyle w:val="Heading2"/>
        <w:rPr>
          <w:b/>
          <w:bCs/>
        </w:rPr>
      </w:pPr>
      <w:bookmarkStart w:id="11" w:name="_Toc138316683"/>
      <w:r w:rsidRPr="00FD246D">
        <w:rPr>
          <w:b/>
          <w:bCs/>
        </w:rPr>
        <w:t>Seizing the Moment: Prioriti</w:t>
      </w:r>
      <w:r w:rsidR="00D369AD" w:rsidRPr="00FD246D">
        <w:rPr>
          <w:b/>
          <w:bCs/>
        </w:rPr>
        <w:t>s</w:t>
      </w:r>
      <w:r w:rsidRPr="00FD246D">
        <w:rPr>
          <w:b/>
          <w:bCs/>
        </w:rPr>
        <w:t>ing the Most Disadvantaged Demographic</w:t>
      </w:r>
      <w:bookmarkEnd w:id="11"/>
    </w:p>
    <w:p w14:paraId="195AEFD2" w14:textId="77777777" w:rsidR="00CD2FE0" w:rsidRPr="00CD2FE0" w:rsidRDefault="00CD2FE0" w:rsidP="00CD2FE0">
      <w:pPr>
        <w:spacing w:line="276" w:lineRule="auto"/>
        <w:rPr>
          <w:rFonts w:ascii="Calibri" w:hAnsi="Calibri" w:cs="Calibri"/>
          <w:szCs w:val="24"/>
        </w:rPr>
      </w:pPr>
    </w:p>
    <w:p w14:paraId="4963F5C2" w14:textId="77777777" w:rsidR="0085499F" w:rsidRPr="0085499F" w:rsidRDefault="0085499F" w:rsidP="0085499F">
      <w:pPr>
        <w:spacing w:line="276" w:lineRule="auto"/>
        <w:rPr>
          <w:rFonts w:ascii="Calibri" w:hAnsi="Calibri" w:cs="Calibri"/>
          <w:szCs w:val="24"/>
        </w:rPr>
      </w:pPr>
      <w:r w:rsidRPr="0085499F">
        <w:rPr>
          <w:rFonts w:ascii="Calibri" w:hAnsi="Calibri" w:cs="Calibri"/>
          <w:szCs w:val="24"/>
        </w:rPr>
        <w:t>Our education systems, more than ever, are at a pivotal juncture where reform is critically necessary. The post-COVID era, accompanied by a rise in SEMH, an increase in external referrals by schools for professional help, and a surge in App D, has further emphasised this need for change. This urgency for reform is particularly relevant for our most disadvantaged children and young people. Even prior to the pandemic, they faced numerous barriers to their academic success due to socio-economic hardships and learning difficulties.</w:t>
      </w:r>
    </w:p>
    <w:p w14:paraId="1AD7EA79" w14:textId="77777777" w:rsidR="0085499F" w:rsidRPr="0085499F" w:rsidRDefault="0085499F" w:rsidP="0085499F">
      <w:pPr>
        <w:spacing w:line="276" w:lineRule="auto"/>
        <w:rPr>
          <w:rFonts w:ascii="Calibri" w:hAnsi="Calibri" w:cs="Calibri"/>
          <w:szCs w:val="24"/>
        </w:rPr>
      </w:pPr>
    </w:p>
    <w:p w14:paraId="684AD303" w14:textId="77777777" w:rsidR="0085499F" w:rsidRPr="0085499F" w:rsidRDefault="0085499F" w:rsidP="0085499F">
      <w:pPr>
        <w:spacing w:line="276" w:lineRule="auto"/>
        <w:rPr>
          <w:rFonts w:ascii="Calibri" w:hAnsi="Calibri" w:cs="Calibri"/>
          <w:szCs w:val="24"/>
        </w:rPr>
      </w:pPr>
      <w:r w:rsidRPr="0085499F">
        <w:rPr>
          <w:rFonts w:ascii="Calibri" w:hAnsi="Calibri" w:cs="Calibri"/>
          <w:szCs w:val="24"/>
        </w:rPr>
        <w:t>These disadvantaged groups consist of children and young people from low socioeconomic backgrounds, those with learning difficulties, and as data from the Department for Education (DfE) reveals, these groups are over-represented in exclusion figures. Exclusion rates are notably highest among children with SEMH needs, those eligible for Free School Meals (FSM), those with Special Educational Needs (SEN), and certain ethnic groups (DfE, 2021).</w:t>
      </w:r>
    </w:p>
    <w:p w14:paraId="198DF6A1" w14:textId="77777777" w:rsidR="0085499F" w:rsidRPr="0085499F" w:rsidRDefault="0085499F" w:rsidP="0085499F">
      <w:pPr>
        <w:spacing w:line="276" w:lineRule="auto"/>
        <w:rPr>
          <w:rFonts w:ascii="Calibri" w:hAnsi="Calibri" w:cs="Calibri"/>
          <w:szCs w:val="24"/>
        </w:rPr>
      </w:pPr>
    </w:p>
    <w:p w14:paraId="763B3E79" w14:textId="77777777" w:rsidR="0085499F" w:rsidRPr="0085499F" w:rsidRDefault="0085499F" w:rsidP="0085499F">
      <w:pPr>
        <w:spacing w:line="276" w:lineRule="auto"/>
        <w:rPr>
          <w:rFonts w:ascii="Calibri" w:hAnsi="Calibri" w:cs="Calibri"/>
          <w:szCs w:val="24"/>
        </w:rPr>
      </w:pPr>
      <w:r w:rsidRPr="0085499F">
        <w:rPr>
          <w:rFonts w:ascii="Calibri" w:hAnsi="Calibri" w:cs="Calibri"/>
          <w:szCs w:val="24"/>
        </w:rPr>
        <w:t>Traditional teaching models, while well-intentioned, often fail to cater to these unique needs. This can lead to poor academic outcomes and a higher likelihood of SEMH needs that further limit access to enrichment opportunities. We perceive such systematic exclusion of our most vulnerable students as both a symptom and a cause of wider social inequities, highlighting the pressing need to rethink our teaching and learning approach.</w:t>
      </w:r>
    </w:p>
    <w:p w14:paraId="59D8ACCE" w14:textId="77777777" w:rsidR="0085499F" w:rsidRPr="0085499F" w:rsidRDefault="0085499F" w:rsidP="0085499F">
      <w:pPr>
        <w:spacing w:line="276" w:lineRule="auto"/>
        <w:rPr>
          <w:rFonts w:ascii="Calibri" w:hAnsi="Calibri" w:cs="Calibri"/>
          <w:szCs w:val="24"/>
        </w:rPr>
      </w:pPr>
    </w:p>
    <w:p w14:paraId="06061C81" w14:textId="4DBE5F28" w:rsidR="00FD246D" w:rsidRDefault="0085499F" w:rsidP="0085499F">
      <w:pPr>
        <w:spacing w:line="276" w:lineRule="auto"/>
        <w:rPr>
          <w:rFonts w:ascii="Calibri" w:hAnsi="Calibri" w:cs="Calibri"/>
          <w:szCs w:val="24"/>
        </w:rPr>
      </w:pPr>
      <w:r w:rsidRPr="0085499F">
        <w:rPr>
          <w:rFonts w:ascii="Calibri" w:hAnsi="Calibri" w:cs="Calibri"/>
          <w:szCs w:val="24"/>
        </w:rPr>
        <w:t>It's essential we shift our focus from solely preparing children and young people to pass exams, towards creating an environment that promotes holistic development. Our vision is to ensure every child, irrespective of their circumstances, can flourish. This entails fostering an inclusive school environment that acknowledges and respects the diversity of learners, their experiences, and individual needs. Prioritising the most disadvantaged demographic isn't just about equity—it's about crafting an education system that truly serves all of its students.</w:t>
      </w:r>
    </w:p>
    <w:p w14:paraId="1B5562DE" w14:textId="77777777" w:rsidR="0085499F" w:rsidRPr="00FD246D" w:rsidRDefault="0085499F" w:rsidP="0085499F">
      <w:pPr>
        <w:spacing w:line="276" w:lineRule="auto"/>
        <w:rPr>
          <w:rFonts w:ascii="Calibri" w:hAnsi="Calibri" w:cs="Calibri"/>
          <w:szCs w:val="24"/>
        </w:rPr>
      </w:pPr>
    </w:p>
    <w:p w14:paraId="45EE4996" w14:textId="5105CB19" w:rsidR="00CD2FE0" w:rsidRPr="00FD246D" w:rsidRDefault="00CD2FE0" w:rsidP="00FD246D">
      <w:pPr>
        <w:pStyle w:val="Heading2"/>
        <w:rPr>
          <w:b/>
          <w:bCs/>
        </w:rPr>
      </w:pPr>
      <w:bookmarkStart w:id="12" w:name="_Toc138316684"/>
      <w:r w:rsidRPr="00FD246D">
        <w:rPr>
          <w:b/>
          <w:bCs/>
        </w:rPr>
        <w:t xml:space="preserve">Charting a New Course: An Inclusive Training </w:t>
      </w:r>
      <w:r w:rsidR="00955AB2" w:rsidRPr="00FD246D">
        <w:rPr>
          <w:b/>
          <w:bCs/>
        </w:rPr>
        <w:t>Programme</w:t>
      </w:r>
      <w:bookmarkEnd w:id="12"/>
    </w:p>
    <w:p w14:paraId="6189C9F8" w14:textId="77777777" w:rsidR="00CD2FE0" w:rsidRPr="00CD2FE0" w:rsidRDefault="00CD2FE0" w:rsidP="00CD2FE0">
      <w:pPr>
        <w:spacing w:line="276" w:lineRule="auto"/>
        <w:rPr>
          <w:rFonts w:ascii="Calibri" w:hAnsi="Calibri" w:cs="Calibri"/>
          <w:szCs w:val="24"/>
        </w:rPr>
      </w:pPr>
    </w:p>
    <w:p w14:paraId="7E161E0F" w14:textId="0449FC6A"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In response to these challenges, we propose an inclusive, </w:t>
      </w:r>
      <w:r w:rsidR="00FC426D">
        <w:rPr>
          <w:rFonts w:ascii="Calibri" w:hAnsi="Calibri" w:cs="Calibri"/>
          <w:szCs w:val="24"/>
        </w:rPr>
        <w:t>whole</w:t>
      </w:r>
      <w:r w:rsidRPr="00CD2FE0">
        <w:rPr>
          <w:rFonts w:ascii="Calibri" w:hAnsi="Calibri" w:cs="Calibri"/>
          <w:szCs w:val="24"/>
        </w:rPr>
        <w:t xml:space="preserve">-school training </w:t>
      </w:r>
      <w:r w:rsidR="00955AB2">
        <w:rPr>
          <w:rFonts w:ascii="Calibri" w:hAnsi="Calibri" w:cs="Calibri"/>
          <w:szCs w:val="24"/>
        </w:rPr>
        <w:t>programm</w:t>
      </w:r>
      <w:r w:rsidR="00195011">
        <w:rPr>
          <w:rFonts w:ascii="Calibri" w:hAnsi="Calibri" w:cs="Calibri"/>
          <w:szCs w:val="24"/>
        </w:rPr>
        <w:t xml:space="preserve">e </w:t>
      </w:r>
      <w:r w:rsidRPr="00CD2FE0">
        <w:rPr>
          <w:rFonts w:ascii="Calibri" w:hAnsi="Calibri" w:cs="Calibri"/>
          <w:szCs w:val="24"/>
        </w:rPr>
        <w:t>designed to equip educators with the tools, knowledge, and empathy required to better support</w:t>
      </w:r>
      <w:r w:rsidR="00195011">
        <w:rPr>
          <w:rFonts w:ascii="Calibri" w:hAnsi="Calibri" w:cs="Calibri"/>
          <w:szCs w:val="24"/>
        </w:rPr>
        <w:t xml:space="preserve"> all </w:t>
      </w:r>
      <w:r w:rsidRPr="00CD2FE0">
        <w:rPr>
          <w:rFonts w:ascii="Calibri" w:hAnsi="Calibri" w:cs="Calibri"/>
          <w:szCs w:val="24"/>
        </w:rPr>
        <w:t>students.</w:t>
      </w:r>
    </w:p>
    <w:p w14:paraId="318C2607" w14:textId="77777777" w:rsidR="00CD2FE0" w:rsidRPr="00CD2FE0" w:rsidRDefault="00CD2FE0" w:rsidP="00CD2FE0">
      <w:pPr>
        <w:spacing w:line="276" w:lineRule="auto"/>
        <w:rPr>
          <w:rFonts w:ascii="Calibri" w:hAnsi="Calibri" w:cs="Calibri"/>
          <w:szCs w:val="24"/>
        </w:rPr>
      </w:pPr>
    </w:p>
    <w:p w14:paraId="689BA8B1" w14:textId="07F1510F"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Our training </w:t>
      </w:r>
      <w:r w:rsidR="00955AB2">
        <w:rPr>
          <w:rFonts w:ascii="Calibri" w:hAnsi="Calibri" w:cs="Calibri"/>
          <w:szCs w:val="24"/>
        </w:rPr>
        <w:t>programme</w:t>
      </w:r>
      <w:r w:rsidRPr="00CD2FE0">
        <w:rPr>
          <w:rFonts w:ascii="Calibri" w:hAnsi="Calibri" w:cs="Calibri"/>
          <w:szCs w:val="24"/>
        </w:rPr>
        <w:t xml:space="preserve"> will deliver a robust theoretical foundation coupled with practical techniques for educators to apply in their classrooms. This includes an understanding of humanistic and affective psychology, key concepts like the Affect-</w:t>
      </w:r>
      <w:r w:rsidR="00955AB2" w:rsidRPr="00CD2FE0">
        <w:rPr>
          <w:rFonts w:ascii="Calibri" w:hAnsi="Calibri" w:cs="Calibri"/>
          <w:szCs w:val="24"/>
        </w:rPr>
        <w:t>Behaviour</w:t>
      </w:r>
      <w:r w:rsidRPr="00CD2FE0">
        <w:rPr>
          <w:rFonts w:ascii="Calibri" w:hAnsi="Calibri" w:cs="Calibri"/>
          <w:szCs w:val="24"/>
        </w:rPr>
        <w:t xml:space="preserve"> Connection and Affective Barriers to Learning, and concrete strategies to promote emotional well-being and enhance communication.</w:t>
      </w:r>
    </w:p>
    <w:p w14:paraId="486971E2" w14:textId="77777777" w:rsidR="00CD2FE0" w:rsidRPr="00CD2FE0" w:rsidRDefault="00CD2FE0" w:rsidP="00CD2FE0">
      <w:pPr>
        <w:spacing w:line="276" w:lineRule="auto"/>
        <w:rPr>
          <w:rFonts w:ascii="Calibri" w:hAnsi="Calibri" w:cs="Calibri"/>
          <w:szCs w:val="24"/>
        </w:rPr>
      </w:pPr>
    </w:p>
    <w:p w14:paraId="1042C325" w14:textId="2E23645C"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Our </w:t>
      </w:r>
      <w:r w:rsidR="00955AB2">
        <w:rPr>
          <w:rFonts w:ascii="Calibri" w:hAnsi="Calibri" w:cs="Calibri"/>
          <w:szCs w:val="24"/>
        </w:rPr>
        <w:t>programme</w:t>
      </w:r>
      <w:r w:rsidRPr="00CD2FE0">
        <w:rPr>
          <w:rFonts w:ascii="Calibri" w:hAnsi="Calibri" w:cs="Calibri"/>
          <w:szCs w:val="24"/>
        </w:rPr>
        <w:t xml:space="preserve"> will be piloted across a selection of schools, allowing for iterative adjustments based on feedback and ensuring the training's applicability and effectiveness across diverse school environments.</w:t>
      </w:r>
    </w:p>
    <w:p w14:paraId="6C452653" w14:textId="77777777" w:rsidR="00CD2FE0" w:rsidRPr="00CD2FE0" w:rsidRDefault="00CD2FE0" w:rsidP="00CD2FE0">
      <w:pPr>
        <w:spacing w:line="276" w:lineRule="auto"/>
        <w:rPr>
          <w:rFonts w:ascii="Calibri" w:hAnsi="Calibri" w:cs="Calibri"/>
          <w:szCs w:val="24"/>
        </w:rPr>
      </w:pPr>
    </w:p>
    <w:p w14:paraId="14B1D3A3" w14:textId="79C7902D" w:rsidR="00945DBC" w:rsidRDefault="00CD2FE0" w:rsidP="00CD2FE0">
      <w:pPr>
        <w:spacing w:line="276" w:lineRule="auto"/>
        <w:rPr>
          <w:rFonts w:ascii="Calibri" w:hAnsi="Calibri" w:cs="Calibri"/>
          <w:szCs w:val="24"/>
        </w:rPr>
      </w:pPr>
      <w:r w:rsidRPr="00CD2FE0">
        <w:rPr>
          <w:rFonts w:ascii="Calibri" w:hAnsi="Calibri" w:cs="Calibri"/>
          <w:szCs w:val="24"/>
        </w:rPr>
        <w:t xml:space="preserve">In the subsequent sections, we delve deeper into the content of the </w:t>
      </w:r>
      <w:r w:rsidR="00955AB2">
        <w:rPr>
          <w:rFonts w:ascii="Calibri" w:hAnsi="Calibri" w:cs="Calibri"/>
          <w:szCs w:val="24"/>
        </w:rPr>
        <w:t>programme</w:t>
      </w:r>
      <w:r w:rsidRPr="00CD2FE0">
        <w:rPr>
          <w:rFonts w:ascii="Calibri" w:hAnsi="Calibri" w:cs="Calibri"/>
          <w:szCs w:val="24"/>
        </w:rPr>
        <w:t xml:space="preserve"> and its implementation, demonstrating how this training can serve as a </w:t>
      </w:r>
      <w:r w:rsidR="00955AB2" w:rsidRPr="00CD2FE0">
        <w:rPr>
          <w:rFonts w:ascii="Calibri" w:hAnsi="Calibri" w:cs="Calibri"/>
          <w:szCs w:val="24"/>
        </w:rPr>
        <w:t>steppingstone</w:t>
      </w:r>
      <w:r w:rsidRPr="00CD2FE0">
        <w:rPr>
          <w:rFonts w:ascii="Calibri" w:hAnsi="Calibri" w:cs="Calibri"/>
          <w:szCs w:val="24"/>
        </w:rPr>
        <w:t xml:space="preserve"> towards a more inclusive and equitable education system.</w:t>
      </w:r>
    </w:p>
    <w:p w14:paraId="7C3155D1" w14:textId="77777777" w:rsidR="00FD246D" w:rsidRDefault="00FD246D" w:rsidP="00CD2FE0">
      <w:pPr>
        <w:spacing w:line="276" w:lineRule="auto"/>
        <w:rPr>
          <w:rFonts w:ascii="Calibri" w:hAnsi="Calibri" w:cs="Calibri"/>
          <w:szCs w:val="24"/>
        </w:rPr>
      </w:pPr>
    </w:p>
    <w:p w14:paraId="0646D555" w14:textId="27F0E2FD" w:rsidR="00955AB2" w:rsidRPr="00FD246D" w:rsidRDefault="00955AB2" w:rsidP="00FD246D">
      <w:pPr>
        <w:pStyle w:val="Heading2"/>
        <w:rPr>
          <w:b/>
          <w:bCs/>
        </w:rPr>
      </w:pPr>
      <w:bookmarkStart w:id="13" w:name="_Toc138316685"/>
      <w:r w:rsidRPr="00FD246D">
        <w:rPr>
          <w:b/>
          <w:bCs/>
        </w:rPr>
        <w:t>Understanding Our Children and Young People</w:t>
      </w:r>
      <w:bookmarkEnd w:id="13"/>
    </w:p>
    <w:p w14:paraId="6672C5D0" w14:textId="77777777" w:rsidR="00955AB2" w:rsidRPr="00955AB2" w:rsidRDefault="00955AB2" w:rsidP="00955AB2">
      <w:pPr>
        <w:spacing w:line="276" w:lineRule="auto"/>
        <w:rPr>
          <w:rFonts w:ascii="Calibri" w:hAnsi="Calibri" w:cs="Calibri"/>
          <w:szCs w:val="24"/>
        </w:rPr>
      </w:pPr>
    </w:p>
    <w:p w14:paraId="2ADF095C" w14:textId="7AEB598D" w:rsidR="00254245" w:rsidRDefault="00955AB2" w:rsidP="00955AB2">
      <w:pPr>
        <w:spacing w:line="276" w:lineRule="auto"/>
        <w:rPr>
          <w:rFonts w:ascii="Calibri" w:hAnsi="Calibri" w:cs="Calibri"/>
          <w:szCs w:val="24"/>
        </w:rPr>
      </w:pPr>
      <w:r w:rsidRPr="00955AB2">
        <w:rPr>
          <w:rFonts w:ascii="Calibri" w:hAnsi="Calibri" w:cs="Calibri"/>
          <w:szCs w:val="24"/>
        </w:rPr>
        <w:t xml:space="preserve">In our quest to instigate meaningful and impactful change, </w:t>
      </w:r>
      <w:r w:rsidR="00CC376F" w:rsidRPr="00955AB2">
        <w:rPr>
          <w:rFonts w:ascii="Calibri" w:hAnsi="Calibri" w:cs="Calibri"/>
          <w:szCs w:val="24"/>
        </w:rPr>
        <w:t>it is</w:t>
      </w:r>
      <w:r w:rsidRPr="00955AB2">
        <w:rPr>
          <w:rFonts w:ascii="Calibri" w:hAnsi="Calibri" w:cs="Calibri"/>
          <w:szCs w:val="24"/>
        </w:rPr>
        <w:t xml:space="preserve"> vital that we deeply comprehend those we are aiming to support. This calls for acknowledging the full spectrum of experiences and challenges faced by our students, particularly those within the most disadvantaged demographic.</w:t>
      </w:r>
    </w:p>
    <w:p w14:paraId="093A1DAC" w14:textId="77777777" w:rsidR="00955AB2" w:rsidRPr="00955AB2" w:rsidRDefault="00955AB2" w:rsidP="00955AB2">
      <w:pPr>
        <w:spacing w:line="276" w:lineRule="auto"/>
        <w:rPr>
          <w:rFonts w:ascii="Calibri" w:hAnsi="Calibri" w:cs="Calibri"/>
          <w:szCs w:val="24"/>
        </w:rPr>
      </w:pPr>
    </w:p>
    <w:p w14:paraId="15910FA0" w14:textId="53E5C67B" w:rsidR="00955AB2" w:rsidRDefault="00955AB2" w:rsidP="00955AB2">
      <w:pPr>
        <w:spacing w:line="276" w:lineRule="auto"/>
        <w:rPr>
          <w:rFonts w:ascii="Calibri" w:hAnsi="Calibri" w:cs="Calibri"/>
          <w:szCs w:val="24"/>
        </w:rPr>
      </w:pPr>
      <w:r w:rsidRPr="00955AB2">
        <w:rPr>
          <w:rFonts w:ascii="Calibri" w:hAnsi="Calibri" w:cs="Calibri"/>
          <w:szCs w:val="24"/>
        </w:rPr>
        <w:t xml:space="preserve">Each child, irrespective of their circumstances, deserves an education that is inclusive, supportive, and tailor-made to their unique needs and potential. An inclusive approach acknowledges the inherent worth and dignity of every </w:t>
      </w:r>
      <w:r>
        <w:rPr>
          <w:rFonts w:ascii="Calibri" w:hAnsi="Calibri" w:cs="Calibri"/>
          <w:szCs w:val="24"/>
        </w:rPr>
        <w:t>child or young person</w:t>
      </w:r>
      <w:r w:rsidRPr="00955AB2">
        <w:rPr>
          <w:rFonts w:ascii="Calibri" w:hAnsi="Calibri" w:cs="Calibri"/>
          <w:szCs w:val="24"/>
        </w:rPr>
        <w:t xml:space="preserve">, </w:t>
      </w:r>
      <w:r>
        <w:rPr>
          <w:rFonts w:ascii="Calibri" w:hAnsi="Calibri" w:cs="Calibri"/>
          <w:szCs w:val="24"/>
        </w:rPr>
        <w:t>recognising</w:t>
      </w:r>
      <w:r w:rsidRPr="00955AB2">
        <w:rPr>
          <w:rFonts w:ascii="Calibri" w:hAnsi="Calibri" w:cs="Calibri"/>
          <w:szCs w:val="24"/>
        </w:rPr>
        <w:t xml:space="preserve"> the valuable contributions they can bring to their educational community.</w:t>
      </w:r>
    </w:p>
    <w:p w14:paraId="32756CD3" w14:textId="77777777" w:rsidR="00955AB2" w:rsidRPr="00955AB2" w:rsidRDefault="00955AB2" w:rsidP="00955AB2">
      <w:pPr>
        <w:spacing w:line="276" w:lineRule="auto"/>
        <w:rPr>
          <w:rFonts w:ascii="Calibri" w:hAnsi="Calibri" w:cs="Calibri"/>
          <w:szCs w:val="24"/>
        </w:rPr>
      </w:pPr>
    </w:p>
    <w:p w14:paraId="5DDCA0A2" w14:textId="0AD7043F" w:rsidR="00955AB2" w:rsidRDefault="002E2763" w:rsidP="00955AB2">
      <w:pPr>
        <w:spacing w:line="276" w:lineRule="auto"/>
        <w:rPr>
          <w:rFonts w:ascii="Calibri" w:hAnsi="Calibri" w:cs="Calibri"/>
          <w:szCs w:val="24"/>
        </w:rPr>
      </w:pPr>
      <w:r>
        <w:rPr>
          <w:rFonts w:ascii="Calibri" w:hAnsi="Calibri" w:cs="Calibri"/>
          <w:szCs w:val="24"/>
        </w:rPr>
        <w:t>Often, our most vulnerable children and young people</w:t>
      </w:r>
      <w:r w:rsidR="00955AB2" w:rsidRPr="00955AB2">
        <w:rPr>
          <w:rFonts w:ascii="Calibri" w:hAnsi="Calibri" w:cs="Calibri"/>
          <w:szCs w:val="24"/>
        </w:rPr>
        <w:t xml:space="preserve"> may confront a range of challenges, including learning difficulties, sensory processing issues, and social, emotional, and mental health (SEMH) hurdles. Our training initiative is designed to arm educators with the capacity to better recogni</w:t>
      </w:r>
      <w:r w:rsidR="00955AB2">
        <w:rPr>
          <w:rFonts w:ascii="Calibri" w:hAnsi="Calibri" w:cs="Calibri"/>
          <w:szCs w:val="24"/>
        </w:rPr>
        <w:t>s</w:t>
      </w:r>
      <w:r w:rsidR="00955AB2" w:rsidRPr="00955AB2">
        <w:rPr>
          <w:rFonts w:ascii="Calibri" w:hAnsi="Calibri" w:cs="Calibri"/>
          <w:szCs w:val="24"/>
        </w:rPr>
        <w:t>e and respond to these challenges, promoting inclusive practices that cater to diverse learning needs.</w:t>
      </w:r>
    </w:p>
    <w:p w14:paraId="4FDAAF89" w14:textId="77777777" w:rsidR="00FD246D" w:rsidRPr="00955AB2" w:rsidRDefault="00FD246D" w:rsidP="00955AB2">
      <w:pPr>
        <w:spacing w:line="276" w:lineRule="auto"/>
        <w:rPr>
          <w:rFonts w:ascii="Calibri" w:hAnsi="Calibri" w:cs="Calibri"/>
          <w:szCs w:val="24"/>
        </w:rPr>
      </w:pPr>
    </w:p>
    <w:p w14:paraId="727DACC6" w14:textId="4E41A9F3" w:rsidR="00955AB2" w:rsidRPr="00FD246D" w:rsidRDefault="00955AB2" w:rsidP="00FD246D">
      <w:pPr>
        <w:pStyle w:val="Heading2"/>
        <w:rPr>
          <w:b/>
          <w:bCs/>
        </w:rPr>
      </w:pPr>
      <w:bookmarkStart w:id="14" w:name="_Toc138316686"/>
      <w:r w:rsidRPr="00FD246D">
        <w:rPr>
          <w:b/>
          <w:bCs/>
        </w:rPr>
        <w:t>Honouring Student Voices: Insights from Doctoral Research and Case Studies</w:t>
      </w:r>
      <w:bookmarkEnd w:id="14"/>
    </w:p>
    <w:p w14:paraId="5A5A2C54" w14:textId="77777777" w:rsidR="00955AB2" w:rsidRPr="00955AB2" w:rsidRDefault="00955AB2" w:rsidP="00955AB2">
      <w:pPr>
        <w:spacing w:line="276" w:lineRule="auto"/>
        <w:rPr>
          <w:rFonts w:ascii="Calibri" w:hAnsi="Calibri" w:cs="Calibri"/>
          <w:szCs w:val="24"/>
        </w:rPr>
      </w:pPr>
    </w:p>
    <w:p w14:paraId="09FE7556" w14:textId="060F3008" w:rsidR="00156CD0" w:rsidRPr="00FD246D" w:rsidRDefault="00955AB2" w:rsidP="00955AB2">
      <w:pPr>
        <w:spacing w:line="276" w:lineRule="auto"/>
        <w:rPr>
          <w:rFonts w:ascii="Calibri" w:hAnsi="Calibri" w:cs="Calibri"/>
          <w:szCs w:val="24"/>
        </w:rPr>
      </w:pPr>
      <w:r w:rsidRPr="00955AB2">
        <w:rPr>
          <w:rFonts w:ascii="Calibri" w:hAnsi="Calibri" w:cs="Calibri"/>
          <w:szCs w:val="24"/>
        </w:rPr>
        <w:t>Our training also incorporates valuable insights from the students themselves, using findings from</w:t>
      </w:r>
      <w:r>
        <w:rPr>
          <w:rFonts w:ascii="Calibri" w:hAnsi="Calibri" w:cs="Calibri"/>
          <w:szCs w:val="24"/>
        </w:rPr>
        <w:t xml:space="preserve"> </w:t>
      </w:r>
      <w:r w:rsidRPr="00955AB2">
        <w:rPr>
          <w:rFonts w:ascii="Calibri" w:hAnsi="Calibri" w:cs="Calibri"/>
          <w:szCs w:val="24"/>
        </w:rPr>
        <w:t>doctoral research and case studies, particularly from those who have experienced exclusion. These first-hand accounts offer an invaluable perspective, shedding light on how our education system can evolve to better support all students.</w:t>
      </w:r>
      <w:r w:rsidR="00FD246D">
        <w:rPr>
          <w:rFonts w:ascii="Calibri" w:hAnsi="Calibri" w:cs="Calibri"/>
          <w:szCs w:val="24"/>
        </w:rPr>
        <w:br w:type="page"/>
      </w:r>
    </w:p>
    <w:p w14:paraId="3AC07A82" w14:textId="39410A74" w:rsidR="00955AB2" w:rsidRPr="00FD246D" w:rsidRDefault="00955AB2" w:rsidP="00F71FFF">
      <w:pPr>
        <w:pStyle w:val="Heading1"/>
        <w:numPr>
          <w:ilvl w:val="0"/>
          <w:numId w:val="5"/>
        </w:numPr>
      </w:pPr>
      <w:bookmarkStart w:id="15" w:name="_Toc138316687"/>
      <w:r w:rsidRPr="00FD246D">
        <w:lastRenderedPageBreak/>
        <w:t>Theoretical Foundations</w:t>
      </w:r>
      <w:bookmarkEnd w:id="15"/>
    </w:p>
    <w:p w14:paraId="0528A92B" w14:textId="77777777" w:rsidR="00955AB2" w:rsidRPr="00955AB2" w:rsidRDefault="00955AB2" w:rsidP="00955AB2">
      <w:pPr>
        <w:spacing w:line="276" w:lineRule="auto"/>
        <w:rPr>
          <w:rFonts w:ascii="Calibri" w:hAnsi="Calibri" w:cs="Calibri"/>
          <w:szCs w:val="24"/>
        </w:rPr>
      </w:pPr>
    </w:p>
    <w:p w14:paraId="4CFF4576" w14:textId="259E6726" w:rsidR="00955AB2" w:rsidRDefault="00955AB2" w:rsidP="00955AB2">
      <w:pPr>
        <w:spacing w:line="276" w:lineRule="auto"/>
        <w:rPr>
          <w:rFonts w:ascii="Calibri" w:hAnsi="Calibri" w:cs="Calibri"/>
          <w:szCs w:val="24"/>
        </w:rPr>
      </w:pPr>
      <w:r w:rsidRPr="00955AB2">
        <w:rPr>
          <w:rFonts w:ascii="Calibri" w:hAnsi="Calibri" w:cs="Calibri"/>
          <w:szCs w:val="24"/>
        </w:rPr>
        <w:t>This section forms the backbone of our training program</w:t>
      </w:r>
      <w:r>
        <w:rPr>
          <w:rFonts w:ascii="Calibri" w:hAnsi="Calibri" w:cs="Calibri"/>
          <w:szCs w:val="24"/>
        </w:rPr>
        <w:t>me</w:t>
      </w:r>
      <w:r w:rsidRPr="00955AB2">
        <w:rPr>
          <w:rFonts w:ascii="Calibri" w:hAnsi="Calibri" w:cs="Calibri"/>
          <w:szCs w:val="24"/>
        </w:rPr>
        <w:t>, grounding our approach in robust academic research and sound psychological theories.</w:t>
      </w:r>
    </w:p>
    <w:p w14:paraId="50E8FC4A" w14:textId="77777777" w:rsidR="00FD246D" w:rsidRDefault="00FD246D" w:rsidP="00955AB2">
      <w:pPr>
        <w:spacing w:line="276" w:lineRule="auto"/>
        <w:rPr>
          <w:rFonts w:ascii="Calibri" w:hAnsi="Calibri" w:cs="Calibri"/>
          <w:szCs w:val="24"/>
        </w:rPr>
      </w:pPr>
    </w:p>
    <w:p w14:paraId="5E250139" w14:textId="3E6EC0E2" w:rsidR="00955AB2" w:rsidRPr="00FD246D" w:rsidRDefault="00955AB2" w:rsidP="00FD246D">
      <w:pPr>
        <w:pStyle w:val="Heading2"/>
        <w:rPr>
          <w:b/>
          <w:bCs/>
        </w:rPr>
      </w:pPr>
      <w:bookmarkStart w:id="16" w:name="_Toc138316688"/>
      <w:r w:rsidRPr="00FD246D">
        <w:rPr>
          <w:b/>
          <w:bCs/>
        </w:rPr>
        <w:t>An Introduction to Humanistic and Affective Psychology</w:t>
      </w:r>
      <w:bookmarkEnd w:id="16"/>
    </w:p>
    <w:p w14:paraId="4CACD75A" w14:textId="77777777" w:rsidR="00955AB2" w:rsidRPr="00955AB2" w:rsidRDefault="00955AB2" w:rsidP="00955AB2">
      <w:pPr>
        <w:spacing w:line="276" w:lineRule="auto"/>
        <w:rPr>
          <w:rFonts w:ascii="Calibri" w:hAnsi="Calibri" w:cs="Calibri"/>
          <w:szCs w:val="24"/>
        </w:rPr>
      </w:pPr>
    </w:p>
    <w:p w14:paraId="1DCE63E6" w14:textId="77777777" w:rsidR="00955AB2" w:rsidRDefault="00955AB2" w:rsidP="00955AB2">
      <w:pPr>
        <w:spacing w:line="276" w:lineRule="auto"/>
        <w:rPr>
          <w:rFonts w:ascii="Calibri" w:hAnsi="Calibri" w:cs="Calibri"/>
          <w:szCs w:val="24"/>
        </w:rPr>
      </w:pPr>
      <w:r w:rsidRPr="00955AB2">
        <w:rPr>
          <w:rFonts w:ascii="Calibri" w:hAnsi="Calibri" w:cs="Calibri"/>
          <w:szCs w:val="24"/>
        </w:rPr>
        <w:t>We begin by introducing educators to the principles of humanistic and affective psychology, with a focus on the crucial role of empathy, respect, and individual potential in teaching. This knowledge will inform their approach to instruction, making their classrooms more nurturing and inclusive.</w:t>
      </w:r>
    </w:p>
    <w:p w14:paraId="2BFFCD0E" w14:textId="77777777" w:rsidR="00FD246D" w:rsidRPr="00955AB2" w:rsidRDefault="00FD246D" w:rsidP="00955AB2">
      <w:pPr>
        <w:spacing w:line="276" w:lineRule="auto"/>
        <w:rPr>
          <w:rFonts w:ascii="Calibri" w:hAnsi="Calibri" w:cs="Calibri"/>
          <w:szCs w:val="24"/>
        </w:rPr>
      </w:pPr>
    </w:p>
    <w:p w14:paraId="22E58E57" w14:textId="4D7A798A" w:rsidR="00955AB2" w:rsidRPr="00FD246D" w:rsidRDefault="00955AB2" w:rsidP="00FD246D">
      <w:pPr>
        <w:pStyle w:val="Heading2"/>
        <w:rPr>
          <w:b/>
          <w:bCs/>
        </w:rPr>
      </w:pPr>
      <w:bookmarkStart w:id="17" w:name="_Toc138316689"/>
      <w:r w:rsidRPr="00FD246D">
        <w:rPr>
          <w:b/>
          <w:bCs/>
        </w:rPr>
        <w:t>The Affect-Behaviour Connection and Affective Barriers to Learning</w:t>
      </w:r>
      <w:bookmarkEnd w:id="17"/>
    </w:p>
    <w:p w14:paraId="5B92765F" w14:textId="77777777" w:rsidR="00955AB2" w:rsidRPr="00955AB2" w:rsidRDefault="00955AB2" w:rsidP="00955AB2">
      <w:pPr>
        <w:spacing w:line="276" w:lineRule="auto"/>
        <w:rPr>
          <w:rFonts w:ascii="Calibri" w:hAnsi="Calibri" w:cs="Calibri"/>
          <w:szCs w:val="24"/>
        </w:rPr>
      </w:pPr>
    </w:p>
    <w:p w14:paraId="1CD40164" w14:textId="77777777" w:rsidR="00955AB2" w:rsidRPr="00955AB2" w:rsidRDefault="00955AB2" w:rsidP="00955AB2">
      <w:pPr>
        <w:spacing w:line="276" w:lineRule="auto"/>
        <w:rPr>
          <w:rFonts w:ascii="Calibri" w:hAnsi="Calibri" w:cs="Calibri"/>
          <w:szCs w:val="24"/>
        </w:rPr>
      </w:pPr>
      <w:r w:rsidRPr="00955AB2">
        <w:rPr>
          <w:rFonts w:ascii="Calibri" w:hAnsi="Calibri" w:cs="Calibri"/>
          <w:szCs w:val="24"/>
        </w:rPr>
        <w:t>We will explore the significant role of emotions in learning and behaviour, elucidating how negative emotions and affective barriers can obstruct student engagement and progress. By grasping this connection, educators can manage classroom dynamics more effectively and support students' emotional well-being.</w:t>
      </w:r>
    </w:p>
    <w:p w14:paraId="0C461BDE" w14:textId="77777777" w:rsidR="00955AB2" w:rsidRPr="00955AB2" w:rsidRDefault="00955AB2" w:rsidP="00955AB2">
      <w:pPr>
        <w:spacing w:line="276" w:lineRule="auto"/>
        <w:rPr>
          <w:rFonts w:ascii="Calibri" w:hAnsi="Calibri" w:cs="Calibri"/>
          <w:szCs w:val="24"/>
        </w:rPr>
      </w:pPr>
    </w:p>
    <w:p w14:paraId="78A7D283" w14:textId="794EDD0A" w:rsidR="00955AB2" w:rsidRPr="00FD246D" w:rsidRDefault="00955AB2" w:rsidP="00FD246D">
      <w:pPr>
        <w:pStyle w:val="Heading2"/>
        <w:rPr>
          <w:b/>
          <w:bCs/>
        </w:rPr>
      </w:pPr>
      <w:bookmarkStart w:id="18" w:name="_Toc138316690"/>
      <w:r w:rsidRPr="00FD246D">
        <w:rPr>
          <w:b/>
          <w:bCs/>
        </w:rPr>
        <w:t>Tomkins' Affect Script and Nathanson's Compass of Shame</w:t>
      </w:r>
      <w:bookmarkEnd w:id="18"/>
    </w:p>
    <w:p w14:paraId="5943D4A3" w14:textId="77777777" w:rsidR="00955AB2" w:rsidRPr="00955AB2" w:rsidRDefault="00955AB2" w:rsidP="00955AB2">
      <w:pPr>
        <w:spacing w:line="276" w:lineRule="auto"/>
        <w:rPr>
          <w:rFonts w:ascii="Calibri" w:hAnsi="Calibri" w:cs="Calibri"/>
          <w:szCs w:val="24"/>
        </w:rPr>
      </w:pPr>
    </w:p>
    <w:p w14:paraId="1A416488" w14:textId="290D1FC0" w:rsidR="00955AB2" w:rsidRDefault="00955AB2" w:rsidP="00955AB2">
      <w:pPr>
        <w:spacing w:line="276" w:lineRule="auto"/>
        <w:rPr>
          <w:rFonts w:ascii="Calibri" w:hAnsi="Calibri" w:cs="Calibri"/>
          <w:szCs w:val="24"/>
        </w:rPr>
      </w:pPr>
      <w:r w:rsidRPr="00955AB2">
        <w:rPr>
          <w:rFonts w:ascii="Calibri" w:hAnsi="Calibri" w:cs="Calibri"/>
          <w:szCs w:val="24"/>
        </w:rPr>
        <w:t>These psychological theories offer valuable insights into the emotional experiences of students, particularly those grappling with adversity</w:t>
      </w:r>
      <w:r w:rsidR="00CB2688">
        <w:rPr>
          <w:rFonts w:ascii="Calibri" w:hAnsi="Calibri" w:cs="Calibri"/>
          <w:szCs w:val="24"/>
        </w:rPr>
        <w:t xml:space="preserve"> and trauma</w:t>
      </w:r>
      <w:r w:rsidRPr="00955AB2">
        <w:rPr>
          <w:rFonts w:ascii="Calibri" w:hAnsi="Calibri" w:cs="Calibri"/>
          <w:szCs w:val="24"/>
        </w:rPr>
        <w:t xml:space="preserve">. By comprehending these theories, educators can respond more effectively to </w:t>
      </w:r>
      <w:r>
        <w:rPr>
          <w:rFonts w:ascii="Calibri" w:hAnsi="Calibri" w:cs="Calibri"/>
          <w:szCs w:val="24"/>
        </w:rPr>
        <w:t>children and young peoples</w:t>
      </w:r>
      <w:r w:rsidRPr="00955AB2">
        <w:rPr>
          <w:rFonts w:ascii="Calibri" w:hAnsi="Calibri" w:cs="Calibri"/>
          <w:szCs w:val="24"/>
        </w:rPr>
        <w:t>' emotional needs, fostering a more inclusive and supportive learning environment.</w:t>
      </w:r>
      <w:r w:rsidR="00BC4ACB">
        <w:rPr>
          <w:rFonts w:ascii="Calibri" w:hAnsi="Calibri" w:cs="Calibri"/>
          <w:szCs w:val="24"/>
        </w:rPr>
        <w:t xml:space="preserve"> </w:t>
      </w:r>
    </w:p>
    <w:p w14:paraId="7787D699" w14:textId="3140A138" w:rsidR="000915E9" w:rsidRDefault="000915E9" w:rsidP="00955AB2">
      <w:pPr>
        <w:spacing w:line="276" w:lineRule="auto"/>
        <w:rPr>
          <w:rFonts w:ascii="Calibri" w:hAnsi="Calibri" w:cs="Calibri"/>
          <w:szCs w:val="24"/>
        </w:rPr>
      </w:pPr>
    </w:p>
    <w:p w14:paraId="1775C214" w14:textId="1BA33FDA" w:rsidR="000915E9" w:rsidRDefault="000915E9" w:rsidP="00955AB2">
      <w:pPr>
        <w:spacing w:line="276" w:lineRule="auto"/>
        <w:rPr>
          <w:rFonts w:ascii="Calibri" w:hAnsi="Calibri" w:cs="Calibri"/>
          <w:szCs w:val="24"/>
        </w:rPr>
      </w:pPr>
    </w:p>
    <w:p w14:paraId="60D545B7" w14:textId="37DCD136" w:rsidR="000915E9" w:rsidRDefault="000915E9" w:rsidP="000915E9">
      <w:pPr>
        <w:spacing w:line="276" w:lineRule="auto"/>
        <w:jc w:val="center"/>
        <w:rPr>
          <w:rFonts w:ascii="Calibri" w:hAnsi="Calibri" w:cs="Calibri"/>
          <w:szCs w:val="24"/>
        </w:rPr>
      </w:pPr>
      <w:r>
        <w:rPr>
          <w:noProof/>
        </w:rPr>
        <w:drawing>
          <wp:inline distT="0" distB="0" distL="0" distR="0" wp14:anchorId="7474C40A" wp14:editId="659C4A57">
            <wp:extent cx="4876800" cy="30170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1659" cy="3020073"/>
                    </a:xfrm>
                    <a:prstGeom prst="rect">
                      <a:avLst/>
                    </a:prstGeom>
                  </pic:spPr>
                </pic:pic>
              </a:graphicData>
            </a:graphic>
          </wp:inline>
        </w:drawing>
      </w:r>
    </w:p>
    <w:p w14:paraId="2A34305E" w14:textId="77777777" w:rsidR="006F03DB" w:rsidRPr="006F03DB" w:rsidRDefault="006F03DB" w:rsidP="006F03DB">
      <w:pPr>
        <w:spacing w:line="276" w:lineRule="auto"/>
        <w:rPr>
          <w:rFonts w:ascii="Calibri" w:hAnsi="Calibri" w:cs="Calibri"/>
          <w:b/>
          <w:bCs/>
          <w:szCs w:val="24"/>
        </w:rPr>
      </w:pPr>
      <w:r w:rsidRPr="006F03DB">
        <w:rPr>
          <w:rFonts w:ascii="Calibri" w:hAnsi="Calibri" w:cs="Calibri"/>
          <w:b/>
          <w:bCs/>
          <w:szCs w:val="24"/>
        </w:rPr>
        <w:lastRenderedPageBreak/>
        <w:t>Tompkins' Theory of Affect Script:</w:t>
      </w:r>
    </w:p>
    <w:p w14:paraId="2F30611D" w14:textId="77777777" w:rsidR="006F03DB" w:rsidRPr="006F03DB" w:rsidRDefault="006F03DB" w:rsidP="006F03DB">
      <w:pPr>
        <w:spacing w:line="276" w:lineRule="auto"/>
        <w:rPr>
          <w:rFonts w:ascii="Calibri" w:hAnsi="Calibri" w:cs="Calibri"/>
          <w:szCs w:val="24"/>
        </w:rPr>
      </w:pPr>
      <w:r w:rsidRPr="006F03DB">
        <w:rPr>
          <w:rFonts w:ascii="Calibri" w:hAnsi="Calibri" w:cs="Calibri"/>
          <w:szCs w:val="24"/>
        </w:rPr>
        <w:t>Sylvan Tompkins, an American psychologist, proposed the theory of affect script, which posits that human emotions are organised around scripts or scenarios that guide our understanding of, and response to emotional experiences. These affect scripts are learned through socialisation and experiences, and they shape our emotional responses to various situations. Affect scripts can be positive or negative, and they influence our behaviours, decision-making, and social interactions. By understanding an individual's affect scripts, support strategies can be tailored to help the person navigate their emotional experiences more effectively.</w:t>
      </w:r>
    </w:p>
    <w:p w14:paraId="1E90E7E1" w14:textId="77777777" w:rsidR="006F03DB" w:rsidRPr="006F03DB" w:rsidRDefault="006F03DB" w:rsidP="006F03DB">
      <w:pPr>
        <w:spacing w:line="276" w:lineRule="auto"/>
        <w:rPr>
          <w:rFonts w:ascii="Calibri" w:hAnsi="Calibri" w:cs="Calibri"/>
          <w:szCs w:val="24"/>
        </w:rPr>
      </w:pPr>
    </w:p>
    <w:p w14:paraId="381C7695" w14:textId="77777777" w:rsidR="006F03DB" w:rsidRPr="006F03DB" w:rsidRDefault="006F03DB" w:rsidP="006F03DB">
      <w:pPr>
        <w:spacing w:line="276" w:lineRule="auto"/>
        <w:rPr>
          <w:rFonts w:ascii="Calibri" w:hAnsi="Calibri" w:cs="Calibri"/>
          <w:b/>
          <w:bCs/>
          <w:szCs w:val="24"/>
        </w:rPr>
      </w:pPr>
      <w:r w:rsidRPr="006F03DB">
        <w:rPr>
          <w:rFonts w:ascii="Calibri" w:hAnsi="Calibri" w:cs="Calibri"/>
          <w:b/>
          <w:bCs/>
          <w:szCs w:val="24"/>
        </w:rPr>
        <w:t>The concept of Psychological shame</w:t>
      </w:r>
    </w:p>
    <w:p w14:paraId="36FE15C9" w14:textId="77777777" w:rsidR="006F03DB" w:rsidRPr="006F03DB" w:rsidRDefault="006F03DB" w:rsidP="006F03DB">
      <w:pPr>
        <w:spacing w:line="276" w:lineRule="auto"/>
        <w:rPr>
          <w:rFonts w:ascii="Calibri" w:hAnsi="Calibri" w:cs="Calibri"/>
          <w:szCs w:val="24"/>
        </w:rPr>
      </w:pPr>
      <w:r w:rsidRPr="006F03DB">
        <w:rPr>
          <w:rFonts w:ascii="Calibri" w:hAnsi="Calibri" w:cs="Calibri"/>
          <w:szCs w:val="24"/>
        </w:rPr>
        <w:t>In psychological terms, shame is a complex and powerful emotion that arises when an individual perceives themselves as flawed, inadequate, or unworthy in some way. It is important to differentiate this concept of shame from the common use of the word, which often refers to feelings of embarrassment or discomfort.</w:t>
      </w:r>
    </w:p>
    <w:p w14:paraId="4C9689D3" w14:textId="77777777" w:rsidR="006F03DB" w:rsidRPr="006F03DB" w:rsidRDefault="006F03DB" w:rsidP="006F03DB">
      <w:pPr>
        <w:spacing w:line="276" w:lineRule="auto"/>
        <w:rPr>
          <w:rFonts w:ascii="Calibri" w:hAnsi="Calibri" w:cs="Calibri"/>
          <w:szCs w:val="24"/>
        </w:rPr>
      </w:pPr>
    </w:p>
    <w:p w14:paraId="46323A45" w14:textId="77777777" w:rsidR="006F03DB" w:rsidRPr="006F03DB" w:rsidRDefault="006F03DB" w:rsidP="006F03DB">
      <w:pPr>
        <w:spacing w:line="276" w:lineRule="auto"/>
        <w:rPr>
          <w:rFonts w:ascii="Calibri" w:hAnsi="Calibri" w:cs="Calibri"/>
          <w:szCs w:val="24"/>
        </w:rPr>
      </w:pPr>
      <w:r w:rsidRPr="006F03DB">
        <w:rPr>
          <w:rFonts w:ascii="Calibri" w:hAnsi="Calibri" w:cs="Calibri"/>
          <w:szCs w:val="24"/>
        </w:rPr>
        <w:t>Psychological shame goes beyond mere embarrassment; it involves a deep sense of self-criticism and self-condemnation. People experiencing shame often feel exposed, vulnerable, and fundamentally flawed, leading to a desire to hide or withdraw from social situations. This emotion can be triggered by real or imagined transgressions, as well as by the fear of being judged or rejected by others.</w:t>
      </w:r>
    </w:p>
    <w:p w14:paraId="0FF24202" w14:textId="77777777" w:rsidR="006F03DB" w:rsidRPr="006F03DB" w:rsidRDefault="006F03DB" w:rsidP="006F03DB">
      <w:pPr>
        <w:spacing w:line="276" w:lineRule="auto"/>
        <w:rPr>
          <w:rFonts w:ascii="Calibri" w:hAnsi="Calibri" w:cs="Calibri"/>
          <w:szCs w:val="24"/>
        </w:rPr>
      </w:pPr>
    </w:p>
    <w:p w14:paraId="5BDB1181" w14:textId="77777777" w:rsidR="006F03DB" w:rsidRPr="006F03DB" w:rsidRDefault="006F03DB" w:rsidP="006F03DB">
      <w:pPr>
        <w:spacing w:line="276" w:lineRule="auto"/>
        <w:rPr>
          <w:rFonts w:ascii="Calibri" w:hAnsi="Calibri" w:cs="Calibri"/>
          <w:szCs w:val="24"/>
        </w:rPr>
      </w:pPr>
      <w:r w:rsidRPr="006F03DB">
        <w:rPr>
          <w:rFonts w:ascii="Calibri" w:hAnsi="Calibri" w:cs="Calibri"/>
          <w:szCs w:val="24"/>
        </w:rPr>
        <w:t>Shame can have a significant impact on an individual's mental health, self-esteem, and interpersonal relationships. It can lead to feelings of isolation, depression, and anxiety, as well as contribute to maladaptive coping strategies such as self-harm or substance abuse. Understanding the psychological concept of shame is essential for developing effective interventions and support strategies to help individuals manage and overcome this emotion.</w:t>
      </w:r>
    </w:p>
    <w:p w14:paraId="47D207B3" w14:textId="77777777" w:rsidR="006F03DB" w:rsidRPr="006F03DB" w:rsidRDefault="006F03DB" w:rsidP="006F03DB">
      <w:pPr>
        <w:spacing w:line="276" w:lineRule="auto"/>
        <w:rPr>
          <w:rFonts w:ascii="Calibri" w:hAnsi="Calibri" w:cs="Calibri"/>
          <w:szCs w:val="24"/>
        </w:rPr>
      </w:pPr>
    </w:p>
    <w:p w14:paraId="3957B3C3" w14:textId="77777777" w:rsidR="006F03DB" w:rsidRDefault="006F03DB" w:rsidP="006F03DB">
      <w:pPr>
        <w:spacing w:line="276" w:lineRule="auto"/>
        <w:rPr>
          <w:rFonts w:ascii="Calibri" w:hAnsi="Calibri" w:cs="Calibri"/>
          <w:b/>
          <w:bCs/>
          <w:szCs w:val="24"/>
        </w:rPr>
      </w:pPr>
    </w:p>
    <w:p w14:paraId="076EF8CC" w14:textId="77777777" w:rsidR="006F03DB" w:rsidRDefault="006F03DB" w:rsidP="006F03DB">
      <w:pPr>
        <w:spacing w:line="276" w:lineRule="auto"/>
        <w:rPr>
          <w:rFonts w:ascii="Calibri" w:hAnsi="Calibri" w:cs="Calibri"/>
          <w:b/>
          <w:bCs/>
          <w:szCs w:val="24"/>
        </w:rPr>
      </w:pPr>
    </w:p>
    <w:p w14:paraId="2F63AB69" w14:textId="77777777" w:rsidR="006F03DB" w:rsidRDefault="006F03DB" w:rsidP="006F03DB">
      <w:pPr>
        <w:spacing w:line="276" w:lineRule="auto"/>
        <w:rPr>
          <w:rFonts w:ascii="Calibri" w:hAnsi="Calibri" w:cs="Calibri"/>
          <w:b/>
          <w:bCs/>
          <w:szCs w:val="24"/>
        </w:rPr>
      </w:pPr>
    </w:p>
    <w:p w14:paraId="0F1F5CA8" w14:textId="77777777" w:rsidR="006F03DB" w:rsidRDefault="006F03DB" w:rsidP="006F03DB">
      <w:pPr>
        <w:spacing w:line="276" w:lineRule="auto"/>
        <w:rPr>
          <w:rFonts w:ascii="Calibri" w:hAnsi="Calibri" w:cs="Calibri"/>
          <w:b/>
          <w:bCs/>
          <w:szCs w:val="24"/>
        </w:rPr>
      </w:pPr>
    </w:p>
    <w:p w14:paraId="441ACCF7" w14:textId="77777777" w:rsidR="006F03DB" w:rsidRDefault="006F03DB" w:rsidP="006F03DB">
      <w:pPr>
        <w:spacing w:line="276" w:lineRule="auto"/>
        <w:rPr>
          <w:rFonts w:ascii="Calibri" w:hAnsi="Calibri" w:cs="Calibri"/>
          <w:b/>
          <w:bCs/>
          <w:szCs w:val="24"/>
        </w:rPr>
      </w:pPr>
    </w:p>
    <w:p w14:paraId="5777F5F0" w14:textId="77777777" w:rsidR="006F03DB" w:rsidRDefault="006F03DB" w:rsidP="006F03DB">
      <w:pPr>
        <w:spacing w:line="276" w:lineRule="auto"/>
        <w:rPr>
          <w:rFonts w:ascii="Calibri" w:hAnsi="Calibri" w:cs="Calibri"/>
          <w:b/>
          <w:bCs/>
          <w:szCs w:val="24"/>
        </w:rPr>
      </w:pPr>
    </w:p>
    <w:p w14:paraId="41C0B526" w14:textId="77777777" w:rsidR="006F03DB" w:rsidRDefault="006F03DB" w:rsidP="006F03DB">
      <w:pPr>
        <w:spacing w:line="276" w:lineRule="auto"/>
        <w:rPr>
          <w:rFonts w:ascii="Calibri" w:hAnsi="Calibri" w:cs="Calibri"/>
          <w:b/>
          <w:bCs/>
          <w:szCs w:val="24"/>
        </w:rPr>
      </w:pPr>
    </w:p>
    <w:p w14:paraId="20E67976" w14:textId="77777777" w:rsidR="006F03DB" w:rsidRDefault="006F03DB" w:rsidP="006F03DB">
      <w:pPr>
        <w:spacing w:line="276" w:lineRule="auto"/>
        <w:rPr>
          <w:rFonts w:ascii="Calibri" w:hAnsi="Calibri" w:cs="Calibri"/>
          <w:b/>
          <w:bCs/>
          <w:szCs w:val="24"/>
        </w:rPr>
      </w:pPr>
    </w:p>
    <w:p w14:paraId="3FA566D7" w14:textId="77777777" w:rsidR="006F03DB" w:rsidRDefault="006F03DB" w:rsidP="006F03DB">
      <w:pPr>
        <w:spacing w:line="276" w:lineRule="auto"/>
        <w:rPr>
          <w:rFonts w:ascii="Calibri" w:hAnsi="Calibri" w:cs="Calibri"/>
          <w:b/>
          <w:bCs/>
          <w:szCs w:val="24"/>
        </w:rPr>
      </w:pPr>
    </w:p>
    <w:p w14:paraId="5BFC04AB" w14:textId="77777777" w:rsidR="006F03DB" w:rsidRDefault="006F03DB" w:rsidP="006F03DB">
      <w:pPr>
        <w:spacing w:line="276" w:lineRule="auto"/>
        <w:rPr>
          <w:rFonts w:ascii="Calibri" w:hAnsi="Calibri" w:cs="Calibri"/>
          <w:b/>
          <w:bCs/>
          <w:szCs w:val="24"/>
        </w:rPr>
      </w:pPr>
    </w:p>
    <w:p w14:paraId="74842A8D" w14:textId="77777777" w:rsidR="006F03DB" w:rsidRDefault="006F03DB" w:rsidP="006F03DB">
      <w:pPr>
        <w:spacing w:line="276" w:lineRule="auto"/>
        <w:rPr>
          <w:rFonts w:ascii="Calibri" w:hAnsi="Calibri" w:cs="Calibri"/>
          <w:b/>
          <w:bCs/>
          <w:szCs w:val="24"/>
        </w:rPr>
      </w:pPr>
    </w:p>
    <w:p w14:paraId="69503F73" w14:textId="77777777" w:rsidR="006F03DB" w:rsidRDefault="006F03DB" w:rsidP="006F03DB">
      <w:pPr>
        <w:spacing w:line="276" w:lineRule="auto"/>
        <w:rPr>
          <w:rFonts w:ascii="Calibri" w:hAnsi="Calibri" w:cs="Calibri"/>
          <w:b/>
          <w:bCs/>
          <w:szCs w:val="24"/>
        </w:rPr>
      </w:pPr>
    </w:p>
    <w:p w14:paraId="5F8E8AB6" w14:textId="77777777" w:rsidR="006F03DB" w:rsidRDefault="006F03DB" w:rsidP="006F03DB">
      <w:pPr>
        <w:spacing w:line="276" w:lineRule="auto"/>
        <w:rPr>
          <w:rFonts w:ascii="Calibri" w:hAnsi="Calibri" w:cs="Calibri"/>
          <w:b/>
          <w:bCs/>
          <w:szCs w:val="24"/>
        </w:rPr>
      </w:pPr>
    </w:p>
    <w:p w14:paraId="2D52C3C9" w14:textId="469F1251" w:rsidR="000915E9" w:rsidRDefault="006F03DB" w:rsidP="006F03DB">
      <w:pPr>
        <w:spacing w:line="276" w:lineRule="auto"/>
        <w:rPr>
          <w:rFonts w:ascii="Calibri" w:hAnsi="Calibri" w:cs="Calibri"/>
          <w:b/>
          <w:bCs/>
          <w:szCs w:val="24"/>
        </w:rPr>
      </w:pPr>
      <w:r w:rsidRPr="006F03DB">
        <w:rPr>
          <w:rFonts w:ascii="Calibri" w:hAnsi="Calibri" w:cs="Calibri"/>
          <w:b/>
          <w:bCs/>
          <w:szCs w:val="24"/>
        </w:rPr>
        <w:lastRenderedPageBreak/>
        <w:t>The Central Executive</w:t>
      </w:r>
    </w:p>
    <w:p w14:paraId="56CD2A41" w14:textId="557059B9" w:rsidR="006F03DB" w:rsidRDefault="006F03DB" w:rsidP="006F03DB">
      <w:pPr>
        <w:spacing w:line="276" w:lineRule="auto"/>
        <w:rPr>
          <w:rFonts w:ascii="Calibri" w:hAnsi="Calibri" w:cs="Calibri"/>
          <w:b/>
          <w:bCs/>
          <w:szCs w:val="24"/>
        </w:rPr>
      </w:pPr>
      <w:r>
        <w:rPr>
          <w:rFonts w:ascii="Calibri" w:hAnsi="Calibri" w:cs="Calibri"/>
          <w:b/>
          <w:bCs/>
          <w:noProof/>
          <w:szCs w:val="24"/>
        </w:rPr>
        <w:drawing>
          <wp:inline distT="0" distB="0" distL="0" distR="0" wp14:anchorId="42A6DF5F" wp14:editId="3ED9BCA9">
            <wp:extent cx="5705475" cy="36820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3974" cy="3706914"/>
                    </a:xfrm>
                    <a:prstGeom prst="rect">
                      <a:avLst/>
                    </a:prstGeom>
                    <a:noFill/>
                  </pic:spPr>
                </pic:pic>
              </a:graphicData>
            </a:graphic>
          </wp:inline>
        </w:drawing>
      </w:r>
    </w:p>
    <w:p w14:paraId="522F0076" w14:textId="70319FDB" w:rsidR="006F03DB" w:rsidRDefault="006F03DB" w:rsidP="006F03DB">
      <w:pPr>
        <w:spacing w:line="276" w:lineRule="auto"/>
        <w:rPr>
          <w:rFonts w:ascii="Calibri" w:hAnsi="Calibri" w:cs="Calibri"/>
          <w:b/>
          <w:bCs/>
          <w:szCs w:val="24"/>
        </w:rPr>
      </w:pPr>
    </w:p>
    <w:p w14:paraId="22823687" w14:textId="77777777" w:rsidR="006F03DB" w:rsidRPr="006F03DB" w:rsidRDefault="006F03DB" w:rsidP="006F03DB">
      <w:pPr>
        <w:spacing w:line="276" w:lineRule="auto"/>
        <w:rPr>
          <w:rFonts w:ascii="Calibri" w:hAnsi="Calibri" w:cs="Calibri"/>
          <w:b/>
          <w:bCs/>
          <w:szCs w:val="24"/>
        </w:rPr>
      </w:pPr>
      <w:r w:rsidRPr="006F03DB">
        <w:rPr>
          <w:rFonts w:ascii="Calibri" w:hAnsi="Calibri" w:cs="Calibri"/>
          <w:b/>
          <w:bCs/>
          <w:szCs w:val="24"/>
        </w:rPr>
        <w:t>Nathanson's Compass of Shame:</w:t>
      </w:r>
    </w:p>
    <w:p w14:paraId="3ACE9177" w14:textId="183D3FA9" w:rsidR="006F03DB" w:rsidRDefault="006F03DB" w:rsidP="006F03DB">
      <w:pPr>
        <w:spacing w:line="276" w:lineRule="auto"/>
        <w:rPr>
          <w:rFonts w:ascii="Calibri" w:hAnsi="Calibri" w:cs="Calibri"/>
          <w:szCs w:val="24"/>
        </w:rPr>
      </w:pPr>
      <w:r w:rsidRPr="006F03DB">
        <w:rPr>
          <w:rFonts w:ascii="Calibri" w:hAnsi="Calibri" w:cs="Calibri"/>
          <w:szCs w:val="24"/>
        </w:rPr>
        <w:t>Donald Nathanson, an American psychiatrist, expanded on Tompkins' affect theory by developing the concept of the’ compass of shame’. This model describes four common ways in which individuals respond to feelings of shame: withdrawal, avoidance, attack self, and attack others. According to Nathanson, these responses represent maladaptive coping mechanisms that individuals employ to manage their shame. By identifying and understanding a person's shame responses, interventions can be developed to promote healthier ways of coping with and addressing feelings of shame, ultimately improving their emotional well-being and social functioning.</w:t>
      </w:r>
    </w:p>
    <w:p w14:paraId="00BFE501" w14:textId="5CC10A17" w:rsidR="006F03DB" w:rsidRDefault="006F03DB" w:rsidP="006F03DB">
      <w:pPr>
        <w:spacing w:line="276" w:lineRule="auto"/>
        <w:rPr>
          <w:rFonts w:ascii="Calibri" w:hAnsi="Calibri" w:cs="Calibri"/>
          <w:szCs w:val="24"/>
        </w:rPr>
      </w:pPr>
    </w:p>
    <w:p w14:paraId="74ACED12" w14:textId="77777777" w:rsidR="006F03DB" w:rsidRPr="006F03DB" w:rsidRDefault="006F03DB" w:rsidP="006F03DB">
      <w:pPr>
        <w:spacing w:line="276" w:lineRule="auto"/>
        <w:rPr>
          <w:rFonts w:ascii="Calibri" w:hAnsi="Calibri" w:cs="Calibri"/>
          <w:szCs w:val="24"/>
        </w:rPr>
      </w:pPr>
    </w:p>
    <w:p w14:paraId="33680065" w14:textId="610B57F8" w:rsidR="00955AB2" w:rsidRDefault="006F03DB" w:rsidP="006F03DB">
      <w:pPr>
        <w:spacing w:line="276" w:lineRule="auto"/>
        <w:jc w:val="center"/>
        <w:rPr>
          <w:rFonts w:ascii="Calibri" w:hAnsi="Calibri" w:cs="Calibri"/>
          <w:szCs w:val="24"/>
        </w:rPr>
      </w:pPr>
      <w:r>
        <w:rPr>
          <w:rFonts w:ascii="Calibri" w:hAnsi="Calibri" w:cs="Calibri"/>
          <w:noProof/>
          <w:szCs w:val="24"/>
        </w:rPr>
        <w:lastRenderedPageBreak/>
        <w:drawing>
          <wp:inline distT="0" distB="0" distL="0" distR="0" wp14:anchorId="60D73214" wp14:editId="2D057E81">
            <wp:extent cx="4613421" cy="3695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6605" cy="3698251"/>
                    </a:xfrm>
                    <a:prstGeom prst="rect">
                      <a:avLst/>
                    </a:prstGeom>
                    <a:noFill/>
                  </pic:spPr>
                </pic:pic>
              </a:graphicData>
            </a:graphic>
          </wp:inline>
        </w:drawing>
      </w:r>
      <w:r w:rsidR="00FD246D">
        <w:rPr>
          <w:rFonts w:ascii="Calibri" w:hAnsi="Calibri" w:cs="Calibri"/>
          <w:szCs w:val="24"/>
        </w:rPr>
        <w:br w:type="page"/>
      </w:r>
    </w:p>
    <w:p w14:paraId="1FB86737" w14:textId="2D479787" w:rsidR="00955AB2" w:rsidRPr="009558DA" w:rsidRDefault="00955AB2" w:rsidP="00F71FFF">
      <w:pPr>
        <w:pStyle w:val="Heading1"/>
        <w:numPr>
          <w:ilvl w:val="0"/>
          <w:numId w:val="5"/>
        </w:numPr>
        <w:rPr>
          <w:b w:val="0"/>
          <w:bCs/>
        </w:rPr>
      </w:pPr>
      <w:bookmarkStart w:id="19" w:name="_Toc138316691"/>
      <w:r w:rsidRPr="009558DA">
        <w:rPr>
          <w:bCs/>
        </w:rPr>
        <w:lastRenderedPageBreak/>
        <w:t>The New Framework and Its Application</w:t>
      </w:r>
      <w:bookmarkEnd w:id="19"/>
    </w:p>
    <w:p w14:paraId="005C7C4E" w14:textId="77777777" w:rsidR="00955AB2" w:rsidRPr="00955AB2" w:rsidRDefault="00955AB2" w:rsidP="00955AB2">
      <w:pPr>
        <w:spacing w:line="276" w:lineRule="auto"/>
        <w:rPr>
          <w:rFonts w:ascii="Calibri" w:hAnsi="Calibri" w:cs="Calibri"/>
          <w:szCs w:val="24"/>
        </w:rPr>
      </w:pPr>
    </w:p>
    <w:p w14:paraId="3D9B7EC3" w14:textId="77196F36" w:rsidR="00955AB2" w:rsidRDefault="00955AB2" w:rsidP="00955AB2">
      <w:pPr>
        <w:spacing w:line="276" w:lineRule="auto"/>
        <w:rPr>
          <w:rFonts w:ascii="Calibri" w:hAnsi="Calibri" w:cs="Calibri"/>
          <w:szCs w:val="24"/>
        </w:rPr>
      </w:pPr>
      <w:r w:rsidRPr="00955AB2">
        <w:rPr>
          <w:rFonts w:ascii="Calibri" w:hAnsi="Calibri" w:cs="Calibri"/>
          <w:szCs w:val="24"/>
        </w:rPr>
        <w:t>Building upon the theoretical foundations previously established, this section introduces the new framework we propose for creating an inclusive and supportive learning environment.</w:t>
      </w:r>
    </w:p>
    <w:p w14:paraId="754D384D" w14:textId="77777777" w:rsidR="00715E5A" w:rsidRDefault="00715E5A" w:rsidP="00955AB2">
      <w:pPr>
        <w:spacing w:line="276" w:lineRule="auto"/>
        <w:rPr>
          <w:rFonts w:ascii="Calibri" w:hAnsi="Calibri" w:cs="Calibri"/>
          <w:szCs w:val="24"/>
        </w:rPr>
      </w:pPr>
    </w:p>
    <w:p w14:paraId="7FF5F131" w14:textId="32BE37AB" w:rsidR="007E0335" w:rsidRPr="000A3AFB" w:rsidRDefault="007E0335" w:rsidP="000A3AFB">
      <w:pPr>
        <w:pStyle w:val="Heading2"/>
        <w:rPr>
          <w:b/>
          <w:bCs/>
        </w:rPr>
      </w:pPr>
      <w:bookmarkStart w:id="20" w:name="_Toc138316692"/>
      <w:r w:rsidRPr="000A3AFB">
        <w:rPr>
          <w:b/>
          <w:bCs/>
        </w:rPr>
        <w:t>The Structure of the Training Programme</w:t>
      </w:r>
      <w:bookmarkEnd w:id="20"/>
    </w:p>
    <w:p w14:paraId="1932E23C" w14:textId="77777777" w:rsidR="007E0335" w:rsidRPr="007E0335" w:rsidRDefault="007E0335" w:rsidP="007E0335">
      <w:pPr>
        <w:spacing w:line="276" w:lineRule="auto"/>
        <w:rPr>
          <w:rFonts w:ascii="Calibri" w:hAnsi="Calibri" w:cs="Calibri"/>
          <w:szCs w:val="24"/>
        </w:rPr>
      </w:pPr>
    </w:p>
    <w:p w14:paraId="501DCDF8" w14:textId="7CEDDBC4" w:rsidR="007E0335" w:rsidRPr="007E0335" w:rsidRDefault="00F71FFF" w:rsidP="007E0335">
      <w:pPr>
        <w:spacing w:line="276" w:lineRule="auto"/>
        <w:rPr>
          <w:rFonts w:ascii="Calibri" w:hAnsi="Calibri" w:cs="Calibri"/>
          <w:szCs w:val="24"/>
        </w:rPr>
      </w:pPr>
      <w:r>
        <w:rPr>
          <w:rFonts w:ascii="Calibri" w:hAnsi="Calibri" w:cs="Calibri"/>
          <w:szCs w:val="24"/>
        </w:rPr>
        <w:t>Below is an outline of</w:t>
      </w:r>
      <w:r w:rsidR="007E0335" w:rsidRPr="007E0335">
        <w:rPr>
          <w:rFonts w:ascii="Calibri" w:hAnsi="Calibri" w:cs="Calibri"/>
          <w:szCs w:val="24"/>
        </w:rPr>
        <w:t xml:space="preserve"> the overall structure and components of the training program</w:t>
      </w:r>
      <w:r w:rsidR="00C961C9">
        <w:rPr>
          <w:rFonts w:ascii="Calibri" w:hAnsi="Calibri" w:cs="Calibri"/>
          <w:szCs w:val="24"/>
        </w:rPr>
        <w:t>me</w:t>
      </w:r>
      <w:r w:rsidR="007E0335" w:rsidRPr="007E0335">
        <w:rPr>
          <w:rFonts w:ascii="Calibri" w:hAnsi="Calibri" w:cs="Calibri"/>
          <w:szCs w:val="24"/>
        </w:rPr>
        <w:t xml:space="preserve">, including details on the delivery format, frequency of sessions, and the interconnection and progressive build-up of different modules and topics. </w:t>
      </w:r>
      <w:r w:rsidR="00CC376F" w:rsidRPr="007E0335">
        <w:rPr>
          <w:rFonts w:ascii="Calibri" w:hAnsi="Calibri" w:cs="Calibri"/>
          <w:szCs w:val="24"/>
        </w:rPr>
        <w:t>We will</w:t>
      </w:r>
      <w:r w:rsidR="007E0335" w:rsidRPr="007E0335">
        <w:rPr>
          <w:rFonts w:ascii="Calibri" w:hAnsi="Calibri" w:cs="Calibri"/>
          <w:szCs w:val="24"/>
        </w:rPr>
        <w:t xml:space="preserve"> also provide suggestions on fostering a collaborative learning environment among educators, encouraging active participation and engagement.</w:t>
      </w:r>
    </w:p>
    <w:p w14:paraId="22738973" w14:textId="77777777" w:rsidR="007E0335" w:rsidRPr="007E0335" w:rsidRDefault="007E0335" w:rsidP="007E0335">
      <w:pPr>
        <w:spacing w:line="276" w:lineRule="auto"/>
        <w:rPr>
          <w:rFonts w:ascii="Calibri" w:hAnsi="Calibri" w:cs="Calibri"/>
          <w:szCs w:val="24"/>
        </w:rPr>
      </w:pPr>
    </w:p>
    <w:p w14:paraId="14D761B3"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Day 1:</w:t>
      </w:r>
    </w:p>
    <w:p w14:paraId="25CBD27E" w14:textId="77777777" w:rsidR="00F71FFF" w:rsidRPr="00F71FFF" w:rsidRDefault="00F71FFF" w:rsidP="00F71FFF">
      <w:pPr>
        <w:spacing w:line="276" w:lineRule="auto"/>
        <w:rPr>
          <w:rFonts w:ascii="Calibri" w:hAnsi="Calibri" w:cs="Calibri"/>
          <w:szCs w:val="24"/>
        </w:rPr>
      </w:pPr>
    </w:p>
    <w:p w14:paraId="1756E3AC"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Morning Session: Module 1 - Introduction to the UNCRC</w:t>
      </w:r>
    </w:p>
    <w:p w14:paraId="7B69044A"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Afternoon Session: Module 2 - Recognising and Addressing Affective Barriers</w:t>
      </w:r>
    </w:p>
    <w:p w14:paraId="06D67DAD" w14:textId="77777777" w:rsidR="00F71FFF" w:rsidRPr="00F71FFF" w:rsidRDefault="00F71FFF" w:rsidP="00F71FFF">
      <w:pPr>
        <w:spacing w:line="276" w:lineRule="auto"/>
        <w:rPr>
          <w:rFonts w:ascii="Calibri" w:hAnsi="Calibri" w:cs="Calibri"/>
          <w:szCs w:val="24"/>
        </w:rPr>
      </w:pPr>
    </w:p>
    <w:p w14:paraId="6DA013D0"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Day 2:</w:t>
      </w:r>
    </w:p>
    <w:p w14:paraId="3124F4B8" w14:textId="77777777" w:rsidR="00F71FFF" w:rsidRPr="00F71FFF" w:rsidRDefault="00F71FFF" w:rsidP="00F71FFF">
      <w:pPr>
        <w:spacing w:line="276" w:lineRule="auto"/>
        <w:rPr>
          <w:rFonts w:ascii="Calibri" w:hAnsi="Calibri" w:cs="Calibri"/>
          <w:szCs w:val="24"/>
        </w:rPr>
      </w:pPr>
    </w:p>
    <w:p w14:paraId="71CD0EE2"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Morning Session: Module 3 - Promoting Emotional Well-being</w:t>
      </w:r>
    </w:p>
    <w:p w14:paraId="62C0DE59"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Afternoon Session: Module 4 - Implementing Humanistic and Affective Approaches</w:t>
      </w:r>
    </w:p>
    <w:p w14:paraId="1C1EEC0D"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Day 3:</w:t>
      </w:r>
    </w:p>
    <w:p w14:paraId="695281E4" w14:textId="77777777" w:rsidR="00F71FFF" w:rsidRPr="00F71FFF" w:rsidRDefault="00F71FFF" w:rsidP="00F71FFF">
      <w:pPr>
        <w:spacing w:line="276" w:lineRule="auto"/>
        <w:rPr>
          <w:rFonts w:ascii="Calibri" w:hAnsi="Calibri" w:cs="Calibri"/>
          <w:szCs w:val="24"/>
        </w:rPr>
      </w:pPr>
    </w:p>
    <w:p w14:paraId="1D4DF97F"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Morning Session: Module 5 - Understanding and Using Tomkins' Affect Script</w:t>
      </w:r>
    </w:p>
    <w:p w14:paraId="536945AB"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Afternoon Session: Module 6 - Applying Nathanson's Compass of Shame</w:t>
      </w:r>
    </w:p>
    <w:p w14:paraId="08A2845F" w14:textId="77777777" w:rsidR="00F71FFF" w:rsidRPr="00F71FFF" w:rsidRDefault="00F71FFF" w:rsidP="00F71FFF">
      <w:pPr>
        <w:spacing w:line="276" w:lineRule="auto"/>
        <w:rPr>
          <w:rFonts w:ascii="Calibri" w:hAnsi="Calibri" w:cs="Calibri"/>
          <w:szCs w:val="24"/>
        </w:rPr>
      </w:pPr>
    </w:p>
    <w:p w14:paraId="5DBCDC6B"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Day 4:</w:t>
      </w:r>
    </w:p>
    <w:p w14:paraId="3160DFA5" w14:textId="77777777" w:rsidR="00F71FFF" w:rsidRPr="00F71FFF" w:rsidRDefault="00F71FFF" w:rsidP="00F71FFF">
      <w:pPr>
        <w:spacing w:line="276" w:lineRule="auto"/>
        <w:rPr>
          <w:rFonts w:ascii="Calibri" w:hAnsi="Calibri" w:cs="Calibri"/>
          <w:szCs w:val="24"/>
        </w:rPr>
      </w:pPr>
    </w:p>
    <w:p w14:paraId="6C70908F"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Morning Session: Module 7 - Creating Safe Spaces for Vulnerability</w:t>
      </w:r>
    </w:p>
    <w:p w14:paraId="3566B310"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Afternoon Session: Module 8 - Enhancing Communication and Empathy</w:t>
      </w:r>
    </w:p>
    <w:p w14:paraId="3FF0430E" w14:textId="77777777" w:rsidR="00F71FFF" w:rsidRPr="00F71FFF" w:rsidRDefault="00F71FFF" w:rsidP="00F71FFF">
      <w:pPr>
        <w:spacing w:line="276" w:lineRule="auto"/>
        <w:rPr>
          <w:rFonts w:ascii="Calibri" w:hAnsi="Calibri" w:cs="Calibri"/>
          <w:szCs w:val="24"/>
        </w:rPr>
      </w:pPr>
    </w:p>
    <w:p w14:paraId="7F494C8B"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Day 5:</w:t>
      </w:r>
    </w:p>
    <w:p w14:paraId="3A0A763E" w14:textId="77777777" w:rsidR="00F71FFF" w:rsidRPr="00F71FFF" w:rsidRDefault="00F71FFF" w:rsidP="00F71FFF">
      <w:pPr>
        <w:spacing w:line="276" w:lineRule="auto"/>
        <w:rPr>
          <w:rFonts w:ascii="Calibri" w:hAnsi="Calibri" w:cs="Calibri"/>
          <w:szCs w:val="24"/>
        </w:rPr>
      </w:pPr>
    </w:p>
    <w:p w14:paraId="3E670B34"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Morning Session: Module 9 - Tailoring Approaches for Neurodiverse Students</w:t>
      </w:r>
    </w:p>
    <w:p w14:paraId="1225AC33"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Afternoon Session: Module 10 - Fostering Effective Home-School Communication</w:t>
      </w:r>
    </w:p>
    <w:p w14:paraId="4A4BDFFE" w14:textId="77777777" w:rsidR="00F71FFF" w:rsidRPr="00F71FFF" w:rsidRDefault="00F71FFF" w:rsidP="00F71FFF">
      <w:pPr>
        <w:spacing w:line="276" w:lineRule="auto"/>
        <w:rPr>
          <w:rFonts w:ascii="Calibri" w:hAnsi="Calibri" w:cs="Calibri"/>
          <w:szCs w:val="24"/>
        </w:rPr>
      </w:pPr>
    </w:p>
    <w:p w14:paraId="5BDCE757"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Day 6:</w:t>
      </w:r>
    </w:p>
    <w:p w14:paraId="44A3ED2A" w14:textId="77777777" w:rsidR="00F71FFF" w:rsidRPr="00F71FFF" w:rsidRDefault="00F71FFF" w:rsidP="00F71FFF">
      <w:pPr>
        <w:spacing w:line="276" w:lineRule="auto"/>
        <w:rPr>
          <w:rFonts w:ascii="Calibri" w:hAnsi="Calibri" w:cs="Calibri"/>
          <w:szCs w:val="24"/>
        </w:rPr>
      </w:pPr>
    </w:p>
    <w:p w14:paraId="5FCE4810"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Morning Session: Module 11 - Prioritising Early Intervention and Support</w:t>
      </w:r>
    </w:p>
    <w:p w14:paraId="07AF658F"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Afternoon Session: Module 12 - Building Flexibility into Curriculum and Instruction</w:t>
      </w:r>
    </w:p>
    <w:p w14:paraId="6ED7C6F5" w14:textId="77777777" w:rsidR="00F71FFF" w:rsidRPr="00F71FFF" w:rsidRDefault="00F71FFF" w:rsidP="00F71FFF">
      <w:pPr>
        <w:spacing w:line="276" w:lineRule="auto"/>
        <w:rPr>
          <w:rFonts w:ascii="Calibri" w:hAnsi="Calibri" w:cs="Calibri"/>
          <w:szCs w:val="24"/>
        </w:rPr>
      </w:pPr>
    </w:p>
    <w:p w14:paraId="66F8A50E" w14:textId="77777777" w:rsidR="00F71FFF" w:rsidRPr="00F71FFF" w:rsidRDefault="00F71FFF" w:rsidP="00F71FFF">
      <w:pPr>
        <w:spacing w:line="276" w:lineRule="auto"/>
        <w:rPr>
          <w:rFonts w:ascii="Calibri" w:hAnsi="Calibri" w:cs="Calibri"/>
          <w:szCs w:val="24"/>
        </w:rPr>
      </w:pPr>
      <w:r w:rsidRPr="00F71FFF">
        <w:rPr>
          <w:rFonts w:ascii="Calibri" w:hAnsi="Calibri" w:cs="Calibri"/>
          <w:szCs w:val="24"/>
        </w:rPr>
        <w:t>Day 7:</w:t>
      </w:r>
    </w:p>
    <w:p w14:paraId="6BE0F442" w14:textId="77777777" w:rsidR="00F71FFF" w:rsidRPr="00F71FFF" w:rsidRDefault="00F71FFF" w:rsidP="00F71FFF">
      <w:pPr>
        <w:spacing w:line="276" w:lineRule="auto"/>
        <w:rPr>
          <w:rFonts w:ascii="Calibri" w:hAnsi="Calibri" w:cs="Calibri"/>
          <w:szCs w:val="24"/>
        </w:rPr>
      </w:pPr>
    </w:p>
    <w:p w14:paraId="082DF585" w14:textId="30077094" w:rsidR="007E0335" w:rsidRDefault="00F71FFF" w:rsidP="00F71FFF">
      <w:pPr>
        <w:spacing w:line="276" w:lineRule="auto"/>
        <w:rPr>
          <w:rFonts w:ascii="Calibri" w:hAnsi="Calibri" w:cs="Calibri"/>
          <w:szCs w:val="24"/>
        </w:rPr>
      </w:pPr>
      <w:r w:rsidRPr="00F71FFF">
        <w:rPr>
          <w:rFonts w:ascii="Calibri" w:hAnsi="Calibri" w:cs="Calibri"/>
          <w:szCs w:val="24"/>
        </w:rPr>
        <w:t>Whole Day: Module 13 - Final Wrap-up and Reflective Practices</w:t>
      </w:r>
    </w:p>
    <w:p w14:paraId="0DD773B3" w14:textId="77777777" w:rsidR="000A7284" w:rsidRPr="007E0335" w:rsidRDefault="000A7284" w:rsidP="00F71FFF">
      <w:pPr>
        <w:spacing w:line="276" w:lineRule="auto"/>
        <w:rPr>
          <w:rFonts w:ascii="Calibri" w:hAnsi="Calibri" w:cs="Calibri"/>
          <w:szCs w:val="24"/>
        </w:rPr>
      </w:pPr>
    </w:p>
    <w:p w14:paraId="6630A783" w14:textId="3E531060" w:rsidR="007E0335" w:rsidRPr="00560816" w:rsidRDefault="007E0335" w:rsidP="00560816">
      <w:pPr>
        <w:pStyle w:val="Heading2"/>
        <w:rPr>
          <w:b/>
          <w:bCs/>
        </w:rPr>
      </w:pPr>
      <w:bookmarkStart w:id="21" w:name="_Toc138316693"/>
      <w:r w:rsidRPr="00560816">
        <w:rPr>
          <w:b/>
          <w:bCs/>
        </w:rPr>
        <w:t>Early Identification and Intervention Strategies</w:t>
      </w:r>
      <w:bookmarkEnd w:id="21"/>
    </w:p>
    <w:p w14:paraId="73972F45" w14:textId="77777777" w:rsidR="007E0335" w:rsidRPr="007E0335" w:rsidRDefault="007E0335" w:rsidP="007E0335">
      <w:pPr>
        <w:spacing w:line="276" w:lineRule="auto"/>
        <w:rPr>
          <w:rFonts w:ascii="Calibri" w:hAnsi="Calibri" w:cs="Calibri"/>
          <w:szCs w:val="24"/>
        </w:rPr>
      </w:pPr>
    </w:p>
    <w:p w14:paraId="09FD4C60" w14:textId="77777777" w:rsidR="007E0335" w:rsidRDefault="007E0335" w:rsidP="007E0335">
      <w:pPr>
        <w:spacing w:line="276" w:lineRule="auto"/>
        <w:rPr>
          <w:rFonts w:ascii="Calibri" w:hAnsi="Calibri" w:cs="Calibri"/>
          <w:szCs w:val="24"/>
        </w:rPr>
      </w:pPr>
      <w:r w:rsidRPr="007E0335">
        <w:rPr>
          <w:rFonts w:ascii="Calibri" w:hAnsi="Calibri" w:cs="Calibri"/>
          <w:szCs w:val="24"/>
        </w:rPr>
        <w:t xml:space="preserve">This </w:t>
      </w:r>
      <w:commentRangeStart w:id="22"/>
      <w:r w:rsidRPr="007E0335">
        <w:rPr>
          <w:rFonts w:ascii="Calibri" w:hAnsi="Calibri" w:cs="Calibri"/>
          <w:szCs w:val="24"/>
        </w:rPr>
        <w:t xml:space="preserve">part of the training </w:t>
      </w:r>
      <w:commentRangeEnd w:id="22"/>
      <w:r w:rsidR="00D9283F">
        <w:rPr>
          <w:rStyle w:val="CommentReference"/>
        </w:rPr>
        <w:commentReference w:id="22"/>
      </w:r>
      <w:r w:rsidRPr="007E0335">
        <w:rPr>
          <w:rFonts w:ascii="Calibri" w:hAnsi="Calibri" w:cs="Calibri"/>
          <w:szCs w:val="24"/>
        </w:rPr>
        <w:t>will equip educators with effective techniques for identifying signs of potential learning or behavioural difficulties in students. Once these potential issues are identified, we will explore various intervention strategies that can be employed to provide support as early as possible, thereby preventing further challenges down the line.</w:t>
      </w:r>
    </w:p>
    <w:p w14:paraId="24228D54" w14:textId="77777777" w:rsidR="00D9283F" w:rsidRPr="007E0335" w:rsidRDefault="00D9283F" w:rsidP="007E0335">
      <w:pPr>
        <w:spacing w:line="276" w:lineRule="auto"/>
        <w:rPr>
          <w:rFonts w:ascii="Calibri" w:hAnsi="Calibri" w:cs="Calibri"/>
          <w:szCs w:val="24"/>
        </w:rPr>
      </w:pPr>
    </w:p>
    <w:p w14:paraId="07FDE3AE" w14:textId="7E6793BE" w:rsidR="007E0335" w:rsidRPr="00D9283F" w:rsidRDefault="007E0335" w:rsidP="00D9283F">
      <w:pPr>
        <w:pStyle w:val="Heading2"/>
        <w:rPr>
          <w:b/>
          <w:bCs/>
        </w:rPr>
      </w:pPr>
      <w:bookmarkStart w:id="23" w:name="_Toc138316694"/>
      <w:r w:rsidRPr="00D9283F">
        <w:rPr>
          <w:b/>
          <w:bCs/>
        </w:rPr>
        <w:t>Using the Educator Self-Assessment Matrix</w:t>
      </w:r>
      <w:bookmarkEnd w:id="23"/>
    </w:p>
    <w:p w14:paraId="3214360C" w14:textId="77777777" w:rsidR="007E0335" w:rsidRPr="007E0335" w:rsidRDefault="007E0335" w:rsidP="007E0335">
      <w:pPr>
        <w:spacing w:line="276" w:lineRule="auto"/>
        <w:rPr>
          <w:rFonts w:ascii="Calibri" w:hAnsi="Calibri" w:cs="Calibri"/>
          <w:szCs w:val="24"/>
        </w:rPr>
      </w:pPr>
    </w:p>
    <w:p w14:paraId="4C6A27CD" w14:textId="1C46AD9E" w:rsidR="007E0335" w:rsidRDefault="007E0335" w:rsidP="007E0335">
      <w:pPr>
        <w:spacing w:line="276" w:lineRule="auto"/>
        <w:rPr>
          <w:rFonts w:ascii="Calibri" w:hAnsi="Calibri" w:cs="Calibri"/>
          <w:szCs w:val="24"/>
        </w:rPr>
      </w:pPr>
      <w:r w:rsidRPr="007E0335">
        <w:rPr>
          <w:rFonts w:ascii="Calibri" w:hAnsi="Calibri" w:cs="Calibri"/>
          <w:szCs w:val="24"/>
        </w:rPr>
        <w:t>An essential component of our training program</w:t>
      </w:r>
      <w:r w:rsidR="00D24A88">
        <w:rPr>
          <w:rFonts w:ascii="Calibri" w:hAnsi="Calibri" w:cs="Calibri"/>
          <w:szCs w:val="24"/>
        </w:rPr>
        <w:t>me</w:t>
      </w:r>
      <w:r w:rsidRPr="007E0335">
        <w:rPr>
          <w:rFonts w:ascii="Calibri" w:hAnsi="Calibri" w:cs="Calibri"/>
          <w:szCs w:val="24"/>
        </w:rPr>
        <w:t xml:space="preserve"> is the Educator Self-Assessment Matrix, a tool that aids educators in reflecting on their practice and identifying areas for improvement. </w:t>
      </w:r>
      <w:commentRangeStart w:id="24"/>
      <w:r w:rsidRPr="007E0335">
        <w:rPr>
          <w:rFonts w:ascii="Calibri" w:hAnsi="Calibri" w:cs="Calibri"/>
          <w:szCs w:val="24"/>
        </w:rPr>
        <w:t>We will demonstrate how to use this matrix and explain how it can guide professional development.</w:t>
      </w:r>
      <w:commentRangeEnd w:id="24"/>
      <w:r w:rsidR="00D9283F">
        <w:rPr>
          <w:rStyle w:val="CommentReference"/>
        </w:rPr>
        <w:commentReference w:id="24"/>
      </w:r>
    </w:p>
    <w:p w14:paraId="599E720D" w14:textId="77777777" w:rsidR="00D9283F" w:rsidRPr="007E0335" w:rsidRDefault="00D9283F" w:rsidP="007E0335">
      <w:pPr>
        <w:spacing w:line="276" w:lineRule="auto"/>
        <w:rPr>
          <w:rFonts w:ascii="Calibri" w:hAnsi="Calibri" w:cs="Calibri"/>
          <w:szCs w:val="24"/>
        </w:rPr>
      </w:pPr>
    </w:p>
    <w:p w14:paraId="686BFB5A" w14:textId="408E0AC9" w:rsidR="007E0335" w:rsidRPr="00D9283F" w:rsidRDefault="007E0335" w:rsidP="00D9283F">
      <w:pPr>
        <w:pStyle w:val="Heading2"/>
        <w:rPr>
          <w:b/>
          <w:bCs/>
        </w:rPr>
      </w:pPr>
      <w:bookmarkStart w:id="25" w:name="_Toc138316695"/>
      <w:r w:rsidRPr="00D9283F">
        <w:rPr>
          <w:b/>
          <w:bCs/>
        </w:rPr>
        <w:t>Building Effective Home-School Communication</w:t>
      </w:r>
      <w:bookmarkEnd w:id="25"/>
    </w:p>
    <w:p w14:paraId="1196ABC0" w14:textId="77777777" w:rsidR="007E0335" w:rsidRPr="007E0335" w:rsidRDefault="007E0335" w:rsidP="007E0335">
      <w:pPr>
        <w:spacing w:line="276" w:lineRule="auto"/>
        <w:rPr>
          <w:rFonts w:ascii="Calibri" w:hAnsi="Calibri" w:cs="Calibri"/>
          <w:szCs w:val="24"/>
        </w:rPr>
      </w:pPr>
    </w:p>
    <w:p w14:paraId="7964A1AF" w14:textId="5C47A87C" w:rsidR="00715E5A" w:rsidRDefault="007E0335" w:rsidP="007E0335">
      <w:pPr>
        <w:spacing w:line="276" w:lineRule="auto"/>
        <w:rPr>
          <w:rFonts w:ascii="Calibri" w:hAnsi="Calibri" w:cs="Calibri"/>
          <w:szCs w:val="24"/>
        </w:rPr>
      </w:pPr>
      <w:r w:rsidRPr="007E0335">
        <w:rPr>
          <w:rFonts w:ascii="Calibri" w:hAnsi="Calibri" w:cs="Calibri"/>
          <w:szCs w:val="24"/>
        </w:rPr>
        <w:t>Understanding that education is a partnership between the school and home, we underscore the importance of building effective communication channels. We will offer practical tips and strategies to enhance collaboration between educators and parents or guardians, helping to ensure a consistent and supportive learning environment both in school and at home.</w:t>
      </w:r>
    </w:p>
    <w:p w14:paraId="329599B7" w14:textId="77777777" w:rsidR="00CE37B1" w:rsidRDefault="00CE37B1" w:rsidP="007E0335">
      <w:pPr>
        <w:spacing w:line="276" w:lineRule="auto"/>
        <w:rPr>
          <w:rFonts w:ascii="Calibri" w:hAnsi="Calibri" w:cs="Calibri"/>
          <w:szCs w:val="24"/>
        </w:rPr>
      </w:pPr>
    </w:p>
    <w:p w14:paraId="65FBFA3B" w14:textId="77777777" w:rsidR="00D60AA6" w:rsidRDefault="00D60AA6" w:rsidP="00CE37B1">
      <w:pPr>
        <w:spacing w:line="276" w:lineRule="auto"/>
        <w:rPr>
          <w:rFonts w:ascii="Calibri" w:hAnsi="Calibri" w:cs="Calibri"/>
          <w:b/>
          <w:bCs/>
          <w:szCs w:val="24"/>
        </w:rPr>
      </w:pPr>
    </w:p>
    <w:p w14:paraId="4D70C607" w14:textId="77777777" w:rsidR="00D60AA6" w:rsidRDefault="00D60AA6" w:rsidP="00CE37B1">
      <w:pPr>
        <w:spacing w:line="276" w:lineRule="auto"/>
        <w:rPr>
          <w:rFonts w:ascii="Calibri" w:hAnsi="Calibri" w:cs="Calibri"/>
          <w:b/>
          <w:bCs/>
          <w:szCs w:val="24"/>
        </w:rPr>
      </w:pPr>
    </w:p>
    <w:p w14:paraId="4B052E41" w14:textId="77777777" w:rsidR="00D60AA6" w:rsidRDefault="00D60AA6" w:rsidP="00CE37B1">
      <w:pPr>
        <w:spacing w:line="276" w:lineRule="auto"/>
        <w:rPr>
          <w:rFonts w:ascii="Calibri" w:hAnsi="Calibri" w:cs="Calibri"/>
          <w:b/>
          <w:bCs/>
          <w:szCs w:val="24"/>
        </w:rPr>
      </w:pPr>
    </w:p>
    <w:p w14:paraId="5800B59B" w14:textId="77777777" w:rsidR="00D60AA6" w:rsidRDefault="00D60AA6" w:rsidP="00CE37B1">
      <w:pPr>
        <w:spacing w:line="276" w:lineRule="auto"/>
        <w:rPr>
          <w:rFonts w:ascii="Calibri" w:hAnsi="Calibri" w:cs="Calibri"/>
          <w:b/>
          <w:bCs/>
          <w:szCs w:val="24"/>
        </w:rPr>
      </w:pPr>
    </w:p>
    <w:p w14:paraId="7D041113" w14:textId="77777777" w:rsidR="00D60AA6" w:rsidRDefault="00D60AA6" w:rsidP="00CE37B1">
      <w:pPr>
        <w:spacing w:line="276" w:lineRule="auto"/>
        <w:rPr>
          <w:rFonts w:ascii="Calibri" w:hAnsi="Calibri" w:cs="Calibri"/>
          <w:b/>
          <w:bCs/>
          <w:szCs w:val="24"/>
        </w:rPr>
      </w:pPr>
    </w:p>
    <w:p w14:paraId="210F13D6" w14:textId="77777777" w:rsidR="00D60AA6" w:rsidRDefault="00D60AA6" w:rsidP="00CE37B1">
      <w:pPr>
        <w:spacing w:line="276" w:lineRule="auto"/>
        <w:rPr>
          <w:rFonts w:ascii="Calibri" w:hAnsi="Calibri" w:cs="Calibri"/>
          <w:b/>
          <w:bCs/>
          <w:szCs w:val="24"/>
        </w:rPr>
      </w:pPr>
    </w:p>
    <w:p w14:paraId="62B5CF0A" w14:textId="77777777" w:rsidR="00D60AA6" w:rsidRDefault="00D60AA6" w:rsidP="00CE37B1">
      <w:pPr>
        <w:spacing w:line="276" w:lineRule="auto"/>
        <w:rPr>
          <w:rFonts w:ascii="Calibri" w:hAnsi="Calibri" w:cs="Calibri"/>
          <w:b/>
          <w:bCs/>
          <w:szCs w:val="24"/>
        </w:rPr>
      </w:pPr>
    </w:p>
    <w:p w14:paraId="3F178D5C" w14:textId="77777777" w:rsidR="00D60AA6" w:rsidRDefault="00D60AA6" w:rsidP="00CE37B1">
      <w:pPr>
        <w:spacing w:line="276" w:lineRule="auto"/>
        <w:rPr>
          <w:rFonts w:ascii="Calibri" w:hAnsi="Calibri" w:cs="Calibri"/>
          <w:b/>
          <w:bCs/>
          <w:szCs w:val="24"/>
        </w:rPr>
      </w:pPr>
    </w:p>
    <w:p w14:paraId="04CF6792" w14:textId="77777777" w:rsidR="00D60AA6" w:rsidRDefault="00D60AA6" w:rsidP="00CE37B1">
      <w:pPr>
        <w:spacing w:line="276" w:lineRule="auto"/>
        <w:rPr>
          <w:rFonts w:ascii="Calibri" w:hAnsi="Calibri" w:cs="Calibri"/>
          <w:b/>
          <w:bCs/>
          <w:szCs w:val="24"/>
        </w:rPr>
      </w:pPr>
    </w:p>
    <w:p w14:paraId="58B06F6F" w14:textId="77777777" w:rsidR="00D60AA6" w:rsidRDefault="00D60AA6" w:rsidP="00CE37B1">
      <w:pPr>
        <w:spacing w:line="276" w:lineRule="auto"/>
        <w:rPr>
          <w:rFonts w:ascii="Calibri" w:hAnsi="Calibri" w:cs="Calibri"/>
          <w:b/>
          <w:bCs/>
          <w:szCs w:val="24"/>
        </w:rPr>
      </w:pPr>
    </w:p>
    <w:p w14:paraId="0AD94DDD" w14:textId="77777777" w:rsidR="00D60AA6" w:rsidRDefault="00D60AA6" w:rsidP="00CE37B1">
      <w:pPr>
        <w:spacing w:line="276" w:lineRule="auto"/>
        <w:rPr>
          <w:rFonts w:ascii="Calibri" w:hAnsi="Calibri" w:cs="Calibri"/>
          <w:b/>
          <w:bCs/>
          <w:szCs w:val="24"/>
        </w:rPr>
      </w:pPr>
    </w:p>
    <w:p w14:paraId="2ED81AAB" w14:textId="77777777" w:rsidR="00D60AA6" w:rsidRDefault="00D60AA6" w:rsidP="00CE37B1">
      <w:pPr>
        <w:spacing w:line="276" w:lineRule="auto"/>
        <w:rPr>
          <w:rFonts w:ascii="Calibri" w:hAnsi="Calibri" w:cs="Calibri"/>
          <w:b/>
          <w:bCs/>
          <w:szCs w:val="24"/>
        </w:rPr>
      </w:pPr>
    </w:p>
    <w:p w14:paraId="6231C564" w14:textId="77777777" w:rsidR="00D60AA6" w:rsidRDefault="00D60AA6" w:rsidP="00CE37B1">
      <w:pPr>
        <w:spacing w:line="276" w:lineRule="auto"/>
        <w:rPr>
          <w:rFonts w:ascii="Calibri" w:hAnsi="Calibri" w:cs="Calibri"/>
          <w:b/>
          <w:bCs/>
          <w:szCs w:val="24"/>
        </w:rPr>
      </w:pPr>
    </w:p>
    <w:p w14:paraId="6844F09E" w14:textId="77777777" w:rsidR="00D60AA6" w:rsidRDefault="00D60AA6" w:rsidP="00CE37B1">
      <w:pPr>
        <w:spacing w:line="276" w:lineRule="auto"/>
        <w:rPr>
          <w:rFonts w:ascii="Calibri" w:hAnsi="Calibri" w:cs="Calibri"/>
          <w:b/>
          <w:bCs/>
          <w:szCs w:val="24"/>
        </w:rPr>
      </w:pPr>
    </w:p>
    <w:p w14:paraId="3C0233CA" w14:textId="77777777" w:rsidR="00D60AA6" w:rsidRDefault="00D60AA6" w:rsidP="00CE37B1">
      <w:pPr>
        <w:spacing w:line="276" w:lineRule="auto"/>
        <w:rPr>
          <w:rFonts w:ascii="Calibri" w:hAnsi="Calibri" w:cs="Calibri"/>
          <w:b/>
          <w:bCs/>
          <w:szCs w:val="24"/>
        </w:rPr>
      </w:pPr>
    </w:p>
    <w:p w14:paraId="2C5E5780" w14:textId="77777777" w:rsidR="00D60AA6" w:rsidRDefault="00D60AA6" w:rsidP="00CE37B1">
      <w:pPr>
        <w:spacing w:line="276" w:lineRule="auto"/>
        <w:rPr>
          <w:rFonts w:ascii="Calibri" w:hAnsi="Calibri" w:cs="Calibri"/>
          <w:b/>
          <w:bCs/>
          <w:szCs w:val="24"/>
        </w:rPr>
      </w:pPr>
    </w:p>
    <w:p w14:paraId="183AC052" w14:textId="77777777" w:rsidR="00D60AA6" w:rsidRDefault="00D60AA6" w:rsidP="00CE37B1">
      <w:pPr>
        <w:spacing w:line="276" w:lineRule="auto"/>
        <w:rPr>
          <w:rFonts w:ascii="Calibri" w:hAnsi="Calibri" w:cs="Calibri"/>
          <w:b/>
          <w:bCs/>
          <w:szCs w:val="24"/>
        </w:rPr>
      </w:pPr>
    </w:p>
    <w:p w14:paraId="4FECDC1D" w14:textId="77777777" w:rsidR="00D60AA6" w:rsidRDefault="00D60AA6" w:rsidP="00CE37B1">
      <w:pPr>
        <w:spacing w:line="276" w:lineRule="auto"/>
        <w:rPr>
          <w:rFonts w:ascii="Calibri" w:hAnsi="Calibri" w:cs="Calibri"/>
          <w:b/>
          <w:bCs/>
          <w:szCs w:val="24"/>
        </w:rPr>
      </w:pPr>
    </w:p>
    <w:p w14:paraId="42F705DB" w14:textId="77777777" w:rsidR="00D60AA6" w:rsidRDefault="00D60AA6" w:rsidP="00CE37B1">
      <w:pPr>
        <w:spacing w:line="276" w:lineRule="auto"/>
        <w:rPr>
          <w:rFonts w:ascii="Calibri" w:hAnsi="Calibri" w:cs="Calibri"/>
          <w:b/>
          <w:bCs/>
          <w:szCs w:val="24"/>
        </w:rPr>
      </w:pPr>
    </w:p>
    <w:p w14:paraId="6E93F3EA" w14:textId="77777777" w:rsidR="00D60AA6" w:rsidRDefault="00D60AA6" w:rsidP="00CE37B1">
      <w:pPr>
        <w:spacing w:line="276" w:lineRule="auto"/>
        <w:rPr>
          <w:rFonts w:ascii="Calibri" w:hAnsi="Calibri" w:cs="Calibri"/>
          <w:b/>
          <w:bCs/>
          <w:szCs w:val="24"/>
        </w:rPr>
      </w:pPr>
    </w:p>
    <w:p w14:paraId="775164FB" w14:textId="77777777" w:rsidR="00D60AA6" w:rsidRDefault="00D60AA6" w:rsidP="00CE37B1">
      <w:pPr>
        <w:spacing w:line="276" w:lineRule="auto"/>
        <w:rPr>
          <w:rFonts w:ascii="Calibri" w:hAnsi="Calibri" w:cs="Calibri"/>
          <w:b/>
          <w:bCs/>
          <w:szCs w:val="24"/>
        </w:rPr>
      </w:pPr>
    </w:p>
    <w:p w14:paraId="628DC904" w14:textId="77777777" w:rsidR="00D60AA6" w:rsidRDefault="00D60AA6" w:rsidP="00CE37B1">
      <w:pPr>
        <w:spacing w:line="276" w:lineRule="auto"/>
        <w:rPr>
          <w:rFonts w:ascii="Calibri" w:hAnsi="Calibri" w:cs="Calibri"/>
          <w:b/>
          <w:bCs/>
          <w:szCs w:val="24"/>
        </w:rPr>
      </w:pPr>
    </w:p>
    <w:p w14:paraId="7714A0C4" w14:textId="77777777" w:rsidR="00D60AA6" w:rsidRDefault="00D60AA6" w:rsidP="00CE37B1">
      <w:pPr>
        <w:spacing w:line="276" w:lineRule="auto"/>
        <w:rPr>
          <w:rFonts w:ascii="Calibri" w:hAnsi="Calibri" w:cs="Calibri"/>
          <w:b/>
          <w:bCs/>
          <w:szCs w:val="24"/>
        </w:rPr>
      </w:pPr>
    </w:p>
    <w:p w14:paraId="58E778D3" w14:textId="77777777" w:rsidR="00D60AA6" w:rsidRDefault="00D60AA6" w:rsidP="00CE37B1">
      <w:pPr>
        <w:spacing w:line="276" w:lineRule="auto"/>
        <w:rPr>
          <w:rFonts w:ascii="Calibri" w:hAnsi="Calibri" w:cs="Calibri"/>
          <w:b/>
          <w:bCs/>
          <w:szCs w:val="24"/>
        </w:rPr>
      </w:pPr>
    </w:p>
    <w:p w14:paraId="510A19CD" w14:textId="77777777" w:rsidR="00D60AA6" w:rsidRDefault="00D60AA6" w:rsidP="00CE37B1">
      <w:pPr>
        <w:spacing w:line="276" w:lineRule="auto"/>
        <w:rPr>
          <w:rFonts w:ascii="Calibri" w:hAnsi="Calibri" w:cs="Calibri"/>
          <w:b/>
          <w:bCs/>
          <w:szCs w:val="24"/>
        </w:rPr>
      </w:pPr>
    </w:p>
    <w:p w14:paraId="3045DF5A" w14:textId="77777777" w:rsidR="00D60AA6" w:rsidRDefault="00D60AA6" w:rsidP="00CE37B1">
      <w:pPr>
        <w:spacing w:line="276" w:lineRule="auto"/>
        <w:rPr>
          <w:rFonts w:ascii="Calibri" w:hAnsi="Calibri" w:cs="Calibri"/>
          <w:b/>
          <w:bCs/>
          <w:szCs w:val="24"/>
        </w:rPr>
      </w:pPr>
    </w:p>
    <w:p w14:paraId="3A62E987" w14:textId="77777777" w:rsidR="00D60AA6" w:rsidRDefault="00D60AA6" w:rsidP="00CE37B1">
      <w:pPr>
        <w:spacing w:line="276" w:lineRule="auto"/>
        <w:rPr>
          <w:rFonts w:ascii="Calibri" w:hAnsi="Calibri" w:cs="Calibri"/>
          <w:b/>
          <w:bCs/>
          <w:szCs w:val="24"/>
        </w:rPr>
      </w:pPr>
    </w:p>
    <w:p w14:paraId="134EEAFC" w14:textId="77777777" w:rsidR="00D60AA6" w:rsidRDefault="00D60AA6" w:rsidP="00CE37B1">
      <w:pPr>
        <w:spacing w:line="276" w:lineRule="auto"/>
        <w:rPr>
          <w:rFonts w:ascii="Calibri" w:hAnsi="Calibri" w:cs="Calibri"/>
          <w:b/>
          <w:bCs/>
          <w:szCs w:val="24"/>
        </w:rPr>
      </w:pPr>
    </w:p>
    <w:p w14:paraId="7C9F2305" w14:textId="77777777" w:rsidR="00D60AA6" w:rsidRDefault="00D60AA6" w:rsidP="00CE37B1">
      <w:pPr>
        <w:spacing w:line="276" w:lineRule="auto"/>
        <w:rPr>
          <w:rFonts w:ascii="Calibri" w:hAnsi="Calibri" w:cs="Calibri"/>
          <w:b/>
          <w:bCs/>
          <w:szCs w:val="24"/>
        </w:rPr>
      </w:pPr>
    </w:p>
    <w:p w14:paraId="4EEE4CBB" w14:textId="77777777" w:rsidR="00D60AA6" w:rsidRDefault="00D60AA6" w:rsidP="00CE37B1">
      <w:pPr>
        <w:spacing w:line="276" w:lineRule="auto"/>
        <w:rPr>
          <w:rFonts w:ascii="Calibri" w:hAnsi="Calibri" w:cs="Calibri"/>
          <w:b/>
          <w:bCs/>
          <w:szCs w:val="24"/>
        </w:rPr>
      </w:pPr>
    </w:p>
    <w:p w14:paraId="3F014AD3" w14:textId="71E73C6B" w:rsidR="00CE37B1" w:rsidRPr="00D60AA6" w:rsidRDefault="00CE37B1" w:rsidP="00F71FFF">
      <w:pPr>
        <w:pStyle w:val="Heading1"/>
        <w:numPr>
          <w:ilvl w:val="0"/>
          <w:numId w:val="5"/>
        </w:numPr>
        <w:rPr>
          <w:b w:val="0"/>
          <w:bCs/>
        </w:rPr>
      </w:pPr>
      <w:bookmarkStart w:id="26" w:name="_Toc138316696"/>
      <w:r w:rsidRPr="00D60AA6">
        <w:rPr>
          <w:bCs/>
        </w:rPr>
        <w:t>Implementing the Training</w:t>
      </w:r>
      <w:bookmarkEnd w:id="26"/>
    </w:p>
    <w:p w14:paraId="2FA04849" w14:textId="77777777" w:rsidR="00CE37B1" w:rsidRPr="00CE37B1" w:rsidRDefault="00CE37B1" w:rsidP="00CE37B1">
      <w:pPr>
        <w:spacing w:line="276" w:lineRule="auto"/>
        <w:rPr>
          <w:rFonts w:ascii="Calibri" w:hAnsi="Calibri" w:cs="Calibri"/>
          <w:szCs w:val="24"/>
        </w:rPr>
      </w:pPr>
    </w:p>
    <w:p w14:paraId="41C3D5D1" w14:textId="78702C07" w:rsidR="00E347F8" w:rsidRDefault="00CE37B1" w:rsidP="00CE37B1">
      <w:pPr>
        <w:spacing w:line="276" w:lineRule="auto"/>
        <w:rPr>
          <w:rFonts w:ascii="Calibri" w:hAnsi="Calibri" w:cs="Calibri"/>
          <w:szCs w:val="24"/>
        </w:rPr>
      </w:pPr>
      <w:r w:rsidRPr="00CE37B1">
        <w:rPr>
          <w:rFonts w:ascii="Calibri" w:hAnsi="Calibri" w:cs="Calibri"/>
          <w:szCs w:val="24"/>
        </w:rPr>
        <w:t xml:space="preserve">In this section, we will </w:t>
      </w:r>
      <w:r w:rsidR="00D9283F">
        <w:rPr>
          <w:rFonts w:ascii="Calibri" w:hAnsi="Calibri" w:cs="Calibri"/>
          <w:szCs w:val="24"/>
        </w:rPr>
        <w:t>outline</w:t>
      </w:r>
      <w:r w:rsidR="00D9283F" w:rsidRPr="00CE37B1">
        <w:rPr>
          <w:rFonts w:ascii="Calibri" w:hAnsi="Calibri" w:cs="Calibri"/>
          <w:szCs w:val="24"/>
        </w:rPr>
        <w:t xml:space="preserve"> </w:t>
      </w:r>
      <w:r w:rsidRPr="00CE37B1">
        <w:rPr>
          <w:rFonts w:ascii="Calibri" w:hAnsi="Calibri" w:cs="Calibri"/>
          <w:szCs w:val="24"/>
        </w:rPr>
        <w:t xml:space="preserve">the </w:t>
      </w:r>
      <w:r w:rsidR="00D9283F">
        <w:rPr>
          <w:rFonts w:ascii="Calibri" w:hAnsi="Calibri" w:cs="Calibri"/>
          <w:szCs w:val="24"/>
        </w:rPr>
        <w:t>logistical steps involved in</w:t>
      </w:r>
      <w:r w:rsidR="00D9283F" w:rsidRPr="00CE37B1">
        <w:rPr>
          <w:rFonts w:ascii="Calibri" w:hAnsi="Calibri" w:cs="Calibri"/>
          <w:szCs w:val="24"/>
        </w:rPr>
        <w:t xml:space="preserve"> </w:t>
      </w:r>
      <w:r w:rsidR="00D9283F">
        <w:rPr>
          <w:rFonts w:ascii="Calibri" w:hAnsi="Calibri" w:cs="Calibri"/>
          <w:szCs w:val="24"/>
        </w:rPr>
        <w:t>successfully</w:t>
      </w:r>
      <w:r w:rsidR="00D9283F" w:rsidRPr="00CE37B1">
        <w:rPr>
          <w:rFonts w:ascii="Calibri" w:hAnsi="Calibri" w:cs="Calibri"/>
          <w:szCs w:val="24"/>
        </w:rPr>
        <w:t xml:space="preserve"> </w:t>
      </w:r>
      <w:r w:rsidRPr="00CE37B1">
        <w:rPr>
          <w:rFonts w:ascii="Calibri" w:hAnsi="Calibri" w:cs="Calibri"/>
          <w:szCs w:val="24"/>
        </w:rPr>
        <w:t>launching the training program</w:t>
      </w:r>
      <w:r w:rsidR="00E347F8">
        <w:rPr>
          <w:rFonts w:ascii="Calibri" w:hAnsi="Calibri" w:cs="Calibri"/>
          <w:szCs w:val="24"/>
        </w:rPr>
        <w:t>me</w:t>
      </w:r>
      <w:r w:rsidRPr="00CE37B1">
        <w:rPr>
          <w:rFonts w:ascii="Calibri" w:hAnsi="Calibri" w:cs="Calibri"/>
          <w:szCs w:val="24"/>
        </w:rPr>
        <w:t>, from the initial pilot testing to the full-scale implementation.</w:t>
      </w:r>
    </w:p>
    <w:p w14:paraId="0CA97B04" w14:textId="77777777" w:rsidR="000D3213" w:rsidRDefault="000D3213" w:rsidP="00CE37B1">
      <w:pPr>
        <w:spacing w:line="276" w:lineRule="auto"/>
        <w:rPr>
          <w:rFonts w:ascii="Calibri" w:hAnsi="Calibri" w:cs="Calibri"/>
          <w:szCs w:val="24"/>
        </w:rPr>
      </w:pPr>
    </w:p>
    <w:p w14:paraId="528ACE88" w14:textId="66D32E32" w:rsidR="00B9417B" w:rsidRPr="00D9283F" w:rsidRDefault="00D9283F" w:rsidP="00D9283F">
      <w:pPr>
        <w:pStyle w:val="Heading2"/>
        <w:rPr>
          <w:b/>
          <w:bCs/>
        </w:rPr>
      </w:pPr>
      <w:bookmarkStart w:id="27" w:name="_Toc138316697"/>
      <w:r w:rsidRPr="00D9283F">
        <w:rPr>
          <w:b/>
          <w:bCs/>
        </w:rPr>
        <w:t xml:space="preserve">4.1 </w:t>
      </w:r>
      <w:r w:rsidR="00B9417B" w:rsidRPr="00D9283F">
        <w:rPr>
          <w:b/>
          <w:bCs/>
        </w:rPr>
        <w:t>Pilot Testing and Feedback Collection</w:t>
      </w:r>
      <w:bookmarkEnd w:id="27"/>
    </w:p>
    <w:p w14:paraId="322228B3" w14:textId="77777777" w:rsidR="00B9417B" w:rsidRPr="00B9417B" w:rsidRDefault="00B9417B" w:rsidP="00B9417B">
      <w:pPr>
        <w:spacing w:line="276" w:lineRule="auto"/>
        <w:rPr>
          <w:rFonts w:ascii="Calibri" w:hAnsi="Calibri" w:cs="Calibri"/>
          <w:szCs w:val="24"/>
        </w:rPr>
      </w:pPr>
    </w:p>
    <w:p w14:paraId="0A0FC985" w14:textId="001FF861" w:rsidR="00642514" w:rsidRPr="00642514" w:rsidRDefault="00642514" w:rsidP="00642514">
      <w:pPr>
        <w:spacing w:line="276" w:lineRule="auto"/>
        <w:rPr>
          <w:rFonts w:ascii="Calibri" w:hAnsi="Calibri" w:cs="Calibri"/>
          <w:szCs w:val="24"/>
        </w:rPr>
      </w:pPr>
      <w:r w:rsidRPr="00642514">
        <w:rPr>
          <w:rFonts w:ascii="Calibri" w:hAnsi="Calibri" w:cs="Calibri"/>
          <w:szCs w:val="24"/>
        </w:rPr>
        <w:t>Recogni</w:t>
      </w:r>
      <w:r>
        <w:rPr>
          <w:rFonts w:ascii="Calibri" w:hAnsi="Calibri" w:cs="Calibri"/>
          <w:szCs w:val="24"/>
        </w:rPr>
        <w:t>s</w:t>
      </w:r>
      <w:r w:rsidRPr="00642514">
        <w:rPr>
          <w:rFonts w:ascii="Calibri" w:hAnsi="Calibri" w:cs="Calibri"/>
          <w:szCs w:val="24"/>
        </w:rPr>
        <w:t>ing the importance of testing and feedback, we propose to initiate the training programme with a pilot phase. This pilot would involve educators from across various educational stages — Early Years, Primary, and Secondary — within a select group of up to 10 schools.</w:t>
      </w:r>
    </w:p>
    <w:p w14:paraId="1AB29DE1" w14:textId="77777777" w:rsidR="00642514" w:rsidRPr="00642514" w:rsidRDefault="00642514" w:rsidP="00642514">
      <w:pPr>
        <w:spacing w:line="276" w:lineRule="auto"/>
        <w:rPr>
          <w:rFonts w:ascii="Calibri" w:hAnsi="Calibri" w:cs="Calibri"/>
          <w:szCs w:val="24"/>
        </w:rPr>
      </w:pPr>
    </w:p>
    <w:p w14:paraId="515F7ACF" w14:textId="77777777" w:rsidR="00642514" w:rsidRPr="00642514" w:rsidRDefault="00642514" w:rsidP="00642514">
      <w:pPr>
        <w:spacing w:line="276" w:lineRule="auto"/>
        <w:rPr>
          <w:rFonts w:ascii="Calibri" w:hAnsi="Calibri" w:cs="Calibri"/>
          <w:szCs w:val="24"/>
        </w:rPr>
      </w:pPr>
      <w:r w:rsidRPr="00642514">
        <w:rPr>
          <w:rFonts w:ascii="Calibri" w:hAnsi="Calibri" w:cs="Calibri"/>
          <w:szCs w:val="24"/>
        </w:rPr>
        <w:t>This preliminary stage is a crucial part of our initiative. It provides an opportunity to fine-tune the programme based on direct feedback from those on the ground, allowing us to identify potential issues and make necessary adjustments before a full-scale roll-out.</w:t>
      </w:r>
    </w:p>
    <w:p w14:paraId="56F72845" w14:textId="77777777" w:rsidR="00642514" w:rsidRPr="00642514" w:rsidRDefault="00642514" w:rsidP="00642514">
      <w:pPr>
        <w:spacing w:line="276" w:lineRule="auto"/>
        <w:rPr>
          <w:rFonts w:ascii="Calibri" w:hAnsi="Calibri" w:cs="Calibri"/>
          <w:szCs w:val="24"/>
        </w:rPr>
      </w:pPr>
    </w:p>
    <w:p w14:paraId="4668121E" w14:textId="62D0CD6F" w:rsidR="00B9417B" w:rsidRDefault="00642514" w:rsidP="00642514">
      <w:pPr>
        <w:spacing w:line="276" w:lineRule="auto"/>
        <w:rPr>
          <w:rFonts w:ascii="Calibri" w:hAnsi="Calibri" w:cs="Calibri"/>
          <w:szCs w:val="24"/>
        </w:rPr>
      </w:pPr>
      <w:r w:rsidRPr="00642514">
        <w:rPr>
          <w:rFonts w:ascii="Calibri" w:hAnsi="Calibri" w:cs="Calibri"/>
          <w:szCs w:val="24"/>
        </w:rPr>
        <w:t>We understand that cost implications are a valid concern for decision-makers. Therefore, running this pilot within a controlled number of schools not only allows us to refine our approach, but also provides a more accurate estimate of the potential costs and resources needed for wider implementation. This way, we ensure that our initiative is not only effective but also financially feasible, aligning with broader budgetary considerations.</w:t>
      </w:r>
    </w:p>
    <w:p w14:paraId="56730F32" w14:textId="77777777" w:rsidR="00676FC5" w:rsidRPr="00B9417B" w:rsidRDefault="00676FC5" w:rsidP="00642514">
      <w:pPr>
        <w:spacing w:line="276" w:lineRule="auto"/>
        <w:rPr>
          <w:rFonts w:ascii="Calibri" w:hAnsi="Calibri" w:cs="Calibri"/>
          <w:szCs w:val="24"/>
        </w:rPr>
      </w:pPr>
    </w:p>
    <w:p w14:paraId="218BD94C" w14:textId="6837D797" w:rsidR="00B9417B" w:rsidRPr="006A7546" w:rsidRDefault="006A7546" w:rsidP="006A7546">
      <w:pPr>
        <w:pStyle w:val="Heading2"/>
        <w:rPr>
          <w:b/>
          <w:bCs/>
        </w:rPr>
      </w:pPr>
      <w:bookmarkStart w:id="28" w:name="_Toc138316698"/>
      <w:r w:rsidRPr="006A7546">
        <w:rPr>
          <w:b/>
          <w:bCs/>
        </w:rPr>
        <w:t xml:space="preserve">4.2 </w:t>
      </w:r>
      <w:r w:rsidR="00B9417B" w:rsidRPr="006A7546">
        <w:rPr>
          <w:b/>
          <w:bCs/>
        </w:rPr>
        <w:t>Adjustments Based on Feedback</w:t>
      </w:r>
      <w:bookmarkEnd w:id="28"/>
    </w:p>
    <w:p w14:paraId="0D1C0EA1" w14:textId="77777777" w:rsidR="00B9417B" w:rsidRPr="00B9417B" w:rsidRDefault="00B9417B" w:rsidP="00B9417B">
      <w:pPr>
        <w:spacing w:line="276" w:lineRule="auto"/>
        <w:rPr>
          <w:rFonts w:ascii="Calibri" w:hAnsi="Calibri" w:cs="Calibri"/>
          <w:szCs w:val="24"/>
        </w:rPr>
      </w:pPr>
    </w:p>
    <w:p w14:paraId="0869FE0C" w14:textId="00C6A3D7" w:rsidR="00B9417B" w:rsidRPr="00B9417B" w:rsidRDefault="00B9417B" w:rsidP="00B9417B">
      <w:pPr>
        <w:spacing w:line="276" w:lineRule="auto"/>
        <w:rPr>
          <w:rFonts w:ascii="Calibri" w:hAnsi="Calibri" w:cs="Calibri"/>
          <w:szCs w:val="24"/>
        </w:rPr>
      </w:pPr>
      <w:r w:rsidRPr="00B9417B">
        <w:rPr>
          <w:rFonts w:ascii="Calibri" w:hAnsi="Calibri" w:cs="Calibri"/>
          <w:szCs w:val="24"/>
        </w:rPr>
        <w:lastRenderedPageBreak/>
        <w:t>Here, we</w:t>
      </w:r>
      <w:r w:rsidR="009E444F">
        <w:rPr>
          <w:rFonts w:ascii="Calibri" w:hAnsi="Calibri" w:cs="Calibri"/>
          <w:szCs w:val="24"/>
        </w:rPr>
        <w:t xml:space="preserve"> will</w:t>
      </w:r>
      <w:r w:rsidRPr="00B9417B">
        <w:rPr>
          <w:rFonts w:ascii="Calibri" w:hAnsi="Calibri" w:cs="Calibri"/>
          <w:szCs w:val="24"/>
        </w:rPr>
        <w:t xml:space="preserve"> describe the process of analysing feedback from the pilot phase and using it to refine our training program</w:t>
      </w:r>
      <w:r w:rsidR="00BF030E">
        <w:rPr>
          <w:rFonts w:ascii="Calibri" w:hAnsi="Calibri" w:cs="Calibri"/>
          <w:szCs w:val="24"/>
        </w:rPr>
        <w:t>me</w:t>
      </w:r>
      <w:r w:rsidRPr="00B9417B">
        <w:rPr>
          <w:rFonts w:ascii="Calibri" w:hAnsi="Calibri" w:cs="Calibri"/>
          <w:szCs w:val="24"/>
        </w:rPr>
        <w:t>. This discussion will cover typical types of feedback we might encounter and how we can constructively incorporate them into program</w:t>
      </w:r>
      <w:r w:rsidR="00BF030E">
        <w:rPr>
          <w:rFonts w:ascii="Calibri" w:hAnsi="Calibri" w:cs="Calibri"/>
          <w:szCs w:val="24"/>
        </w:rPr>
        <w:t>me</w:t>
      </w:r>
      <w:r w:rsidRPr="00B9417B">
        <w:rPr>
          <w:rFonts w:ascii="Calibri" w:hAnsi="Calibri" w:cs="Calibri"/>
          <w:szCs w:val="24"/>
        </w:rPr>
        <w:t xml:space="preserve"> improvements.</w:t>
      </w:r>
    </w:p>
    <w:p w14:paraId="6543D7BE" w14:textId="77777777" w:rsidR="00B9417B" w:rsidRPr="00F4430E" w:rsidRDefault="00B9417B" w:rsidP="00B9417B">
      <w:pPr>
        <w:spacing w:line="276" w:lineRule="auto"/>
        <w:rPr>
          <w:rFonts w:ascii="Calibri" w:hAnsi="Calibri" w:cs="Calibri"/>
          <w:b/>
          <w:bCs/>
          <w:szCs w:val="24"/>
        </w:rPr>
      </w:pPr>
    </w:p>
    <w:p w14:paraId="76B87581" w14:textId="1D4F1825" w:rsidR="00B9417B" w:rsidRPr="00595B3E" w:rsidRDefault="00595B3E" w:rsidP="00595B3E">
      <w:pPr>
        <w:pStyle w:val="Heading2"/>
        <w:rPr>
          <w:b/>
          <w:bCs/>
        </w:rPr>
      </w:pPr>
      <w:bookmarkStart w:id="29" w:name="_Toc138316699"/>
      <w:r w:rsidRPr="00595B3E">
        <w:rPr>
          <w:b/>
          <w:bCs/>
        </w:rPr>
        <w:t xml:space="preserve">4.3 </w:t>
      </w:r>
      <w:r w:rsidR="00B9417B" w:rsidRPr="00595B3E">
        <w:rPr>
          <w:b/>
          <w:bCs/>
        </w:rPr>
        <w:t>Suggested Training Schedule and Format</w:t>
      </w:r>
      <w:bookmarkEnd w:id="29"/>
    </w:p>
    <w:p w14:paraId="1D80BBC5" w14:textId="77777777" w:rsidR="00B9417B" w:rsidRPr="00B9417B" w:rsidRDefault="00B9417B" w:rsidP="00B9417B">
      <w:pPr>
        <w:spacing w:line="276" w:lineRule="auto"/>
        <w:rPr>
          <w:rFonts w:ascii="Calibri" w:hAnsi="Calibri" w:cs="Calibri"/>
          <w:szCs w:val="24"/>
        </w:rPr>
      </w:pPr>
    </w:p>
    <w:p w14:paraId="6EB0293D" w14:textId="1FCB3B78" w:rsidR="00B9417B" w:rsidRPr="00B9417B" w:rsidRDefault="00B9417B" w:rsidP="00B9417B">
      <w:pPr>
        <w:spacing w:line="276" w:lineRule="auto"/>
        <w:rPr>
          <w:rFonts w:ascii="Calibri" w:hAnsi="Calibri" w:cs="Calibri"/>
          <w:szCs w:val="24"/>
        </w:rPr>
      </w:pPr>
      <w:r w:rsidRPr="00B9417B">
        <w:rPr>
          <w:rFonts w:ascii="Calibri" w:hAnsi="Calibri" w:cs="Calibri"/>
          <w:szCs w:val="24"/>
        </w:rPr>
        <w:t>We will provide a proposed schedule for the training program</w:t>
      </w:r>
      <w:r w:rsidR="00272D3F">
        <w:rPr>
          <w:rFonts w:ascii="Calibri" w:hAnsi="Calibri" w:cs="Calibri"/>
          <w:szCs w:val="24"/>
        </w:rPr>
        <w:t>me</w:t>
      </w:r>
      <w:r w:rsidRPr="00B9417B">
        <w:rPr>
          <w:rFonts w:ascii="Calibri" w:hAnsi="Calibri" w:cs="Calibri"/>
          <w:szCs w:val="24"/>
        </w:rPr>
        <w:t>, detailing the duration of individual sessions and the sequence of modules. Additionally, we will discuss the preferred format of the training—whether it be in-person, online, or a hybrid of both—tailoring our approach to accommodate the specific needs and circumstances of the participating schools.</w:t>
      </w:r>
    </w:p>
    <w:p w14:paraId="772AFD98" w14:textId="77777777" w:rsidR="00B9417B" w:rsidRPr="00B9417B" w:rsidRDefault="00B9417B" w:rsidP="00B9417B">
      <w:pPr>
        <w:spacing w:line="276" w:lineRule="auto"/>
        <w:rPr>
          <w:rFonts w:ascii="Calibri" w:hAnsi="Calibri" w:cs="Calibri"/>
          <w:szCs w:val="24"/>
        </w:rPr>
      </w:pPr>
    </w:p>
    <w:p w14:paraId="474FBAE9" w14:textId="2EEC853F" w:rsidR="00B9417B" w:rsidRPr="00595B3E" w:rsidRDefault="00595B3E" w:rsidP="00595B3E">
      <w:pPr>
        <w:pStyle w:val="Heading2"/>
        <w:rPr>
          <w:b/>
          <w:bCs/>
        </w:rPr>
      </w:pPr>
      <w:bookmarkStart w:id="30" w:name="_Toc138316700"/>
      <w:r w:rsidRPr="00595B3E">
        <w:rPr>
          <w:b/>
          <w:bCs/>
        </w:rPr>
        <w:t xml:space="preserve">4.4 </w:t>
      </w:r>
      <w:r w:rsidR="00B9417B" w:rsidRPr="00595B3E">
        <w:rPr>
          <w:b/>
          <w:bCs/>
        </w:rPr>
        <w:t>Addressing Potential Barriers and Limitations</w:t>
      </w:r>
      <w:bookmarkEnd w:id="30"/>
    </w:p>
    <w:p w14:paraId="58C25EE0" w14:textId="77777777" w:rsidR="00B9417B" w:rsidRPr="00B9417B" w:rsidRDefault="00B9417B" w:rsidP="00B9417B">
      <w:pPr>
        <w:spacing w:line="276" w:lineRule="auto"/>
        <w:rPr>
          <w:rFonts w:ascii="Calibri" w:hAnsi="Calibri" w:cs="Calibri"/>
          <w:szCs w:val="24"/>
        </w:rPr>
      </w:pPr>
    </w:p>
    <w:p w14:paraId="2B7E22A9" w14:textId="16B930BE" w:rsidR="00E347F8" w:rsidRDefault="00B9417B" w:rsidP="00B9417B">
      <w:pPr>
        <w:spacing w:line="276" w:lineRule="auto"/>
        <w:rPr>
          <w:rFonts w:ascii="Calibri" w:hAnsi="Calibri" w:cs="Calibri"/>
          <w:szCs w:val="24"/>
        </w:rPr>
      </w:pPr>
      <w:r w:rsidRPr="00B9417B">
        <w:rPr>
          <w:rFonts w:ascii="Calibri" w:hAnsi="Calibri" w:cs="Calibri"/>
          <w:szCs w:val="24"/>
        </w:rPr>
        <w:t xml:space="preserve">In the </w:t>
      </w:r>
      <w:r w:rsidR="00CC376F" w:rsidRPr="00B9417B">
        <w:rPr>
          <w:rFonts w:ascii="Calibri" w:hAnsi="Calibri" w:cs="Calibri"/>
          <w:szCs w:val="24"/>
        </w:rPr>
        <w:t>closing section</w:t>
      </w:r>
      <w:r w:rsidRPr="00B9417B">
        <w:rPr>
          <w:rFonts w:ascii="Calibri" w:hAnsi="Calibri" w:cs="Calibri"/>
          <w:szCs w:val="24"/>
        </w:rPr>
        <w:t>, we acknowledge potential barriers and limitations to implementing the training, such as time constraints, resistance from staff, or lack of resources. We will provide strategies for addressing these challenges, ensuring the successful implementation of the training, and maintaining commitment to the shared goal of fostering a more inclusive educational environment.</w:t>
      </w:r>
    </w:p>
    <w:p w14:paraId="6E1CCFA8" w14:textId="77777777" w:rsidR="00D70495" w:rsidRDefault="00D70495" w:rsidP="00B9417B">
      <w:pPr>
        <w:spacing w:line="276" w:lineRule="auto"/>
        <w:rPr>
          <w:rFonts w:ascii="Calibri" w:hAnsi="Calibri" w:cs="Calibri"/>
          <w:szCs w:val="24"/>
        </w:rPr>
      </w:pPr>
    </w:p>
    <w:p w14:paraId="484566E5" w14:textId="77777777" w:rsidR="00D70495" w:rsidRDefault="00D70495" w:rsidP="00B9417B">
      <w:pPr>
        <w:spacing w:line="276" w:lineRule="auto"/>
        <w:rPr>
          <w:rFonts w:ascii="Calibri" w:hAnsi="Calibri" w:cs="Calibri"/>
          <w:szCs w:val="24"/>
        </w:rPr>
      </w:pPr>
    </w:p>
    <w:p w14:paraId="045F7947" w14:textId="77777777" w:rsidR="00910AAB" w:rsidRDefault="00910AAB" w:rsidP="00B9417B">
      <w:pPr>
        <w:spacing w:line="276" w:lineRule="auto"/>
        <w:rPr>
          <w:rFonts w:ascii="Calibri" w:hAnsi="Calibri" w:cs="Calibri"/>
          <w:b/>
          <w:bCs/>
          <w:szCs w:val="24"/>
        </w:rPr>
      </w:pPr>
    </w:p>
    <w:p w14:paraId="18FD370E" w14:textId="77777777" w:rsidR="00595B3E" w:rsidRDefault="00595B3E" w:rsidP="00B9417B">
      <w:pPr>
        <w:spacing w:line="276" w:lineRule="auto"/>
        <w:rPr>
          <w:rFonts w:ascii="Calibri" w:hAnsi="Calibri" w:cs="Calibri"/>
          <w:b/>
          <w:bCs/>
          <w:szCs w:val="24"/>
        </w:rPr>
      </w:pPr>
    </w:p>
    <w:p w14:paraId="11354FE2" w14:textId="6A6EA758" w:rsidR="00D70495" w:rsidRDefault="00CB6462" w:rsidP="00F71FFF">
      <w:pPr>
        <w:pStyle w:val="Heading1"/>
        <w:numPr>
          <w:ilvl w:val="0"/>
          <w:numId w:val="5"/>
        </w:numPr>
        <w:rPr>
          <w:bCs/>
        </w:rPr>
      </w:pPr>
      <w:bookmarkStart w:id="31" w:name="_Toc138316701"/>
      <w:r w:rsidRPr="00910AAB">
        <w:rPr>
          <w:bCs/>
        </w:rPr>
        <w:t>Overview of Training Modules</w:t>
      </w:r>
      <w:bookmarkEnd w:id="31"/>
    </w:p>
    <w:p w14:paraId="7B468782" w14:textId="77777777" w:rsidR="001E26EC" w:rsidRDefault="001E26EC" w:rsidP="001E26EC"/>
    <w:p w14:paraId="5F5FA1C5" w14:textId="77777777" w:rsidR="00FC0F33" w:rsidRPr="00FC0F33" w:rsidRDefault="00FC0F33" w:rsidP="00FC0F33">
      <w:pPr>
        <w:spacing w:line="276" w:lineRule="auto"/>
        <w:rPr>
          <w:rFonts w:ascii="Calibri" w:hAnsi="Calibri" w:cs="Calibri"/>
        </w:rPr>
      </w:pPr>
      <w:r w:rsidRPr="00FC0F33">
        <w:rPr>
          <w:rFonts w:ascii="Calibri" w:hAnsi="Calibri" w:cs="Calibri"/>
        </w:rPr>
        <w:t>Our comprehensive training programme comprises 13 dynamic modules, each addressing a vital component of the educational journey. Here's a brief overview of what educators can expect:</w:t>
      </w:r>
    </w:p>
    <w:p w14:paraId="72CDE671" w14:textId="77777777" w:rsidR="00FC0F33" w:rsidRPr="00FC0F33" w:rsidRDefault="00FC0F33" w:rsidP="00FC0F33">
      <w:pPr>
        <w:spacing w:line="276" w:lineRule="auto"/>
        <w:rPr>
          <w:rFonts w:ascii="Calibri" w:hAnsi="Calibri" w:cs="Calibri"/>
        </w:rPr>
      </w:pPr>
    </w:p>
    <w:p w14:paraId="600E821F" w14:textId="405ACA21" w:rsidR="00FC0F33" w:rsidRPr="00FC0F33" w:rsidRDefault="007C58C7" w:rsidP="00FC0F33">
      <w:pPr>
        <w:pStyle w:val="ListParagraph"/>
        <w:numPr>
          <w:ilvl w:val="0"/>
          <w:numId w:val="54"/>
        </w:numPr>
        <w:spacing w:line="276" w:lineRule="auto"/>
        <w:rPr>
          <w:rFonts w:ascii="Calibri" w:hAnsi="Calibri" w:cs="Calibri"/>
        </w:rPr>
      </w:pPr>
      <w:r w:rsidRPr="00CA02B1">
        <w:rPr>
          <w:rFonts w:ascii="Calibri" w:hAnsi="Calibri" w:cs="Calibri"/>
          <w:b/>
          <w:bCs/>
        </w:rPr>
        <w:t>Introduction to Children's Rights in Education</w:t>
      </w:r>
      <w:r w:rsidRPr="00CA02B1">
        <w:rPr>
          <w:rFonts w:ascii="Calibri" w:hAnsi="Calibri" w:cs="Calibri"/>
          <w:b/>
          <w:bCs/>
        </w:rPr>
        <w:t>:</w:t>
      </w:r>
      <w:r>
        <w:rPr>
          <w:rFonts w:ascii="Calibri" w:hAnsi="Calibri" w:cs="Calibri"/>
        </w:rPr>
        <w:t xml:space="preserve"> </w:t>
      </w:r>
      <w:r w:rsidR="00FC0F33" w:rsidRPr="00FC0F33">
        <w:rPr>
          <w:rFonts w:ascii="Calibri" w:hAnsi="Calibri" w:cs="Calibri"/>
        </w:rPr>
        <w:t>We begin by introducing Children’s Rights in Education.</w:t>
      </w:r>
    </w:p>
    <w:p w14:paraId="27A2CFE1" w14:textId="780AB911" w:rsidR="00FC0F33" w:rsidRPr="00FC0F33" w:rsidRDefault="00CA02B1" w:rsidP="00FC0F33">
      <w:pPr>
        <w:pStyle w:val="ListParagraph"/>
        <w:numPr>
          <w:ilvl w:val="0"/>
          <w:numId w:val="54"/>
        </w:numPr>
        <w:spacing w:line="276" w:lineRule="auto"/>
        <w:rPr>
          <w:rFonts w:ascii="Calibri" w:hAnsi="Calibri" w:cs="Calibri"/>
        </w:rPr>
      </w:pPr>
      <w:r w:rsidRPr="00CA02B1">
        <w:rPr>
          <w:rFonts w:ascii="Calibri" w:hAnsi="Calibri" w:cs="Calibri"/>
          <w:b/>
          <w:bCs/>
        </w:rPr>
        <w:t>Understanding the UNCRC</w:t>
      </w:r>
      <w:r w:rsidRPr="00CA02B1">
        <w:rPr>
          <w:rFonts w:ascii="Calibri" w:hAnsi="Calibri" w:cs="Calibri"/>
          <w:b/>
          <w:bCs/>
        </w:rPr>
        <w:t>:</w:t>
      </w:r>
      <w:r>
        <w:rPr>
          <w:rFonts w:ascii="Calibri" w:hAnsi="Calibri" w:cs="Calibri"/>
        </w:rPr>
        <w:t xml:space="preserve"> </w:t>
      </w:r>
      <w:r w:rsidR="00FC0F33" w:rsidRPr="00FC0F33">
        <w:rPr>
          <w:rFonts w:ascii="Calibri" w:hAnsi="Calibri" w:cs="Calibri"/>
        </w:rPr>
        <w:t>We delve into the details of the United Nations Convention on the Rights of the Child (UNCRC).</w:t>
      </w:r>
    </w:p>
    <w:p w14:paraId="2C0DC4CE" w14:textId="5AEC7CE1" w:rsidR="00FC0F33" w:rsidRPr="00FC0F33" w:rsidRDefault="00CA02B1" w:rsidP="00FC0F33">
      <w:pPr>
        <w:pStyle w:val="ListParagraph"/>
        <w:numPr>
          <w:ilvl w:val="0"/>
          <w:numId w:val="54"/>
        </w:numPr>
        <w:spacing w:line="276" w:lineRule="auto"/>
        <w:rPr>
          <w:rFonts w:ascii="Calibri" w:hAnsi="Calibri" w:cs="Calibri"/>
        </w:rPr>
      </w:pPr>
      <w:r w:rsidRPr="00CA02B1">
        <w:rPr>
          <w:rFonts w:ascii="Calibri" w:hAnsi="Calibri" w:cs="Calibri"/>
          <w:b/>
          <w:bCs/>
        </w:rPr>
        <w:t>Promoting Emotional Well-being</w:t>
      </w:r>
      <w:r w:rsidRPr="00CA02B1">
        <w:rPr>
          <w:rFonts w:ascii="Calibri" w:hAnsi="Calibri" w:cs="Calibri"/>
          <w:b/>
          <w:bCs/>
        </w:rPr>
        <w:t>:</w:t>
      </w:r>
      <w:r>
        <w:rPr>
          <w:rFonts w:ascii="Calibri" w:hAnsi="Calibri" w:cs="Calibri"/>
        </w:rPr>
        <w:t xml:space="preserve"> </w:t>
      </w:r>
      <w:r w:rsidR="00FC0F33" w:rsidRPr="00FC0F33">
        <w:rPr>
          <w:rFonts w:ascii="Calibri" w:hAnsi="Calibri" w:cs="Calibri"/>
        </w:rPr>
        <w:t>We emphasise the importance of Promoting</w:t>
      </w:r>
      <w:r w:rsidR="001C7343" w:rsidRPr="001C7343">
        <w:t xml:space="preserve"> </w:t>
      </w:r>
      <w:r w:rsidR="001C7343" w:rsidRPr="001C7343">
        <w:rPr>
          <w:rFonts w:ascii="Calibri" w:hAnsi="Calibri" w:cs="Calibri"/>
        </w:rPr>
        <w:t>Emotional Well-being</w:t>
      </w:r>
      <w:r w:rsidR="00780243" w:rsidRPr="00780243">
        <w:t xml:space="preserve"> </w:t>
      </w:r>
      <w:r w:rsidR="00780243" w:rsidRPr="00780243">
        <w:rPr>
          <w:rFonts w:ascii="Calibri" w:hAnsi="Calibri" w:cs="Calibri"/>
        </w:rPr>
        <w:t xml:space="preserve">in </w:t>
      </w:r>
      <w:r w:rsidR="00780243">
        <w:rPr>
          <w:rFonts w:ascii="Calibri" w:hAnsi="Calibri" w:cs="Calibri"/>
        </w:rPr>
        <w:t xml:space="preserve">the </w:t>
      </w:r>
      <w:r w:rsidR="00780243" w:rsidRPr="00780243">
        <w:rPr>
          <w:rFonts w:ascii="Calibri" w:hAnsi="Calibri" w:cs="Calibri"/>
        </w:rPr>
        <w:t xml:space="preserve">learning environments and equipping </w:t>
      </w:r>
      <w:r w:rsidR="00780243">
        <w:rPr>
          <w:rFonts w:ascii="Calibri" w:hAnsi="Calibri" w:cs="Calibri"/>
        </w:rPr>
        <w:t>educators</w:t>
      </w:r>
      <w:r w:rsidR="00780243" w:rsidRPr="00780243">
        <w:rPr>
          <w:rFonts w:ascii="Calibri" w:hAnsi="Calibri" w:cs="Calibri"/>
        </w:rPr>
        <w:t xml:space="preserve"> with tools and strategies to foster it within their classrooms</w:t>
      </w:r>
      <w:r w:rsidR="00FC0F33" w:rsidRPr="00FC0F33">
        <w:rPr>
          <w:rFonts w:ascii="Calibri" w:hAnsi="Calibri" w:cs="Calibri"/>
        </w:rPr>
        <w:t>.</w:t>
      </w:r>
    </w:p>
    <w:p w14:paraId="2743D30D" w14:textId="588D5410" w:rsidR="00FC0F33" w:rsidRPr="008743B9" w:rsidRDefault="008743B9" w:rsidP="008743B9">
      <w:pPr>
        <w:pStyle w:val="ListParagraph"/>
        <w:numPr>
          <w:ilvl w:val="0"/>
          <w:numId w:val="54"/>
        </w:numPr>
        <w:rPr>
          <w:rFonts w:ascii="Calibri" w:hAnsi="Calibri" w:cs="Calibri"/>
        </w:rPr>
      </w:pPr>
      <w:r w:rsidRPr="008743B9">
        <w:rPr>
          <w:rFonts w:ascii="Calibri" w:hAnsi="Calibri" w:cs="Calibri"/>
          <w:b/>
          <w:bCs/>
        </w:rPr>
        <w:t>Implementing Humanistic and Affective Approaches</w:t>
      </w:r>
      <w:r w:rsidRPr="008743B9">
        <w:rPr>
          <w:rFonts w:ascii="Calibri" w:hAnsi="Calibri" w:cs="Calibri"/>
          <w:b/>
          <w:bCs/>
        </w:rPr>
        <w:t>:</w:t>
      </w:r>
      <w:r>
        <w:rPr>
          <w:rFonts w:ascii="Calibri" w:hAnsi="Calibri" w:cs="Calibri"/>
        </w:rPr>
        <w:t xml:space="preserve"> </w:t>
      </w:r>
      <w:r w:rsidR="00FC0F33" w:rsidRPr="008743B9">
        <w:rPr>
          <w:rFonts w:ascii="Calibri" w:hAnsi="Calibri" w:cs="Calibri"/>
        </w:rPr>
        <w:t xml:space="preserve">We </w:t>
      </w:r>
      <w:r w:rsidR="00DA1F96" w:rsidRPr="008743B9">
        <w:rPr>
          <w:rFonts w:ascii="Calibri" w:hAnsi="Calibri" w:cs="Calibri"/>
        </w:rPr>
        <w:t>introduce educators to the principles of humanistic and affective approaches in teaching and learning and provide them with effective strategies for implementation in their classrooms</w:t>
      </w:r>
      <w:r w:rsidR="00FC0F33" w:rsidRPr="008743B9">
        <w:rPr>
          <w:rFonts w:ascii="Calibri" w:hAnsi="Calibri" w:cs="Calibri"/>
        </w:rPr>
        <w:t>.</w:t>
      </w:r>
    </w:p>
    <w:p w14:paraId="700466BF" w14:textId="4AB23982" w:rsidR="00FC0F33" w:rsidRPr="00FC0F33" w:rsidRDefault="008743B9" w:rsidP="00FC0F33">
      <w:pPr>
        <w:pStyle w:val="ListParagraph"/>
        <w:numPr>
          <w:ilvl w:val="0"/>
          <w:numId w:val="54"/>
        </w:numPr>
        <w:spacing w:line="276" w:lineRule="auto"/>
        <w:rPr>
          <w:rFonts w:ascii="Calibri" w:hAnsi="Calibri" w:cs="Calibri"/>
        </w:rPr>
      </w:pPr>
      <w:r w:rsidRPr="008743B9">
        <w:rPr>
          <w:rFonts w:ascii="Calibri" w:hAnsi="Calibri" w:cs="Calibri"/>
          <w:b/>
          <w:bCs/>
        </w:rPr>
        <w:lastRenderedPageBreak/>
        <w:t>Understanding and Using Tomkins' Affect Script</w:t>
      </w:r>
      <w:r w:rsidRPr="008743B9">
        <w:rPr>
          <w:rFonts w:ascii="Calibri" w:hAnsi="Calibri" w:cs="Calibri"/>
          <w:b/>
          <w:bCs/>
        </w:rPr>
        <w:t>:</w:t>
      </w:r>
      <w:r>
        <w:rPr>
          <w:rFonts w:ascii="Calibri" w:hAnsi="Calibri" w:cs="Calibri"/>
        </w:rPr>
        <w:t xml:space="preserve"> </w:t>
      </w:r>
      <w:r w:rsidR="00FC0F33" w:rsidRPr="00FC0F33">
        <w:rPr>
          <w:rFonts w:ascii="Calibri" w:hAnsi="Calibri" w:cs="Calibri"/>
        </w:rPr>
        <w:t xml:space="preserve">We </w:t>
      </w:r>
      <w:r w:rsidR="00DA1F96" w:rsidRPr="00DA1F96">
        <w:rPr>
          <w:rFonts w:ascii="Calibri" w:hAnsi="Calibri" w:cs="Calibri"/>
        </w:rPr>
        <w:t>introduce educators to Tomkins' Affect Script psychology, with a focus on how it can be applied in the educational setting to support students' emotional wellbeing</w:t>
      </w:r>
      <w:r w:rsidR="00FC0F33" w:rsidRPr="00FC0F33">
        <w:rPr>
          <w:rFonts w:ascii="Calibri" w:hAnsi="Calibri" w:cs="Calibri"/>
        </w:rPr>
        <w:t>.</w:t>
      </w:r>
    </w:p>
    <w:p w14:paraId="73E6A319" w14:textId="5E44FE83" w:rsidR="00FC0F33" w:rsidRPr="00FC0F33" w:rsidRDefault="008743B9" w:rsidP="00FC0F33">
      <w:pPr>
        <w:pStyle w:val="ListParagraph"/>
        <w:numPr>
          <w:ilvl w:val="0"/>
          <w:numId w:val="54"/>
        </w:numPr>
        <w:spacing w:line="276" w:lineRule="auto"/>
        <w:rPr>
          <w:rFonts w:ascii="Calibri" w:hAnsi="Calibri" w:cs="Calibri"/>
        </w:rPr>
      </w:pPr>
      <w:r w:rsidRPr="008743B9">
        <w:rPr>
          <w:rFonts w:ascii="Calibri" w:hAnsi="Calibri" w:cs="Calibri"/>
          <w:b/>
          <w:bCs/>
        </w:rPr>
        <w:t>Applying Nathanson's Compass of Shame</w:t>
      </w:r>
      <w:r w:rsidRPr="008743B9">
        <w:rPr>
          <w:rFonts w:ascii="Calibri" w:hAnsi="Calibri" w:cs="Calibri"/>
          <w:b/>
          <w:bCs/>
        </w:rPr>
        <w:t>:</w:t>
      </w:r>
      <w:r>
        <w:rPr>
          <w:rFonts w:ascii="Calibri" w:hAnsi="Calibri" w:cs="Calibri"/>
        </w:rPr>
        <w:t xml:space="preserve"> </w:t>
      </w:r>
      <w:r w:rsidR="00FC0F33" w:rsidRPr="00FC0F33">
        <w:rPr>
          <w:rFonts w:ascii="Calibri" w:hAnsi="Calibri" w:cs="Calibri"/>
        </w:rPr>
        <w:t xml:space="preserve">We </w:t>
      </w:r>
      <w:r w:rsidR="00DA1F96" w:rsidRPr="00DA1F96">
        <w:rPr>
          <w:rFonts w:ascii="Calibri" w:hAnsi="Calibri" w:cs="Calibri"/>
        </w:rPr>
        <w:t>familiarise educators with Nathanson's Compass of Shame, teaching them to recognise signs of shame in students and respond in a supportive and empowering manner</w:t>
      </w:r>
      <w:r w:rsidR="00FC0F33" w:rsidRPr="00FC0F33">
        <w:rPr>
          <w:rFonts w:ascii="Calibri" w:hAnsi="Calibri" w:cs="Calibri"/>
        </w:rPr>
        <w:t>.</w:t>
      </w:r>
    </w:p>
    <w:p w14:paraId="720BDDB5" w14:textId="56622947" w:rsidR="00FC0F33" w:rsidRPr="00FC0F33" w:rsidRDefault="00A37E6B" w:rsidP="00FC0F33">
      <w:pPr>
        <w:pStyle w:val="ListParagraph"/>
        <w:numPr>
          <w:ilvl w:val="0"/>
          <w:numId w:val="54"/>
        </w:numPr>
        <w:spacing w:line="276" w:lineRule="auto"/>
        <w:rPr>
          <w:rFonts w:ascii="Calibri" w:hAnsi="Calibri" w:cs="Calibri"/>
        </w:rPr>
      </w:pPr>
      <w:r w:rsidRPr="00A37E6B">
        <w:rPr>
          <w:rFonts w:ascii="Calibri" w:hAnsi="Calibri" w:cs="Calibri"/>
          <w:b/>
          <w:bCs/>
        </w:rPr>
        <w:t>Creating Safe Spaces for Vulnerability</w:t>
      </w:r>
      <w:r w:rsidRPr="00A37E6B">
        <w:rPr>
          <w:rFonts w:ascii="Calibri" w:hAnsi="Calibri" w:cs="Calibri"/>
          <w:b/>
          <w:bCs/>
        </w:rPr>
        <w:t>:</w:t>
      </w:r>
      <w:r>
        <w:rPr>
          <w:rFonts w:ascii="Calibri" w:hAnsi="Calibri" w:cs="Calibri"/>
        </w:rPr>
        <w:t xml:space="preserve"> </w:t>
      </w:r>
      <w:r w:rsidR="00FC0F33" w:rsidRPr="00FC0F33">
        <w:rPr>
          <w:rFonts w:ascii="Calibri" w:hAnsi="Calibri" w:cs="Calibri"/>
        </w:rPr>
        <w:t xml:space="preserve">We </w:t>
      </w:r>
      <w:r w:rsidR="007C58C7" w:rsidRPr="007C58C7">
        <w:rPr>
          <w:rFonts w:ascii="Calibri" w:hAnsi="Calibri" w:cs="Calibri"/>
        </w:rPr>
        <w:t>equip educators with the knowledge and skills needed to create nurturing and safe environments where students feel comfortable expressing their vulnerabilities and challenges</w:t>
      </w:r>
      <w:r w:rsidR="00FC0F33" w:rsidRPr="00FC0F33">
        <w:rPr>
          <w:rFonts w:ascii="Calibri" w:hAnsi="Calibri" w:cs="Calibri"/>
        </w:rPr>
        <w:t>.</w:t>
      </w:r>
    </w:p>
    <w:p w14:paraId="4C454AAF" w14:textId="67F9B577" w:rsidR="00FC0F33" w:rsidRPr="00FC0F33" w:rsidRDefault="00A37E6B" w:rsidP="00FC0F33">
      <w:pPr>
        <w:pStyle w:val="ListParagraph"/>
        <w:numPr>
          <w:ilvl w:val="0"/>
          <w:numId w:val="54"/>
        </w:numPr>
        <w:spacing w:line="276" w:lineRule="auto"/>
        <w:rPr>
          <w:rFonts w:ascii="Calibri" w:hAnsi="Calibri" w:cs="Calibri"/>
        </w:rPr>
      </w:pPr>
      <w:r w:rsidRPr="006F34D8">
        <w:rPr>
          <w:rFonts w:ascii="Calibri" w:hAnsi="Calibri" w:cs="Calibri"/>
          <w:b/>
          <w:bCs/>
        </w:rPr>
        <w:t>Enhancing Communication and Empathy</w:t>
      </w:r>
      <w:r w:rsidRPr="006F34D8">
        <w:rPr>
          <w:rFonts w:ascii="Calibri" w:hAnsi="Calibri" w:cs="Calibri"/>
          <w:b/>
          <w:bCs/>
        </w:rPr>
        <w:t>:</w:t>
      </w:r>
      <w:r>
        <w:rPr>
          <w:rFonts w:ascii="Calibri" w:hAnsi="Calibri" w:cs="Calibri"/>
        </w:rPr>
        <w:t xml:space="preserve"> </w:t>
      </w:r>
      <w:r w:rsidR="00FC0F33" w:rsidRPr="00FC0F33">
        <w:rPr>
          <w:rFonts w:ascii="Calibri" w:hAnsi="Calibri" w:cs="Calibri"/>
        </w:rPr>
        <w:t xml:space="preserve">We </w:t>
      </w:r>
      <w:r w:rsidR="006F34D8" w:rsidRPr="006F34D8">
        <w:rPr>
          <w:rFonts w:ascii="Calibri" w:hAnsi="Calibri" w:cs="Calibri"/>
        </w:rPr>
        <w:t>equip educators with practical strategies and techniques to enhance their communication skills and foster empathy, helping them better understand and respond to their students' needs</w:t>
      </w:r>
      <w:r w:rsidR="00FC0F33" w:rsidRPr="00FC0F33">
        <w:rPr>
          <w:rFonts w:ascii="Calibri" w:hAnsi="Calibri" w:cs="Calibri"/>
        </w:rPr>
        <w:t>.</w:t>
      </w:r>
    </w:p>
    <w:p w14:paraId="194F0500" w14:textId="768F1621" w:rsidR="00FC0F33" w:rsidRPr="00FC0F33" w:rsidRDefault="006F34D8" w:rsidP="00FC0F33">
      <w:pPr>
        <w:pStyle w:val="ListParagraph"/>
        <w:numPr>
          <w:ilvl w:val="0"/>
          <w:numId w:val="54"/>
        </w:numPr>
        <w:spacing w:line="276" w:lineRule="auto"/>
        <w:rPr>
          <w:rFonts w:ascii="Calibri" w:hAnsi="Calibri" w:cs="Calibri"/>
        </w:rPr>
      </w:pPr>
      <w:r w:rsidRPr="006F34D8">
        <w:rPr>
          <w:rFonts w:ascii="Calibri" w:hAnsi="Calibri" w:cs="Calibri"/>
          <w:b/>
          <w:bCs/>
        </w:rPr>
        <w:t>Tailoring Approaches for Neurodiverse Students</w:t>
      </w:r>
      <w:r>
        <w:rPr>
          <w:rFonts w:ascii="Calibri" w:hAnsi="Calibri" w:cs="Calibri"/>
        </w:rPr>
        <w:t xml:space="preserve">: </w:t>
      </w:r>
      <w:r w:rsidR="00FC0F33" w:rsidRPr="00FC0F33">
        <w:rPr>
          <w:rFonts w:ascii="Calibri" w:hAnsi="Calibri" w:cs="Calibri"/>
        </w:rPr>
        <w:t xml:space="preserve">We </w:t>
      </w:r>
      <w:r w:rsidR="00BB3CD9" w:rsidRPr="00BB3CD9">
        <w:rPr>
          <w:rFonts w:ascii="Calibri" w:hAnsi="Calibri" w:cs="Calibri"/>
        </w:rPr>
        <w:t xml:space="preserve">provide educators with knowledge and strategies to adapt their teaching methods to meet the needs of neurodiverse students, fostering an inclusive and understanding learning </w:t>
      </w:r>
      <w:r w:rsidR="00BB3CD9" w:rsidRPr="00BB3CD9">
        <w:rPr>
          <w:rFonts w:ascii="Calibri" w:hAnsi="Calibri" w:cs="Calibri"/>
        </w:rPr>
        <w:t>environment.</w:t>
      </w:r>
    </w:p>
    <w:p w14:paraId="077F9A49" w14:textId="70ECA130" w:rsidR="00FC0F33" w:rsidRPr="00FC0F33" w:rsidRDefault="00BB3CD9" w:rsidP="00FC0F33">
      <w:pPr>
        <w:pStyle w:val="ListParagraph"/>
        <w:numPr>
          <w:ilvl w:val="0"/>
          <w:numId w:val="54"/>
        </w:numPr>
        <w:spacing w:line="276" w:lineRule="auto"/>
        <w:rPr>
          <w:rFonts w:ascii="Calibri" w:hAnsi="Calibri" w:cs="Calibri"/>
        </w:rPr>
      </w:pPr>
      <w:r w:rsidRPr="00C80C18">
        <w:rPr>
          <w:rFonts w:ascii="Calibri" w:hAnsi="Calibri" w:cs="Calibri"/>
          <w:b/>
          <w:bCs/>
        </w:rPr>
        <w:t>Fostering Effective Home-School Communication</w:t>
      </w:r>
      <w:r w:rsidRPr="00C80C18">
        <w:rPr>
          <w:rFonts w:ascii="Calibri" w:hAnsi="Calibri" w:cs="Calibri"/>
          <w:b/>
          <w:bCs/>
        </w:rPr>
        <w:t>:</w:t>
      </w:r>
      <w:r>
        <w:rPr>
          <w:rFonts w:ascii="Calibri" w:hAnsi="Calibri" w:cs="Calibri"/>
        </w:rPr>
        <w:t xml:space="preserve"> </w:t>
      </w:r>
      <w:r w:rsidR="00C80C18" w:rsidRPr="00C80C18">
        <w:rPr>
          <w:rFonts w:ascii="Calibri" w:hAnsi="Calibri" w:cs="Calibri"/>
        </w:rPr>
        <w:t>provide educators with insights and strategies on strengthening the lines of communication between home and school, and to encourage reflection on the entire training series and its practical application.</w:t>
      </w:r>
    </w:p>
    <w:p w14:paraId="1D82B2F9" w14:textId="77777777" w:rsidR="00D33195" w:rsidRDefault="00C80C18" w:rsidP="00FC0F33">
      <w:pPr>
        <w:pStyle w:val="ListParagraph"/>
        <w:numPr>
          <w:ilvl w:val="0"/>
          <w:numId w:val="54"/>
        </w:numPr>
        <w:spacing w:line="276" w:lineRule="auto"/>
        <w:rPr>
          <w:rFonts w:ascii="Calibri" w:hAnsi="Calibri" w:cs="Calibri"/>
        </w:rPr>
      </w:pPr>
      <w:r w:rsidRPr="00C80C18">
        <w:rPr>
          <w:rFonts w:ascii="Calibri" w:hAnsi="Calibri" w:cs="Calibri"/>
          <w:b/>
          <w:bCs/>
        </w:rPr>
        <w:t>Prioritising Early Intervention and Support</w:t>
      </w:r>
      <w:r w:rsidRPr="00C80C18">
        <w:rPr>
          <w:rFonts w:ascii="Calibri" w:hAnsi="Calibri" w:cs="Calibri"/>
          <w:b/>
          <w:bCs/>
        </w:rPr>
        <w:t>:</w:t>
      </w:r>
      <w:r w:rsidRPr="00C80C18">
        <w:rPr>
          <w:rFonts w:ascii="Calibri" w:hAnsi="Calibri" w:cs="Calibri"/>
        </w:rPr>
        <w:t xml:space="preserve"> </w:t>
      </w:r>
      <w:r w:rsidR="00FC0F33" w:rsidRPr="00C80C18">
        <w:rPr>
          <w:rFonts w:ascii="Calibri" w:hAnsi="Calibri" w:cs="Calibri"/>
        </w:rPr>
        <w:t xml:space="preserve">We </w:t>
      </w:r>
      <w:r w:rsidRPr="00C80C18">
        <w:rPr>
          <w:rFonts w:ascii="Calibri" w:hAnsi="Calibri" w:cs="Calibri"/>
        </w:rPr>
        <w:t>educate and equip educators with the knowledge, skills, and strategies necessary for identifying early signs of learning, emotional, or behavioural difficulties in students, and providing timely, effective support.</w:t>
      </w:r>
    </w:p>
    <w:p w14:paraId="70D200D8" w14:textId="39352B60" w:rsidR="00FC0F33" w:rsidRPr="00C80C18" w:rsidRDefault="00D33195" w:rsidP="00FC0F33">
      <w:pPr>
        <w:pStyle w:val="ListParagraph"/>
        <w:numPr>
          <w:ilvl w:val="0"/>
          <w:numId w:val="54"/>
        </w:numPr>
        <w:spacing w:line="276" w:lineRule="auto"/>
        <w:rPr>
          <w:rFonts w:ascii="Calibri" w:hAnsi="Calibri" w:cs="Calibri"/>
        </w:rPr>
      </w:pPr>
      <w:r w:rsidRPr="00D33195">
        <w:rPr>
          <w:rFonts w:ascii="Calibri" w:hAnsi="Calibri" w:cs="Calibri"/>
          <w:b/>
          <w:bCs/>
        </w:rPr>
        <w:t>Building Flexibility into Curriculum and Instruction</w:t>
      </w:r>
      <w:r w:rsidRPr="00D33195">
        <w:rPr>
          <w:rFonts w:ascii="Calibri" w:hAnsi="Calibri" w:cs="Calibri"/>
          <w:b/>
          <w:bCs/>
        </w:rPr>
        <w:t>:</w:t>
      </w:r>
      <w:r>
        <w:rPr>
          <w:rFonts w:ascii="Calibri" w:hAnsi="Calibri" w:cs="Calibri"/>
        </w:rPr>
        <w:t xml:space="preserve"> </w:t>
      </w:r>
      <w:r w:rsidR="00FC0F33" w:rsidRPr="00C80C18">
        <w:rPr>
          <w:rFonts w:ascii="Calibri" w:hAnsi="Calibri" w:cs="Calibri"/>
        </w:rPr>
        <w:t xml:space="preserve">We </w:t>
      </w:r>
      <w:r w:rsidRPr="00D33195">
        <w:rPr>
          <w:rFonts w:ascii="Calibri" w:hAnsi="Calibri" w:cs="Calibri"/>
        </w:rPr>
        <w:t>empower educators with the knowledge and techniques necessary for creating a flexible curriculum and adaptable instruction methods that can cater to diverse student needs</w:t>
      </w:r>
      <w:r w:rsidR="00FC0F33" w:rsidRPr="00C80C18">
        <w:rPr>
          <w:rFonts w:ascii="Calibri" w:hAnsi="Calibri" w:cs="Calibri"/>
        </w:rPr>
        <w:t>.</w:t>
      </w:r>
    </w:p>
    <w:p w14:paraId="43774CFD" w14:textId="52189D81" w:rsidR="00FC0F33" w:rsidRPr="00FC0F33" w:rsidRDefault="00D33195" w:rsidP="00FC0F33">
      <w:pPr>
        <w:pStyle w:val="ListParagraph"/>
        <w:numPr>
          <w:ilvl w:val="0"/>
          <w:numId w:val="54"/>
        </w:numPr>
        <w:spacing w:line="276" w:lineRule="auto"/>
        <w:rPr>
          <w:rFonts w:ascii="Calibri" w:hAnsi="Calibri" w:cs="Calibri"/>
        </w:rPr>
      </w:pPr>
      <w:r w:rsidRPr="00D33195">
        <w:rPr>
          <w:rFonts w:ascii="Calibri" w:hAnsi="Calibri" w:cs="Calibri"/>
          <w:b/>
          <w:bCs/>
        </w:rPr>
        <w:t>Final Wrap-up and Reflective Practices</w:t>
      </w:r>
      <w:r w:rsidRPr="00D33195">
        <w:rPr>
          <w:rFonts w:ascii="Calibri" w:hAnsi="Calibri" w:cs="Calibri"/>
          <w:b/>
          <w:bCs/>
        </w:rPr>
        <w:t>:</w:t>
      </w:r>
      <w:r>
        <w:rPr>
          <w:rFonts w:ascii="Calibri" w:hAnsi="Calibri" w:cs="Calibri"/>
        </w:rPr>
        <w:t xml:space="preserve"> </w:t>
      </w:r>
      <w:r w:rsidR="00FC0F33" w:rsidRPr="00FC0F33">
        <w:rPr>
          <w:rFonts w:ascii="Calibri" w:hAnsi="Calibri" w:cs="Calibri"/>
        </w:rPr>
        <w:t xml:space="preserve">We </w:t>
      </w:r>
      <w:r w:rsidR="00A5305F" w:rsidRPr="00A5305F">
        <w:rPr>
          <w:rFonts w:ascii="Calibri" w:hAnsi="Calibri" w:cs="Calibri"/>
        </w:rPr>
        <w:t>review the training content, reinforce its importance and utility, and encourage ongoing self-reflection and professional growth.</w:t>
      </w:r>
    </w:p>
    <w:p w14:paraId="258D31B5" w14:textId="77777777" w:rsidR="00FC0F33" w:rsidRDefault="00FC0F33" w:rsidP="00FC0F33">
      <w:pPr>
        <w:spacing w:line="276" w:lineRule="auto"/>
        <w:rPr>
          <w:rFonts w:ascii="Calibri" w:hAnsi="Calibri" w:cs="Calibri"/>
        </w:rPr>
      </w:pPr>
    </w:p>
    <w:p w14:paraId="5ECF2958" w14:textId="1563825F" w:rsidR="001E26EC" w:rsidRPr="00FC0F33" w:rsidRDefault="00FC0F33" w:rsidP="00FC0F33">
      <w:pPr>
        <w:spacing w:line="276" w:lineRule="auto"/>
        <w:rPr>
          <w:rFonts w:ascii="Calibri" w:hAnsi="Calibri" w:cs="Calibri"/>
        </w:rPr>
      </w:pPr>
      <w:r w:rsidRPr="00FC0F33">
        <w:rPr>
          <w:rFonts w:ascii="Calibri" w:hAnsi="Calibri" w:cs="Calibri"/>
        </w:rPr>
        <w:t>For a more detailed description of each module, we encourage educators to peruse the appendices. There, we offer an in-depth look at each session, supplementary materials, and relevant resources to support educators throughout this transformative journey</w:t>
      </w:r>
    </w:p>
    <w:p w14:paraId="0C2BA84A" w14:textId="77777777" w:rsidR="00461F36" w:rsidRDefault="00461F36" w:rsidP="00461F36"/>
    <w:tbl>
      <w:tblPr>
        <w:tblStyle w:val="TableGrid"/>
        <w:tblW w:w="0" w:type="auto"/>
        <w:tblLook w:val="04A0" w:firstRow="1" w:lastRow="0" w:firstColumn="1" w:lastColumn="0" w:noHBand="0" w:noVBand="1"/>
      </w:tblPr>
      <w:tblGrid>
        <w:gridCol w:w="1271"/>
        <w:gridCol w:w="7745"/>
      </w:tblGrid>
      <w:tr w:rsidR="002E77A6" w14:paraId="28E57E87" w14:textId="77777777" w:rsidTr="001E26EC">
        <w:tc>
          <w:tcPr>
            <w:tcW w:w="1271" w:type="dxa"/>
          </w:tcPr>
          <w:p w14:paraId="5D2F9647" w14:textId="0162753E" w:rsidR="002E77A6" w:rsidRPr="001E26EC" w:rsidRDefault="002E77A6" w:rsidP="00461F36">
            <w:pPr>
              <w:rPr>
                <w:b/>
                <w:bCs/>
              </w:rPr>
            </w:pPr>
            <w:r w:rsidRPr="001E26EC">
              <w:rPr>
                <w:b/>
                <w:bCs/>
              </w:rPr>
              <w:t xml:space="preserve">Module </w:t>
            </w:r>
          </w:p>
        </w:tc>
        <w:tc>
          <w:tcPr>
            <w:tcW w:w="7745" w:type="dxa"/>
          </w:tcPr>
          <w:p w14:paraId="05A51363" w14:textId="29546A16" w:rsidR="002E77A6" w:rsidRPr="001E26EC" w:rsidRDefault="002E77A6" w:rsidP="00461F36">
            <w:pPr>
              <w:rPr>
                <w:b/>
                <w:bCs/>
              </w:rPr>
            </w:pPr>
            <w:r w:rsidRPr="001E26EC">
              <w:rPr>
                <w:b/>
                <w:bCs/>
              </w:rPr>
              <w:t xml:space="preserve">Title </w:t>
            </w:r>
          </w:p>
        </w:tc>
      </w:tr>
      <w:tr w:rsidR="002E77A6" w14:paraId="47AE9BED" w14:textId="77777777" w:rsidTr="001E26EC">
        <w:trPr>
          <w:trHeight w:val="330"/>
        </w:trPr>
        <w:tc>
          <w:tcPr>
            <w:tcW w:w="1271" w:type="dxa"/>
          </w:tcPr>
          <w:p w14:paraId="0733D86A" w14:textId="621E731F" w:rsidR="002E77A6" w:rsidRDefault="002E77A6" w:rsidP="001E26EC">
            <w:pPr>
              <w:jc w:val="center"/>
            </w:pPr>
            <w:r>
              <w:t>1</w:t>
            </w:r>
          </w:p>
        </w:tc>
        <w:tc>
          <w:tcPr>
            <w:tcW w:w="7745" w:type="dxa"/>
          </w:tcPr>
          <w:p w14:paraId="6B02060A" w14:textId="559B838C" w:rsidR="002E77A6" w:rsidRDefault="001E26EC" w:rsidP="00461F36">
            <w:r>
              <w:t>Introduction to Children’s Rights in Education</w:t>
            </w:r>
          </w:p>
        </w:tc>
      </w:tr>
      <w:tr w:rsidR="002E77A6" w14:paraId="6F88F051" w14:textId="77777777" w:rsidTr="001E26EC">
        <w:tc>
          <w:tcPr>
            <w:tcW w:w="1271" w:type="dxa"/>
          </w:tcPr>
          <w:p w14:paraId="10A0BB53" w14:textId="45335311" w:rsidR="002E77A6" w:rsidRDefault="002E77A6" w:rsidP="001E26EC">
            <w:pPr>
              <w:jc w:val="center"/>
            </w:pPr>
            <w:r>
              <w:t>2</w:t>
            </w:r>
          </w:p>
        </w:tc>
        <w:tc>
          <w:tcPr>
            <w:tcW w:w="7745" w:type="dxa"/>
          </w:tcPr>
          <w:p w14:paraId="013F2C08" w14:textId="3B8BDCC7" w:rsidR="002E77A6" w:rsidRDefault="001E26EC" w:rsidP="00461F36">
            <w:r>
              <w:t>Understanding the United Nations Convention on the Rights of the Child (UNCRC)</w:t>
            </w:r>
          </w:p>
        </w:tc>
      </w:tr>
      <w:tr w:rsidR="002E77A6" w14:paraId="0AA92964" w14:textId="77777777" w:rsidTr="001E26EC">
        <w:tc>
          <w:tcPr>
            <w:tcW w:w="1271" w:type="dxa"/>
          </w:tcPr>
          <w:p w14:paraId="73784338" w14:textId="5D067A35" w:rsidR="002E77A6" w:rsidRDefault="002E77A6" w:rsidP="001E26EC">
            <w:pPr>
              <w:jc w:val="center"/>
            </w:pPr>
            <w:r>
              <w:t>3</w:t>
            </w:r>
          </w:p>
        </w:tc>
        <w:tc>
          <w:tcPr>
            <w:tcW w:w="7745" w:type="dxa"/>
          </w:tcPr>
          <w:p w14:paraId="67B7A105" w14:textId="2B805A18" w:rsidR="002E77A6" w:rsidRDefault="00C265E2" w:rsidP="00461F36">
            <w:r w:rsidRPr="00C265E2">
              <w:t>Promoting Emotional Well-being</w:t>
            </w:r>
          </w:p>
        </w:tc>
      </w:tr>
      <w:tr w:rsidR="002E77A6" w14:paraId="6A2C3F92" w14:textId="77777777" w:rsidTr="001E26EC">
        <w:tc>
          <w:tcPr>
            <w:tcW w:w="1271" w:type="dxa"/>
          </w:tcPr>
          <w:p w14:paraId="16A59C60" w14:textId="5C8B2496" w:rsidR="002E77A6" w:rsidRDefault="002E77A6" w:rsidP="001E26EC">
            <w:pPr>
              <w:jc w:val="center"/>
            </w:pPr>
            <w:r>
              <w:t>4</w:t>
            </w:r>
          </w:p>
        </w:tc>
        <w:tc>
          <w:tcPr>
            <w:tcW w:w="7745" w:type="dxa"/>
          </w:tcPr>
          <w:p w14:paraId="6A6CC772" w14:textId="3D77F551" w:rsidR="002E77A6" w:rsidRDefault="00C265E2" w:rsidP="00461F36">
            <w:r w:rsidRPr="00C265E2">
              <w:t>Implementing Humanistic and Affective Approaches</w:t>
            </w:r>
          </w:p>
        </w:tc>
      </w:tr>
      <w:tr w:rsidR="002E77A6" w14:paraId="704A6543" w14:textId="77777777" w:rsidTr="001E26EC">
        <w:tc>
          <w:tcPr>
            <w:tcW w:w="1271" w:type="dxa"/>
          </w:tcPr>
          <w:p w14:paraId="3E8FB81A" w14:textId="61076675" w:rsidR="002E77A6" w:rsidRDefault="002E77A6" w:rsidP="001E26EC">
            <w:pPr>
              <w:jc w:val="center"/>
            </w:pPr>
            <w:r>
              <w:t>5</w:t>
            </w:r>
          </w:p>
        </w:tc>
        <w:tc>
          <w:tcPr>
            <w:tcW w:w="7745" w:type="dxa"/>
          </w:tcPr>
          <w:p w14:paraId="2A96A526" w14:textId="7D0E0B8A" w:rsidR="002E77A6" w:rsidRDefault="00C265E2" w:rsidP="00461F36">
            <w:r w:rsidRPr="00C265E2">
              <w:t>Understanding and Using Tomkins' Affect Script</w:t>
            </w:r>
          </w:p>
        </w:tc>
      </w:tr>
      <w:tr w:rsidR="002E77A6" w14:paraId="2C059361" w14:textId="77777777" w:rsidTr="001E26EC">
        <w:tc>
          <w:tcPr>
            <w:tcW w:w="1271" w:type="dxa"/>
          </w:tcPr>
          <w:p w14:paraId="711BBFF6" w14:textId="73F279C8" w:rsidR="002E77A6" w:rsidRDefault="002E77A6" w:rsidP="001E26EC">
            <w:pPr>
              <w:jc w:val="center"/>
            </w:pPr>
            <w:r>
              <w:lastRenderedPageBreak/>
              <w:t>6</w:t>
            </w:r>
          </w:p>
        </w:tc>
        <w:tc>
          <w:tcPr>
            <w:tcW w:w="7745" w:type="dxa"/>
          </w:tcPr>
          <w:p w14:paraId="50A02DB0" w14:textId="3F0F163C" w:rsidR="002E77A6" w:rsidRDefault="00C265E2" w:rsidP="00461F36">
            <w:r w:rsidRPr="00C265E2">
              <w:t>Applying Nathanson's Compass of Shame</w:t>
            </w:r>
          </w:p>
        </w:tc>
      </w:tr>
      <w:tr w:rsidR="002E77A6" w14:paraId="755C132E" w14:textId="77777777" w:rsidTr="001E26EC">
        <w:tc>
          <w:tcPr>
            <w:tcW w:w="1271" w:type="dxa"/>
          </w:tcPr>
          <w:p w14:paraId="6CF3ACEE" w14:textId="3836E159" w:rsidR="002E77A6" w:rsidRDefault="002E77A6" w:rsidP="001E26EC">
            <w:pPr>
              <w:jc w:val="center"/>
            </w:pPr>
            <w:r>
              <w:t>7</w:t>
            </w:r>
          </w:p>
        </w:tc>
        <w:tc>
          <w:tcPr>
            <w:tcW w:w="7745" w:type="dxa"/>
          </w:tcPr>
          <w:p w14:paraId="5B3E053E" w14:textId="6C07C328" w:rsidR="002E77A6" w:rsidRDefault="00C265E2" w:rsidP="00461F36">
            <w:r w:rsidRPr="00C265E2">
              <w:t>Creating Safe Spaces for Vulnerability</w:t>
            </w:r>
          </w:p>
        </w:tc>
      </w:tr>
      <w:tr w:rsidR="002E77A6" w14:paraId="325FE73E" w14:textId="77777777" w:rsidTr="001E26EC">
        <w:tc>
          <w:tcPr>
            <w:tcW w:w="1271" w:type="dxa"/>
          </w:tcPr>
          <w:p w14:paraId="00AA3D1E" w14:textId="24370CEE" w:rsidR="002E77A6" w:rsidRDefault="002E77A6" w:rsidP="001E26EC">
            <w:pPr>
              <w:jc w:val="center"/>
            </w:pPr>
            <w:r>
              <w:t>8</w:t>
            </w:r>
          </w:p>
        </w:tc>
        <w:tc>
          <w:tcPr>
            <w:tcW w:w="7745" w:type="dxa"/>
          </w:tcPr>
          <w:p w14:paraId="1DF746B2" w14:textId="36501A52" w:rsidR="002E77A6" w:rsidRDefault="001E26EC" w:rsidP="00461F36">
            <w:r>
              <w:t>Enhancing Communication and Empathy</w:t>
            </w:r>
          </w:p>
        </w:tc>
      </w:tr>
      <w:tr w:rsidR="002E77A6" w14:paraId="67AA3413" w14:textId="77777777" w:rsidTr="001E26EC">
        <w:tc>
          <w:tcPr>
            <w:tcW w:w="1271" w:type="dxa"/>
          </w:tcPr>
          <w:p w14:paraId="784D3188" w14:textId="6EF7C8A8" w:rsidR="002E77A6" w:rsidRDefault="002E77A6" w:rsidP="001E26EC">
            <w:pPr>
              <w:jc w:val="center"/>
            </w:pPr>
            <w:r>
              <w:t>9</w:t>
            </w:r>
          </w:p>
        </w:tc>
        <w:tc>
          <w:tcPr>
            <w:tcW w:w="7745" w:type="dxa"/>
          </w:tcPr>
          <w:p w14:paraId="4472155C" w14:textId="059DB9FB" w:rsidR="002E77A6" w:rsidRDefault="001E26EC" w:rsidP="00461F36">
            <w:r>
              <w:t xml:space="preserve">Tailoring Approaches for Neurodiverse Students </w:t>
            </w:r>
          </w:p>
        </w:tc>
      </w:tr>
      <w:tr w:rsidR="002E77A6" w14:paraId="2531ADB1" w14:textId="77777777" w:rsidTr="001E26EC">
        <w:tc>
          <w:tcPr>
            <w:tcW w:w="1271" w:type="dxa"/>
          </w:tcPr>
          <w:p w14:paraId="29549416" w14:textId="69B801F0" w:rsidR="002E77A6" w:rsidRDefault="002E77A6" w:rsidP="001E26EC">
            <w:pPr>
              <w:jc w:val="center"/>
            </w:pPr>
            <w:r>
              <w:t>10</w:t>
            </w:r>
          </w:p>
        </w:tc>
        <w:tc>
          <w:tcPr>
            <w:tcW w:w="7745" w:type="dxa"/>
          </w:tcPr>
          <w:p w14:paraId="2CC1E317" w14:textId="3F44BEB0" w:rsidR="002E77A6" w:rsidRDefault="001E26EC" w:rsidP="00461F36">
            <w:r>
              <w:t>Fostering Effective Home-School Communication</w:t>
            </w:r>
          </w:p>
        </w:tc>
      </w:tr>
      <w:tr w:rsidR="002E77A6" w14:paraId="72E561F6" w14:textId="77777777" w:rsidTr="001E26EC">
        <w:tc>
          <w:tcPr>
            <w:tcW w:w="1271" w:type="dxa"/>
          </w:tcPr>
          <w:p w14:paraId="4810C176" w14:textId="56419A7A" w:rsidR="002E77A6" w:rsidRDefault="002E77A6" w:rsidP="001E26EC">
            <w:pPr>
              <w:jc w:val="center"/>
            </w:pPr>
            <w:r>
              <w:t>11</w:t>
            </w:r>
          </w:p>
        </w:tc>
        <w:tc>
          <w:tcPr>
            <w:tcW w:w="7745" w:type="dxa"/>
          </w:tcPr>
          <w:p w14:paraId="45DAB883" w14:textId="322D60B6" w:rsidR="002E77A6" w:rsidRDefault="001E26EC" w:rsidP="00461F36">
            <w:r>
              <w:t>Prioritising Early Intervention and Support</w:t>
            </w:r>
          </w:p>
        </w:tc>
      </w:tr>
      <w:tr w:rsidR="002E77A6" w14:paraId="65E50569" w14:textId="77777777" w:rsidTr="001E26EC">
        <w:tc>
          <w:tcPr>
            <w:tcW w:w="1271" w:type="dxa"/>
          </w:tcPr>
          <w:p w14:paraId="074FF570" w14:textId="2625F217" w:rsidR="002E77A6" w:rsidRDefault="002E77A6" w:rsidP="001E26EC">
            <w:pPr>
              <w:jc w:val="center"/>
            </w:pPr>
            <w:r>
              <w:t>12</w:t>
            </w:r>
          </w:p>
        </w:tc>
        <w:tc>
          <w:tcPr>
            <w:tcW w:w="7745" w:type="dxa"/>
          </w:tcPr>
          <w:p w14:paraId="21877D77" w14:textId="6CCE60F3" w:rsidR="002E77A6" w:rsidRDefault="001E26EC" w:rsidP="00461F36">
            <w:r>
              <w:t xml:space="preserve">Building Flexibility into Curriculum and Instruction </w:t>
            </w:r>
          </w:p>
        </w:tc>
      </w:tr>
      <w:tr w:rsidR="002E77A6" w14:paraId="1ED56C7C" w14:textId="77777777" w:rsidTr="001E26EC">
        <w:tc>
          <w:tcPr>
            <w:tcW w:w="1271" w:type="dxa"/>
          </w:tcPr>
          <w:p w14:paraId="0AAD46BE" w14:textId="5D16B7DE" w:rsidR="002E77A6" w:rsidRDefault="002E77A6" w:rsidP="001E26EC">
            <w:pPr>
              <w:jc w:val="center"/>
            </w:pPr>
            <w:r>
              <w:t>13</w:t>
            </w:r>
          </w:p>
        </w:tc>
        <w:tc>
          <w:tcPr>
            <w:tcW w:w="7745" w:type="dxa"/>
          </w:tcPr>
          <w:p w14:paraId="347F9DCC" w14:textId="0D0B7A5D" w:rsidR="002E77A6" w:rsidRDefault="001E26EC" w:rsidP="00461F36">
            <w:r>
              <w:t xml:space="preserve">Final Wrap-up and Reflective Practices </w:t>
            </w:r>
          </w:p>
        </w:tc>
      </w:tr>
    </w:tbl>
    <w:p w14:paraId="2938E74A" w14:textId="77777777" w:rsidR="002E77A6" w:rsidRDefault="002E77A6" w:rsidP="00461F36"/>
    <w:p w14:paraId="7B4C5BD7" w14:textId="77777777" w:rsidR="008503E3" w:rsidRDefault="008503E3" w:rsidP="00461F36"/>
    <w:p w14:paraId="7D6F0E67" w14:textId="562832FE" w:rsidR="008503E3" w:rsidRPr="00475166" w:rsidRDefault="001E26EC" w:rsidP="00475166">
      <w:pPr>
        <w:pStyle w:val="Heading2"/>
        <w:rPr>
          <w:b/>
          <w:bCs/>
        </w:rPr>
      </w:pPr>
      <w:bookmarkStart w:id="32" w:name="_Toc138316702"/>
      <w:r w:rsidRPr="00475166">
        <w:rPr>
          <w:b/>
          <w:bCs/>
        </w:rPr>
        <w:t>Supplementary Materials and Resources</w:t>
      </w:r>
      <w:bookmarkEnd w:id="32"/>
      <w:r w:rsidRPr="00475166">
        <w:rPr>
          <w:b/>
          <w:bCs/>
        </w:rPr>
        <w:t xml:space="preserve"> </w:t>
      </w:r>
    </w:p>
    <w:p w14:paraId="2C216A12" w14:textId="77777777" w:rsidR="001E26EC" w:rsidRDefault="001E26EC" w:rsidP="00461F36"/>
    <w:p w14:paraId="0C67003D" w14:textId="77777777" w:rsidR="00475166" w:rsidRDefault="00475166" w:rsidP="00475166">
      <w:r>
        <w:t>PowerPoint Presentations</w:t>
      </w:r>
    </w:p>
    <w:p w14:paraId="6680C953" w14:textId="77777777" w:rsidR="00475166" w:rsidRDefault="00475166" w:rsidP="00475166">
      <w:r>
        <w:t>Case Studies and Anonymized Vignettes</w:t>
      </w:r>
    </w:p>
    <w:p w14:paraId="75B85296" w14:textId="77777777" w:rsidR="00475166" w:rsidRDefault="00475166" w:rsidP="00475166">
      <w:r>
        <w:t>Self-Assessment Tools</w:t>
      </w:r>
    </w:p>
    <w:p w14:paraId="3B4531BD" w14:textId="77777777" w:rsidR="00475166" w:rsidRDefault="00475166" w:rsidP="00475166">
      <w:r>
        <w:t>The UNCRC in a Table: Articles, Explanations, and Applications</w:t>
      </w:r>
    </w:p>
    <w:p w14:paraId="23724EA8" w14:textId="6891F334" w:rsidR="001E26EC" w:rsidRDefault="00475166" w:rsidP="00475166">
      <w:r>
        <w:t>Recommended Readings and References</w:t>
      </w:r>
    </w:p>
    <w:p w14:paraId="49A2F17C" w14:textId="77777777" w:rsidR="008503E3" w:rsidRDefault="008503E3" w:rsidP="00461F36"/>
    <w:p w14:paraId="5580EFAE" w14:textId="77777777" w:rsidR="008503E3" w:rsidRDefault="008503E3" w:rsidP="00461F36"/>
    <w:p w14:paraId="5BE9A4A5" w14:textId="77777777" w:rsidR="008503E3" w:rsidRDefault="008503E3" w:rsidP="00461F36"/>
    <w:p w14:paraId="5BEF483D" w14:textId="77777777" w:rsidR="008503E3" w:rsidRDefault="008503E3" w:rsidP="00461F36"/>
    <w:p w14:paraId="402A296F" w14:textId="77777777" w:rsidR="008503E3" w:rsidRDefault="008503E3" w:rsidP="00461F36"/>
    <w:p w14:paraId="22F9587C" w14:textId="77777777" w:rsidR="008503E3" w:rsidRDefault="008503E3" w:rsidP="00461F36"/>
    <w:p w14:paraId="17661B56" w14:textId="77777777" w:rsidR="008503E3" w:rsidRDefault="008503E3" w:rsidP="00461F36"/>
    <w:p w14:paraId="0F5DBC4A" w14:textId="77777777" w:rsidR="008503E3" w:rsidRDefault="008503E3" w:rsidP="00461F36"/>
    <w:p w14:paraId="47ACF38B" w14:textId="77777777" w:rsidR="004C04E2" w:rsidRDefault="004C04E2" w:rsidP="00461F36"/>
    <w:p w14:paraId="38955ED7" w14:textId="77777777" w:rsidR="004C04E2" w:rsidRDefault="004C04E2" w:rsidP="00461F36"/>
    <w:p w14:paraId="7D509849" w14:textId="77777777" w:rsidR="004C04E2" w:rsidRDefault="004C04E2" w:rsidP="00461F36"/>
    <w:p w14:paraId="4CC9353A" w14:textId="77777777" w:rsidR="004C04E2" w:rsidRDefault="004C04E2" w:rsidP="00461F36"/>
    <w:p w14:paraId="06A00F8D" w14:textId="77777777" w:rsidR="004C04E2" w:rsidRDefault="004C04E2" w:rsidP="00461F36"/>
    <w:p w14:paraId="0CE1C19B" w14:textId="77777777" w:rsidR="004C04E2" w:rsidRDefault="004C04E2" w:rsidP="00461F36"/>
    <w:p w14:paraId="15BEA033" w14:textId="77777777" w:rsidR="004C04E2" w:rsidRDefault="004C04E2" w:rsidP="00461F36"/>
    <w:p w14:paraId="28E74686" w14:textId="77777777" w:rsidR="004C04E2" w:rsidRDefault="004C04E2" w:rsidP="00461F36"/>
    <w:p w14:paraId="6CD7ECB5" w14:textId="77777777" w:rsidR="004C04E2" w:rsidRDefault="004C04E2" w:rsidP="00461F36"/>
    <w:p w14:paraId="5B57AEE6" w14:textId="77777777" w:rsidR="004C04E2" w:rsidRDefault="004C04E2" w:rsidP="00461F36"/>
    <w:p w14:paraId="45CE28CE" w14:textId="77777777" w:rsidR="004C04E2" w:rsidRDefault="004C04E2" w:rsidP="00461F36"/>
    <w:p w14:paraId="50C3E9C5" w14:textId="77777777" w:rsidR="004C04E2" w:rsidRDefault="004C04E2" w:rsidP="00461F36"/>
    <w:p w14:paraId="295D6557" w14:textId="77777777" w:rsidR="004C04E2" w:rsidRDefault="004C04E2" w:rsidP="00461F36"/>
    <w:p w14:paraId="11EC244F" w14:textId="77777777" w:rsidR="004C04E2" w:rsidRDefault="004C04E2" w:rsidP="00461F36"/>
    <w:p w14:paraId="5C19FA28" w14:textId="77777777" w:rsidR="004C04E2" w:rsidRDefault="004C04E2" w:rsidP="00461F36"/>
    <w:p w14:paraId="436D73FE" w14:textId="77777777" w:rsidR="004C04E2" w:rsidRDefault="004C04E2" w:rsidP="00461F36"/>
    <w:p w14:paraId="14AA13A9" w14:textId="77777777" w:rsidR="004C04E2" w:rsidRDefault="004C04E2" w:rsidP="00461F36"/>
    <w:p w14:paraId="17046C90" w14:textId="77777777" w:rsidR="004C04E2" w:rsidRDefault="004C04E2" w:rsidP="00461F36"/>
    <w:p w14:paraId="7660B96F" w14:textId="77777777" w:rsidR="004C04E2" w:rsidRDefault="004C04E2" w:rsidP="00461F36"/>
    <w:p w14:paraId="3E7189D0" w14:textId="77777777" w:rsidR="008503E3" w:rsidRDefault="008503E3" w:rsidP="00461F36"/>
    <w:p w14:paraId="6C18B96A" w14:textId="77777777" w:rsidR="008503E3" w:rsidRDefault="008503E3" w:rsidP="00461F36"/>
    <w:p w14:paraId="0B064B70" w14:textId="77777777" w:rsidR="000E0435" w:rsidRDefault="000E0435" w:rsidP="00475166">
      <w:pPr>
        <w:pStyle w:val="Heading1"/>
      </w:pPr>
    </w:p>
    <w:p w14:paraId="22BA5E48" w14:textId="09F26213" w:rsidR="001C56BB" w:rsidRPr="00475166" w:rsidRDefault="00475166" w:rsidP="00475166">
      <w:pPr>
        <w:pStyle w:val="Heading1"/>
      </w:pPr>
      <w:bookmarkStart w:id="33" w:name="_Toc138316703"/>
      <w:r>
        <w:t xml:space="preserve">Appendix A: </w:t>
      </w:r>
      <w:r w:rsidR="001C56BB" w:rsidRPr="00910AAB">
        <w:t>Module 1</w:t>
      </w:r>
      <w:r>
        <w:t xml:space="preserve"> - </w:t>
      </w:r>
      <w:r w:rsidR="000F4084">
        <w:t>I</w:t>
      </w:r>
      <w:r w:rsidR="000F4084" w:rsidRPr="000F4084">
        <w:t>ntroduction to Children's Rights in Education</w:t>
      </w:r>
      <w:bookmarkEnd w:id="33"/>
    </w:p>
    <w:p w14:paraId="62BFB816" w14:textId="77777777" w:rsidR="001C56BB" w:rsidRPr="001C56BB" w:rsidRDefault="001C56BB" w:rsidP="001C56BB">
      <w:pPr>
        <w:spacing w:line="276" w:lineRule="auto"/>
        <w:rPr>
          <w:rFonts w:ascii="Calibri" w:hAnsi="Calibri" w:cs="Calibri"/>
          <w:szCs w:val="24"/>
        </w:rPr>
      </w:pPr>
    </w:p>
    <w:p w14:paraId="1FDE9056" w14:textId="541FBCF8" w:rsidR="00CB6462" w:rsidRDefault="001C56BB" w:rsidP="001C56BB">
      <w:pPr>
        <w:spacing w:line="276" w:lineRule="auto"/>
        <w:rPr>
          <w:rFonts w:ascii="Calibri" w:hAnsi="Calibri" w:cs="Calibri"/>
          <w:szCs w:val="24"/>
        </w:rPr>
      </w:pPr>
      <w:r w:rsidRPr="00475166">
        <w:rPr>
          <w:b/>
          <w:bCs/>
          <w:i/>
          <w:iCs/>
        </w:rPr>
        <w:t>Aim:</w:t>
      </w:r>
      <w:r w:rsidRPr="001C56BB">
        <w:rPr>
          <w:rFonts w:ascii="Calibri" w:hAnsi="Calibri" w:cs="Calibri"/>
          <w:szCs w:val="24"/>
        </w:rPr>
        <w:t xml:space="preserve"> To equip educators with an in-depth understanding of the United Nations Convention on the Rights of the Child (UNCRC) and to illuminate its relevance and applicability within the education sector.</w:t>
      </w:r>
    </w:p>
    <w:p w14:paraId="0A7E3C34" w14:textId="77777777" w:rsidR="00CB6462" w:rsidRDefault="00CB6462" w:rsidP="00B9417B">
      <w:pPr>
        <w:spacing w:line="276" w:lineRule="auto"/>
        <w:rPr>
          <w:rFonts w:ascii="Calibri" w:hAnsi="Calibri" w:cs="Calibri"/>
          <w:szCs w:val="24"/>
        </w:rPr>
      </w:pPr>
    </w:p>
    <w:p w14:paraId="36397BDC" w14:textId="77777777" w:rsidR="00061329" w:rsidRPr="0044186B" w:rsidRDefault="00061329" w:rsidP="0044186B">
      <w:pPr>
        <w:rPr>
          <w:b/>
          <w:bCs/>
          <w:i/>
          <w:iCs/>
        </w:rPr>
      </w:pPr>
      <w:r w:rsidRPr="0044186B">
        <w:rPr>
          <w:b/>
          <w:bCs/>
          <w:i/>
          <w:iCs/>
        </w:rPr>
        <w:t>PowerPoint Slide 1: Title Slide</w:t>
      </w:r>
    </w:p>
    <w:p w14:paraId="56516EED" w14:textId="77777777" w:rsidR="00061329" w:rsidRPr="00061329" w:rsidRDefault="00061329" w:rsidP="00061329">
      <w:pPr>
        <w:spacing w:line="276" w:lineRule="auto"/>
        <w:rPr>
          <w:rFonts w:ascii="Calibri" w:hAnsi="Calibri" w:cs="Calibri"/>
          <w:szCs w:val="24"/>
        </w:rPr>
      </w:pPr>
    </w:p>
    <w:p w14:paraId="0D19694B" w14:textId="77777777" w:rsidR="00061329" w:rsidRPr="006A08D8" w:rsidRDefault="00061329" w:rsidP="0044186B">
      <w:bookmarkStart w:id="34" w:name="_Toc138316704"/>
      <w:r w:rsidRPr="0044186B">
        <w:rPr>
          <w:rStyle w:val="Heading2Char"/>
          <w:b/>
          <w:bCs/>
          <w:color w:val="auto"/>
        </w:rPr>
        <w:t>Title</w:t>
      </w:r>
      <w:r w:rsidRPr="006A08D8">
        <w:rPr>
          <w:rStyle w:val="Heading2Char"/>
          <w:color w:val="auto"/>
        </w:rPr>
        <w:t>:</w:t>
      </w:r>
      <w:bookmarkEnd w:id="34"/>
      <w:r w:rsidRPr="006A08D8">
        <w:t xml:space="preserve"> Introduction to the UNCRC</w:t>
      </w:r>
    </w:p>
    <w:p w14:paraId="26FF4356" w14:textId="77777777" w:rsidR="006A08D8" w:rsidRDefault="006A08D8" w:rsidP="0044186B">
      <w:pPr>
        <w:rPr>
          <w:rFonts w:ascii="Calibri" w:hAnsi="Calibri" w:cs="Calibri"/>
          <w:szCs w:val="24"/>
        </w:rPr>
      </w:pPr>
    </w:p>
    <w:p w14:paraId="22E92B01" w14:textId="6E4D4FE7" w:rsidR="00061329" w:rsidRPr="00B73CB1" w:rsidRDefault="00061329" w:rsidP="0044186B">
      <w:r w:rsidRPr="0044186B">
        <w:rPr>
          <w:b/>
          <w:bCs/>
          <w:i/>
          <w:iCs/>
        </w:rPr>
        <w:t>Subtitle</w:t>
      </w:r>
      <w:r w:rsidRPr="00B73CB1">
        <w:t>: Understanding Children's Rights in the Educational Context</w:t>
      </w:r>
    </w:p>
    <w:p w14:paraId="66238726" w14:textId="77777777" w:rsidR="00061329" w:rsidRPr="00B73CB1" w:rsidRDefault="00061329" w:rsidP="0044186B">
      <w:pPr>
        <w:rPr>
          <w:rFonts w:ascii="Calibri" w:hAnsi="Calibri" w:cs="Calibri"/>
          <w:szCs w:val="24"/>
        </w:rPr>
      </w:pPr>
    </w:p>
    <w:p w14:paraId="79DDF790" w14:textId="7C04A913" w:rsidR="00955AB2" w:rsidRPr="00B73CB1" w:rsidRDefault="00061329" w:rsidP="0044186B">
      <w:r w:rsidRPr="00B73CB1">
        <w:t>Introduction of the UNCRC, its purpose, and its relevance in education.</w:t>
      </w:r>
    </w:p>
    <w:p w14:paraId="6F337951" w14:textId="77777777" w:rsidR="00955AB2" w:rsidRPr="00B73CB1" w:rsidRDefault="00955AB2" w:rsidP="0044186B">
      <w:pPr>
        <w:rPr>
          <w:rFonts w:ascii="Calibri" w:hAnsi="Calibri" w:cs="Calibri"/>
          <w:b/>
          <w:bCs/>
          <w:szCs w:val="24"/>
        </w:rPr>
      </w:pPr>
    </w:p>
    <w:p w14:paraId="1DF1E926" w14:textId="77777777" w:rsidR="00B71AA7" w:rsidRPr="0044186B" w:rsidRDefault="00B71AA7" w:rsidP="0044186B">
      <w:pPr>
        <w:rPr>
          <w:b/>
          <w:bCs/>
          <w:i/>
          <w:iCs/>
        </w:rPr>
      </w:pPr>
      <w:r w:rsidRPr="0044186B">
        <w:rPr>
          <w:b/>
          <w:bCs/>
          <w:i/>
          <w:iCs/>
        </w:rPr>
        <w:t>PowerPoint Slide 2: Overview of the UNCRC</w:t>
      </w:r>
    </w:p>
    <w:p w14:paraId="648A1C7C" w14:textId="77777777" w:rsidR="00B71AA7" w:rsidRPr="00B71AA7" w:rsidRDefault="00B71AA7" w:rsidP="00B71AA7">
      <w:pPr>
        <w:spacing w:line="276" w:lineRule="auto"/>
        <w:rPr>
          <w:rFonts w:ascii="Calibri" w:hAnsi="Calibri" w:cs="Calibri"/>
          <w:szCs w:val="24"/>
        </w:rPr>
      </w:pPr>
    </w:p>
    <w:p w14:paraId="2173BE67" w14:textId="77777777" w:rsidR="00B71AA7" w:rsidRPr="0044186B" w:rsidRDefault="00B71AA7" w:rsidP="0044186B">
      <w:pPr>
        <w:rPr>
          <w:b/>
          <w:bCs/>
          <w:i/>
          <w:iCs/>
        </w:rPr>
      </w:pPr>
      <w:r w:rsidRPr="0044186B">
        <w:rPr>
          <w:b/>
          <w:bCs/>
          <w:i/>
          <w:iCs/>
        </w:rPr>
        <w:t>Title: What is the UNCRC?</w:t>
      </w:r>
    </w:p>
    <w:p w14:paraId="705C4AD5" w14:textId="77777777" w:rsidR="00B71AA7" w:rsidRPr="00B71AA7" w:rsidRDefault="00B71AA7" w:rsidP="00B71AA7">
      <w:pPr>
        <w:spacing w:line="276" w:lineRule="auto"/>
        <w:rPr>
          <w:rFonts w:ascii="Calibri" w:hAnsi="Calibri" w:cs="Calibri"/>
          <w:szCs w:val="24"/>
        </w:rPr>
      </w:pPr>
    </w:p>
    <w:p w14:paraId="1FAFD048" w14:textId="77777777" w:rsidR="00B71AA7" w:rsidRPr="00F92B09" w:rsidRDefault="00B71AA7" w:rsidP="00F71FFF">
      <w:pPr>
        <w:pStyle w:val="ListParagraph"/>
        <w:numPr>
          <w:ilvl w:val="0"/>
          <w:numId w:val="6"/>
        </w:numPr>
      </w:pPr>
      <w:r w:rsidRPr="00F92B09">
        <w:t>Definition and history of the UNCRC</w:t>
      </w:r>
    </w:p>
    <w:p w14:paraId="36D61A39" w14:textId="77777777" w:rsidR="00B71AA7" w:rsidRPr="00F92B09" w:rsidRDefault="00B71AA7" w:rsidP="00F71FFF">
      <w:pPr>
        <w:pStyle w:val="ListParagraph"/>
        <w:numPr>
          <w:ilvl w:val="0"/>
          <w:numId w:val="6"/>
        </w:numPr>
      </w:pPr>
      <w:r w:rsidRPr="00F92B09">
        <w:t>The four fundamental principles: Non-discrimination; Devotion to the best interests of the child; The right to life, survival, and development; Respect for the views of the child.</w:t>
      </w:r>
    </w:p>
    <w:p w14:paraId="4EB8BBCC" w14:textId="77777777" w:rsidR="00B71AA7" w:rsidRPr="00F92B09" w:rsidRDefault="00B71AA7" w:rsidP="00F71FFF">
      <w:pPr>
        <w:pStyle w:val="ListParagraph"/>
        <w:numPr>
          <w:ilvl w:val="0"/>
          <w:numId w:val="6"/>
        </w:numPr>
      </w:pPr>
      <w:r w:rsidRPr="00F92B09">
        <w:t>The global importance of the UNCRC and a brief mention of countries that have ratified it.</w:t>
      </w:r>
    </w:p>
    <w:p w14:paraId="7AAF887E" w14:textId="77777777" w:rsidR="00962A22" w:rsidRDefault="00962A22" w:rsidP="0044186B">
      <w:pPr>
        <w:rPr>
          <w:b/>
          <w:bCs/>
          <w:i/>
          <w:iCs/>
        </w:rPr>
      </w:pPr>
    </w:p>
    <w:p w14:paraId="30C95ADC" w14:textId="6164FFA0" w:rsidR="006943F4" w:rsidRPr="0044186B" w:rsidRDefault="006943F4" w:rsidP="0044186B">
      <w:pPr>
        <w:rPr>
          <w:b/>
          <w:bCs/>
          <w:i/>
          <w:iCs/>
        </w:rPr>
      </w:pPr>
      <w:r w:rsidRPr="0044186B">
        <w:rPr>
          <w:b/>
          <w:bCs/>
          <w:i/>
          <w:iCs/>
        </w:rPr>
        <w:t>PowerPoint Slide 3: The UNCRC and Education</w:t>
      </w:r>
    </w:p>
    <w:p w14:paraId="37AF8170" w14:textId="77777777" w:rsidR="006943F4" w:rsidRPr="00E51526" w:rsidRDefault="006943F4" w:rsidP="006943F4"/>
    <w:p w14:paraId="63058585" w14:textId="77777777" w:rsidR="006943F4" w:rsidRPr="0044186B" w:rsidRDefault="006943F4" w:rsidP="0044186B">
      <w:pPr>
        <w:rPr>
          <w:b/>
          <w:bCs/>
          <w:i/>
          <w:iCs/>
        </w:rPr>
      </w:pPr>
      <w:r w:rsidRPr="0044186B">
        <w:rPr>
          <w:b/>
          <w:bCs/>
          <w:i/>
          <w:iCs/>
        </w:rPr>
        <w:t>Title: The UNCRC's Role in Education</w:t>
      </w:r>
    </w:p>
    <w:p w14:paraId="65E0255E" w14:textId="77777777" w:rsidR="006943F4" w:rsidRPr="00E51526" w:rsidRDefault="006943F4" w:rsidP="006943F4"/>
    <w:p w14:paraId="6306701F" w14:textId="77777777" w:rsidR="006943F4" w:rsidRPr="00E51526" w:rsidRDefault="006943F4" w:rsidP="00F71FFF">
      <w:pPr>
        <w:pStyle w:val="ListParagraph"/>
        <w:numPr>
          <w:ilvl w:val="0"/>
          <w:numId w:val="7"/>
        </w:numPr>
      </w:pPr>
      <w:r w:rsidRPr="00E51526">
        <w:t>Highlight and discuss Article 28 (Right to education) and Article 29 (Goals of education)</w:t>
      </w:r>
    </w:p>
    <w:p w14:paraId="09084176" w14:textId="09C1038E" w:rsidR="006943F4" w:rsidRPr="00E51526" w:rsidRDefault="00BD7CAE" w:rsidP="00F71FFF">
      <w:pPr>
        <w:pStyle w:val="ListParagraph"/>
        <w:numPr>
          <w:ilvl w:val="0"/>
          <w:numId w:val="7"/>
        </w:numPr>
      </w:pPr>
      <w:r>
        <w:t>Emphasise</w:t>
      </w:r>
      <w:r w:rsidR="006943F4" w:rsidRPr="00E51526">
        <w:t xml:space="preserve"> the importance of a balanced, holistic approach to education.</w:t>
      </w:r>
    </w:p>
    <w:p w14:paraId="1CC40A6F" w14:textId="77777777" w:rsidR="006943F4" w:rsidRPr="00E51526" w:rsidRDefault="006943F4" w:rsidP="00F71FFF">
      <w:pPr>
        <w:pStyle w:val="ListParagraph"/>
        <w:numPr>
          <w:ilvl w:val="0"/>
          <w:numId w:val="7"/>
        </w:numPr>
      </w:pPr>
      <w:r w:rsidRPr="00E51526">
        <w:t>Relevant Image: An infographic or symbolic image representing holistic education.</w:t>
      </w:r>
    </w:p>
    <w:p w14:paraId="2CBDFD68" w14:textId="77777777" w:rsidR="00196130" w:rsidRDefault="00196130" w:rsidP="006943F4"/>
    <w:p w14:paraId="27D11181" w14:textId="3D3B732B" w:rsidR="006943F4" w:rsidRPr="0044186B" w:rsidRDefault="006943F4" w:rsidP="0044186B">
      <w:pPr>
        <w:rPr>
          <w:b/>
          <w:bCs/>
          <w:i/>
          <w:iCs/>
        </w:rPr>
      </w:pPr>
      <w:r w:rsidRPr="0044186B">
        <w:rPr>
          <w:b/>
          <w:bCs/>
          <w:i/>
          <w:iCs/>
        </w:rPr>
        <w:t>PowerPoint Slide 4: UNCRC in Practice</w:t>
      </w:r>
    </w:p>
    <w:p w14:paraId="1A9938CA" w14:textId="77777777" w:rsidR="006943F4" w:rsidRPr="007556B6" w:rsidRDefault="006943F4" w:rsidP="006943F4"/>
    <w:p w14:paraId="03245655" w14:textId="77777777" w:rsidR="006943F4" w:rsidRPr="0044186B" w:rsidRDefault="006943F4" w:rsidP="0044186B">
      <w:pPr>
        <w:rPr>
          <w:i/>
          <w:iCs/>
        </w:rPr>
      </w:pPr>
      <w:r w:rsidRPr="0044186B">
        <w:rPr>
          <w:i/>
          <w:iCs/>
        </w:rPr>
        <w:t>Title: The UNCRC Principles in Practice</w:t>
      </w:r>
    </w:p>
    <w:p w14:paraId="2410B028" w14:textId="77777777" w:rsidR="006943F4" w:rsidRDefault="006943F4" w:rsidP="006943F4"/>
    <w:p w14:paraId="2F42A7A1" w14:textId="77777777" w:rsidR="006943F4" w:rsidRPr="00226893" w:rsidRDefault="006943F4" w:rsidP="00F71FFF">
      <w:pPr>
        <w:pStyle w:val="ListParagraph"/>
        <w:numPr>
          <w:ilvl w:val="0"/>
          <w:numId w:val="8"/>
        </w:numPr>
      </w:pPr>
      <w:r w:rsidRPr="00226893">
        <w:t>Discuss how principles such as Article 12 (Right to be heard) and Article 40 (Right to dignity) can transform disciplinary practices in schools.</w:t>
      </w:r>
    </w:p>
    <w:p w14:paraId="2B25A5B4" w14:textId="77777777" w:rsidR="006943F4" w:rsidRPr="00226893" w:rsidRDefault="006943F4" w:rsidP="00F71FFF">
      <w:pPr>
        <w:pStyle w:val="ListParagraph"/>
        <w:numPr>
          <w:ilvl w:val="0"/>
          <w:numId w:val="8"/>
        </w:numPr>
      </w:pPr>
      <w:r w:rsidRPr="00226893">
        <w:t>Share a case study of schools shifting from punitive measures to restorative justice practices.</w:t>
      </w:r>
    </w:p>
    <w:p w14:paraId="5E52B88A" w14:textId="77777777" w:rsidR="006943F4" w:rsidRPr="00226893" w:rsidRDefault="006943F4" w:rsidP="00F71FFF">
      <w:pPr>
        <w:pStyle w:val="ListParagraph"/>
        <w:numPr>
          <w:ilvl w:val="0"/>
          <w:numId w:val="8"/>
        </w:numPr>
      </w:pPr>
      <w:r w:rsidRPr="00226893">
        <w:t>Relevant Image: Before and after scenario illustrations or an infographic on restorative justice.</w:t>
      </w:r>
    </w:p>
    <w:p w14:paraId="2B874643" w14:textId="77777777" w:rsidR="00196130" w:rsidRDefault="00196130" w:rsidP="006943F4"/>
    <w:p w14:paraId="267E7148" w14:textId="7C462F08" w:rsidR="006943F4" w:rsidRPr="0044186B" w:rsidRDefault="006943F4" w:rsidP="0044186B">
      <w:pPr>
        <w:rPr>
          <w:b/>
          <w:bCs/>
          <w:i/>
          <w:iCs/>
        </w:rPr>
      </w:pPr>
      <w:r w:rsidRPr="0044186B">
        <w:rPr>
          <w:b/>
          <w:bCs/>
          <w:i/>
          <w:iCs/>
        </w:rPr>
        <w:t>PowerPoint Slide 5: Discussion and Reflection</w:t>
      </w:r>
    </w:p>
    <w:p w14:paraId="5539491F" w14:textId="77777777" w:rsidR="006943F4" w:rsidRPr="0044186B" w:rsidRDefault="006943F4" w:rsidP="0044186B">
      <w:pPr>
        <w:rPr>
          <w:i/>
          <w:iCs/>
        </w:rPr>
      </w:pPr>
      <w:r w:rsidRPr="0044186B">
        <w:rPr>
          <w:i/>
          <w:iCs/>
        </w:rPr>
        <w:t>Title: Reflecting on the UNCRC Principles in our Practices</w:t>
      </w:r>
    </w:p>
    <w:p w14:paraId="11B7024E" w14:textId="77777777" w:rsidR="006943F4" w:rsidRDefault="006943F4" w:rsidP="006943F4"/>
    <w:p w14:paraId="34E02E39" w14:textId="77777777" w:rsidR="006943F4" w:rsidRPr="00BC1BBE" w:rsidRDefault="006943F4" w:rsidP="00F71FFF">
      <w:pPr>
        <w:pStyle w:val="ListParagraph"/>
        <w:numPr>
          <w:ilvl w:val="0"/>
          <w:numId w:val="9"/>
        </w:numPr>
      </w:pPr>
      <w:r w:rsidRPr="00BC1BBE">
        <w:t>Prompt questions for reflection. For example, "How do our current classroom environments support the right to play and rest?" "What steps could we take to better respect and promote the child's right to be heard?"</w:t>
      </w:r>
    </w:p>
    <w:p w14:paraId="175A09EA" w14:textId="77777777" w:rsidR="006943F4" w:rsidRPr="00BC1BBE" w:rsidRDefault="006943F4" w:rsidP="00F71FFF">
      <w:pPr>
        <w:pStyle w:val="ListParagraph"/>
        <w:numPr>
          <w:ilvl w:val="0"/>
          <w:numId w:val="9"/>
        </w:numPr>
      </w:pPr>
      <w:r w:rsidRPr="00BC1BBE">
        <w:t>Relevant Image: Reflective mirror or a thought bubble image.</w:t>
      </w:r>
    </w:p>
    <w:p w14:paraId="0B0056C4" w14:textId="77777777" w:rsidR="006A6DF2" w:rsidRDefault="006A6DF2" w:rsidP="006943F4"/>
    <w:p w14:paraId="743B1B3D" w14:textId="47D32A08" w:rsidR="006943F4" w:rsidRPr="0044186B" w:rsidRDefault="006943F4" w:rsidP="0044186B">
      <w:pPr>
        <w:rPr>
          <w:b/>
          <w:bCs/>
          <w:i/>
          <w:iCs/>
        </w:rPr>
      </w:pPr>
      <w:r w:rsidRPr="0044186B">
        <w:rPr>
          <w:b/>
          <w:bCs/>
          <w:i/>
          <w:iCs/>
        </w:rPr>
        <w:t>Activity Materials:</w:t>
      </w:r>
    </w:p>
    <w:p w14:paraId="1A90ED12" w14:textId="77777777" w:rsidR="006943F4" w:rsidRDefault="006943F4" w:rsidP="006943F4"/>
    <w:p w14:paraId="44E39365" w14:textId="77777777" w:rsidR="006943F4" w:rsidRPr="006A6DF2" w:rsidRDefault="006943F4" w:rsidP="006943F4">
      <w:pPr>
        <w:rPr>
          <w:b/>
          <w:bCs/>
        </w:rPr>
      </w:pPr>
      <w:commentRangeStart w:id="35"/>
      <w:r w:rsidRPr="006A6DF2">
        <w:rPr>
          <w:b/>
          <w:bCs/>
        </w:rPr>
        <w:t>UNCRC Breakdown Activity Sheet</w:t>
      </w:r>
      <w:commentRangeEnd w:id="35"/>
      <w:r w:rsidR="0044186B">
        <w:rPr>
          <w:rStyle w:val="CommentReference"/>
        </w:rPr>
        <w:commentReference w:id="35"/>
      </w:r>
    </w:p>
    <w:p w14:paraId="699A6AF2" w14:textId="77777777" w:rsidR="006943F4" w:rsidRDefault="006943F4" w:rsidP="006943F4"/>
    <w:p w14:paraId="6405BD46" w14:textId="77777777" w:rsidR="006943F4" w:rsidRPr="0044186B" w:rsidRDefault="006943F4" w:rsidP="0044186B">
      <w:pPr>
        <w:rPr>
          <w:i/>
          <w:iCs/>
        </w:rPr>
      </w:pPr>
      <w:r w:rsidRPr="0044186B">
        <w:rPr>
          <w:i/>
          <w:iCs/>
        </w:rPr>
        <w:t>Title: Applying the UNCRC in Our Classrooms</w:t>
      </w:r>
    </w:p>
    <w:p w14:paraId="4B3B0DD5" w14:textId="77777777" w:rsidR="006943F4" w:rsidRDefault="006943F4" w:rsidP="006943F4"/>
    <w:p w14:paraId="338E7155" w14:textId="77777777" w:rsidR="006943F4" w:rsidRPr="008376D0" w:rsidRDefault="006943F4" w:rsidP="00F71FFF">
      <w:pPr>
        <w:pStyle w:val="ListParagraph"/>
        <w:numPr>
          <w:ilvl w:val="0"/>
          <w:numId w:val="10"/>
        </w:numPr>
      </w:pPr>
      <w:r w:rsidRPr="008376D0">
        <w:t>Sections: Assigned Article(s), Definition and Explanation, Classroom Application Ideas, Potential Challenges and Solutions, Group Members.</w:t>
      </w:r>
    </w:p>
    <w:p w14:paraId="7A9E9242" w14:textId="77777777" w:rsidR="006943F4" w:rsidRPr="008376D0" w:rsidRDefault="006943F4" w:rsidP="00F71FFF">
      <w:pPr>
        <w:pStyle w:val="ListParagraph"/>
        <w:numPr>
          <w:ilvl w:val="0"/>
          <w:numId w:val="10"/>
        </w:numPr>
      </w:pPr>
      <w:r w:rsidRPr="008376D0">
        <w:t>This can be in print or digital format depending on the mode of training.</w:t>
      </w:r>
    </w:p>
    <w:p w14:paraId="7F97CD29" w14:textId="77777777" w:rsidR="00384417" w:rsidRDefault="00384417" w:rsidP="006943F4"/>
    <w:p w14:paraId="305DD9A6" w14:textId="505C4A36" w:rsidR="006943F4" w:rsidRPr="0044186B" w:rsidRDefault="006943F4" w:rsidP="0044186B">
      <w:pPr>
        <w:rPr>
          <w:b/>
          <w:bCs/>
        </w:rPr>
      </w:pPr>
      <w:r w:rsidRPr="0044186B">
        <w:rPr>
          <w:b/>
          <w:bCs/>
        </w:rPr>
        <w:t>Case Studies Handout</w:t>
      </w:r>
    </w:p>
    <w:p w14:paraId="1B738FE5" w14:textId="77777777" w:rsidR="006943F4" w:rsidRDefault="006943F4" w:rsidP="006943F4"/>
    <w:p w14:paraId="3B640ED2" w14:textId="77777777" w:rsidR="006943F4" w:rsidRPr="0044186B" w:rsidRDefault="006943F4" w:rsidP="0044186B">
      <w:pPr>
        <w:rPr>
          <w:i/>
          <w:iCs/>
        </w:rPr>
      </w:pPr>
      <w:r w:rsidRPr="0044186B">
        <w:rPr>
          <w:i/>
          <w:iCs/>
        </w:rPr>
        <w:t>Title: Case Studies - UNCRC in Action</w:t>
      </w:r>
    </w:p>
    <w:p w14:paraId="089964D6" w14:textId="77777777" w:rsidR="006943F4" w:rsidRDefault="006943F4" w:rsidP="006943F4"/>
    <w:p w14:paraId="7FBE1159" w14:textId="77777777" w:rsidR="006943F4" w:rsidRPr="00DB234B" w:rsidRDefault="006943F4" w:rsidP="00F71FFF">
      <w:pPr>
        <w:pStyle w:val="ListParagraph"/>
        <w:numPr>
          <w:ilvl w:val="0"/>
          <w:numId w:val="11"/>
        </w:numPr>
      </w:pPr>
      <w:r w:rsidRPr="00DB234B">
        <w:t>Sections: Overview of the Situation (Pre-UNCRC Integration), Steps Taken to Implement UNCRC Principles, Outcome and Benefits, Reflection: How can we implement similar changes in our context?</w:t>
      </w:r>
    </w:p>
    <w:p w14:paraId="39AC7898" w14:textId="77777777" w:rsidR="006943F4" w:rsidRPr="00DB234B" w:rsidRDefault="006943F4" w:rsidP="00F71FFF">
      <w:pPr>
        <w:pStyle w:val="ListParagraph"/>
        <w:numPr>
          <w:ilvl w:val="0"/>
          <w:numId w:val="11"/>
        </w:numPr>
      </w:pPr>
      <w:r w:rsidRPr="00DB234B">
        <w:t>The case studies can be from real-life scenarios or hypothetical but realistic situations. Consider using anonymized stories if possible.</w:t>
      </w:r>
    </w:p>
    <w:p w14:paraId="79573611" w14:textId="77777777" w:rsidR="00384417" w:rsidRDefault="00384417" w:rsidP="006943F4"/>
    <w:p w14:paraId="51BDEC58" w14:textId="77777777" w:rsidR="0047650F" w:rsidRDefault="0047650F" w:rsidP="006943F4">
      <w:pPr>
        <w:rPr>
          <w:b/>
          <w:bCs/>
        </w:rPr>
      </w:pPr>
    </w:p>
    <w:p w14:paraId="289B4366" w14:textId="3C9F9903" w:rsidR="006943F4" w:rsidRPr="0044186B" w:rsidRDefault="006943F4" w:rsidP="0044186B">
      <w:pPr>
        <w:rPr>
          <w:b/>
          <w:bCs/>
        </w:rPr>
      </w:pPr>
      <w:r w:rsidRPr="0044186B">
        <w:rPr>
          <w:b/>
          <w:bCs/>
        </w:rPr>
        <w:t>Personal Reflection Worksheet</w:t>
      </w:r>
    </w:p>
    <w:p w14:paraId="67757446" w14:textId="77777777" w:rsidR="006943F4" w:rsidRPr="00DB234B" w:rsidRDefault="006943F4" w:rsidP="006943F4"/>
    <w:p w14:paraId="1FFA8191" w14:textId="77777777" w:rsidR="006943F4" w:rsidRPr="0044186B" w:rsidRDefault="006943F4" w:rsidP="0044186B">
      <w:pPr>
        <w:rPr>
          <w:i/>
          <w:iCs/>
        </w:rPr>
      </w:pPr>
      <w:r w:rsidRPr="0044186B">
        <w:rPr>
          <w:i/>
          <w:iCs/>
        </w:rPr>
        <w:t>Title: My Classroom and the UNCRC</w:t>
      </w:r>
    </w:p>
    <w:p w14:paraId="68494CDF" w14:textId="77777777" w:rsidR="006943F4" w:rsidRDefault="006943F4" w:rsidP="006943F4"/>
    <w:p w14:paraId="5F1705DD" w14:textId="77777777" w:rsidR="006943F4" w:rsidRPr="00DB234B" w:rsidRDefault="006943F4" w:rsidP="00F71FFF">
      <w:pPr>
        <w:pStyle w:val="ListParagraph"/>
        <w:numPr>
          <w:ilvl w:val="0"/>
          <w:numId w:val="12"/>
        </w:numPr>
      </w:pPr>
      <w:r w:rsidRPr="00DB234B">
        <w:t>Sections: Current Practices (Strengths), Areas for Improvement (UNCRC Articles to focus on), Action Plan (Steps to Integrate UNCRC Principles), Support Needed (Resources, Training, etc.)</w:t>
      </w:r>
    </w:p>
    <w:p w14:paraId="1148DCFC" w14:textId="7E20C727" w:rsidR="006943F4" w:rsidRPr="00DB234B" w:rsidRDefault="006943F4" w:rsidP="00F71FFF">
      <w:pPr>
        <w:pStyle w:val="ListParagraph"/>
        <w:numPr>
          <w:ilvl w:val="0"/>
          <w:numId w:val="12"/>
        </w:numPr>
      </w:pPr>
      <w:r w:rsidRPr="00DB234B">
        <w:t>This worksheet can be used for self-reflection or as a discussion tool in coaching or mentoring situations.</w:t>
      </w:r>
    </w:p>
    <w:p w14:paraId="4AE859A2" w14:textId="77777777" w:rsidR="00A333A6" w:rsidRPr="00F16FF0" w:rsidRDefault="006943F4" w:rsidP="00F71FFF">
      <w:pPr>
        <w:pStyle w:val="ListParagraph"/>
        <w:numPr>
          <w:ilvl w:val="0"/>
          <w:numId w:val="12"/>
        </w:numPr>
      </w:pPr>
      <w:r w:rsidRPr="00F16FF0">
        <w:t xml:space="preserve">This module layout provides a robust introduction to the UNCRC, offering participants both conceptual understanding and practical applications to their classrooms. </w:t>
      </w:r>
    </w:p>
    <w:p w14:paraId="537D9994" w14:textId="763163A2" w:rsidR="00966754" w:rsidRPr="00F16FF0" w:rsidRDefault="006943F4" w:rsidP="00F71FFF">
      <w:pPr>
        <w:pStyle w:val="ListParagraph"/>
        <w:numPr>
          <w:ilvl w:val="0"/>
          <w:numId w:val="12"/>
        </w:numPr>
      </w:pPr>
      <w:r w:rsidRPr="00F16FF0">
        <w:t xml:space="preserve">Subsequent modules will follow a similar format, focusing on </w:t>
      </w:r>
      <w:r w:rsidR="00CC376F" w:rsidRPr="00F16FF0">
        <w:t>several aspects</w:t>
      </w:r>
      <w:r w:rsidRPr="00F16FF0">
        <w:t xml:space="preserve"> of creating inclusive and supportive educational environments.</w:t>
      </w:r>
    </w:p>
    <w:p w14:paraId="13F9FC22" w14:textId="77777777" w:rsidR="00A333A6" w:rsidRPr="00A333A6" w:rsidRDefault="00A333A6" w:rsidP="00A333A6">
      <w:pPr>
        <w:pStyle w:val="ListParagraph"/>
        <w:rPr>
          <w:i/>
          <w:iCs/>
        </w:rPr>
      </w:pPr>
    </w:p>
    <w:p w14:paraId="7B9AEBF2" w14:textId="77777777" w:rsidR="00A333A6" w:rsidRDefault="00A333A6" w:rsidP="00A333A6">
      <w:pPr>
        <w:rPr>
          <w:i/>
          <w:iCs/>
        </w:rPr>
      </w:pPr>
    </w:p>
    <w:p w14:paraId="0E58248F" w14:textId="616025E9" w:rsidR="00A333A6" w:rsidRPr="004977A3" w:rsidRDefault="0044186B" w:rsidP="004977A3">
      <w:pPr>
        <w:pStyle w:val="Heading1"/>
        <w:rPr>
          <w:b w:val="0"/>
          <w:bCs/>
        </w:rPr>
      </w:pPr>
      <w:bookmarkStart w:id="36" w:name="_Toc138316705"/>
      <w:r>
        <w:rPr>
          <w:bCs/>
        </w:rPr>
        <w:lastRenderedPageBreak/>
        <w:t xml:space="preserve">Appendix B: </w:t>
      </w:r>
      <w:r w:rsidR="001F4041" w:rsidRPr="004977A3">
        <w:rPr>
          <w:bCs/>
        </w:rPr>
        <w:t>Module 2</w:t>
      </w:r>
      <w:r>
        <w:rPr>
          <w:bCs/>
        </w:rPr>
        <w:t xml:space="preserve"> </w:t>
      </w:r>
      <w:r w:rsidR="00BE0598">
        <w:rPr>
          <w:bCs/>
        </w:rPr>
        <w:t>–</w:t>
      </w:r>
      <w:r>
        <w:rPr>
          <w:bCs/>
        </w:rPr>
        <w:t xml:space="preserve"> </w:t>
      </w:r>
      <w:r w:rsidR="00BE0598">
        <w:rPr>
          <w:bCs/>
        </w:rPr>
        <w:t>Understanding the UNCRC</w:t>
      </w:r>
      <w:bookmarkEnd w:id="36"/>
    </w:p>
    <w:p w14:paraId="41B5BB51" w14:textId="77777777" w:rsidR="00881968" w:rsidRDefault="00881968" w:rsidP="00A333A6">
      <w:pPr>
        <w:rPr>
          <w:b/>
          <w:bCs/>
        </w:rPr>
      </w:pPr>
    </w:p>
    <w:p w14:paraId="4D8653BC" w14:textId="71606B70" w:rsidR="00BE0598" w:rsidRPr="009310E2" w:rsidRDefault="00BE0598" w:rsidP="00A333A6">
      <w:pPr>
        <w:rPr>
          <w:b/>
          <w:bCs/>
        </w:rPr>
      </w:pPr>
      <w:r w:rsidRPr="009310E2">
        <w:rPr>
          <w:b/>
          <w:bCs/>
        </w:rPr>
        <w:t>Aim</w:t>
      </w:r>
      <w:r w:rsidRPr="009310E2">
        <w:t xml:space="preserve">: </w:t>
      </w:r>
      <w:r w:rsidR="009310E2" w:rsidRPr="009310E2">
        <w:t>The main objective of this module is to deepen the understanding of the United Nations Convention on the Rights of the Child (UNCRC) amongst educators. This module seeks to acquaint educators with the principles of the UNCRC and its applications within the educational setting. The aim is to build the capacity of educators to translate these principles into everyday practices within their classrooms and school environment, fostering an inclusive, respectful, and child-friendly atmosphere that upholds and promotes the rights of every child.</w:t>
      </w:r>
    </w:p>
    <w:p w14:paraId="0753611D" w14:textId="77777777" w:rsidR="00BE0598" w:rsidRDefault="00BE0598" w:rsidP="00A333A6">
      <w:pPr>
        <w:rPr>
          <w:b/>
          <w:bCs/>
        </w:rPr>
      </w:pPr>
    </w:p>
    <w:p w14:paraId="768B9EDB" w14:textId="77777777" w:rsidR="00DD0517" w:rsidRPr="00BE0598" w:rsidRDefault="00DD0517" w:rsidP="00BE0598">
      <w:pPr>
        <w:rPr>
          <w:b/>
          <w:bCs/>
          <w:i/>
          <w:iCs/>
        </w:rPr>
      </w:pPr>
      <w:r w:rsidRPr="00BE0598">
        <w:rPr>
          <w:b/>
          <w:bCs/>
          <w:i/>
          <w:iCs/>
        </w:rPr>
        <w:t>PowerPoint Slide 1: Title Slide</w:t>
      </w:r>
    </w:p>
    <w:p w14:paraId="655A3DE7" w14:textId="77777777" w:rsidR="00DD0517" w:rsidRDefault="00DD0517" w:rsidP="00DD0517"/>
    <w:p w14:paraId="5205BAFB" w14:textId="77777777" w:rsidR="00DD0517" w:rsidRPr="00BE0598" w:rsidRDefault="00DD0517" w:rsidP="00BE0598">
      <w:pPr>
        <w:rPr>
          <w:i/>
          <w:iCs/>
        </w:rPr>
      </w:pPr>
      <w:r w:rsidRPr="00BE0598">
        <w:rPr>
          <w:i/>
          <w:iCs/>
        </w:rPr>
        <w:t>Title: Recognising and Addressing Affective Barriers</w:t>
      </w:r>
    </w:p>
    <w:p w14:paraId="432D713A" w14:textId="77777777" w:rsidR="004977A3" w:rsidRPr="00BE0598" w:rsidRDefault="004977A3" w:rsidP="00BE0598">
      <w:pPr>
        <w:rPr>
          <w:i/>
          <w:iCs/>
        </w:rPr>
      </w:pPr>
    </w:p>
    <w:p w14:paraId="40E316E2" w14:textId="1D2F85D1" w:rsidR="00DD0517" w:rsidRPr="00BE0598" w:rsidRDefault="00DD0517" w:rsidP="00BE0598">
      <w:pPr>
        <w:rPr>
          <w:i/>
          <w:iCs/>
        </w:rPr>
      </w:pPr>
      <w:r w:rsidRPr="00BE0598">
        <w:rPr>
          <w:i/>
          <w:iCs/>
        </w:rPr>
        <w:t>Subtitle: Enhancing Learning Through Emotional Intelligence</w:t>
      </w:r>
    </w:p>
    <w:p w14:paraId="62F1C4ED" w14:textId="77777777" w:rsidR="00DD0517" w:rsidRPr="004977A3" w:rsidRDefault="00DD0517" w:rsidP="00DD0517"/>
    <w:p w14:paraId="701C965B" w14:textId="45FCFB3A" w:rsidR="00DD0517" w:rsidRPr="004977A3" w:rsidRDefault="00DD0517" w:rsidP="00F71FFF">
      <w:pPr>
        <w:pStyle w:val="ListParagraph"/>
        <w:numPr>
          <w:ilvl w:val="0"/>
          <w:numId w:val="13"/>
        </w:numPr>
      </w:pPr>
      <w:r w:rsidRPr="004977A3">
        <w:t>Welcome to Module 2, where we will delve into the complex world of affective barriers in the learning environment. Today's focus will be on recogni</w:t>
      </w:r>
      <w:r w:rsidR="006A140C" w:rsidRPr="004977A3">
        <w:t>s</w:t>
      </w:r>
      <w:r w:rsidRPr="004977A3">
        <w:t>ing and addressing these barriers to create a supportive and inclusive classroom for all students.</w:t>
      </w:r>
    </w:p>
    <w:p w14:paraId="13C10E3B" w14:textId="77777777" w:rsidR="00DD0517" w:rsidRDefault="00DD0517" w:rsidP="00DD0517"/>
    <w:p w14:paraId="704BB9EF" w14:textId="77777777" w:rsidR="00DD0517" w:rsidRPr="00BE0598" w:rsidRDefault="00DD0517" w:rsidP="00BE0598">
      <w:pPr>
        <w:rPr>
          <w:b/>
          <w:bCs/>
          <w:i/>
          <w:iCs/>
        </w:rPr>
      </w:pPr>
      <w:r w:rsidRPr="00BE0598">
        <w:rPr>
          <w:b/>
          <w:bCs/>
          <w:i/>
          <w:iCs/>
        </w:rPr>
        <w:t>PowerPoint Slide 2: Understanding Affective Barriers</w:t>
      </w:r>
    </w:p>
    <w:p w14:paraId="2428F120" w14:textId="77777777" w:rsidR="00DD0517" w:rsidRDefault="00DD0517" w:rsidP="00DD0517"/>
    <w:p w14:paraId="51B7104C" w14:textId="77777777" w:rsidR="00DD0517" w:rsidRPr="00BE0598" w:rsidRDefault="00DD0517" w:rsidP="00BE0598">
      <w:pPr>
        <w:rPr>
          <w:i/>
          <w:iCs/>
        </w:rPr>
      </w:pPr>
      <w:r w:rsidRPr="00BE0598">
        <w:rPr>
          <w:i/>
          <w:iCs/>
        </w:rPr>
        <w:t>Title: What are Affective Barriers?</w:t>
      </w:r>
    </w:p>
    <w:p w14:paraId="205B293E" w14:textId="77777777" w:rsidR="006A140C" w:rsidRDefault="006A140C" w:rsidP="00BE0598"/>
    <w:p w14:paraId="76F90BDF" w14:textId="0C79B6BE" w:rsidR="00DD0517" w:rsidRPr="00152404" w:rsidRDefault="00607BCF" w:rsidP="00F71FFF">
      <w:pPr>
        <w:pStyle w:val="ListParagraph"/>
        <w:numPr>
          <w:ilvl w:val="0"/>
          <w:numId w:val="13"/>
        </w:numPr>
      </w:pPr>
      <w:r w:rsidRPr="00152404">
        <w:t>A</w:t>
      </w:r>
      <w:r w:rsidR="00DD0517" w:rsidRPr="00152404">
        <w:t>ffective barriers relate to emotional obstacles that can hinder a student's full engagement with learning. These can stem from various emotions like fear, anxiety, frustration, shame, or even a lack of motivation. While these feelings are natural, they can become learning obstacles when they overwhelm students. Our aim should not be to eliminate these emotions but to manage and address them in a way that promotes learning.</w:t>
      </w:r>
    </w:p>
    <w:p w14:paraId="4B49692A" w14:textId="77777777" w:rsidR="00DD0517" w:rsidRDefault="00DD0517" w:rsidP="00DD0517"/>
    <w:p w14:paraId="5A545389" w14:textId="77777777" w:rsidR="00DD0517" w:rsidRPr="00BE0598" w:rsidRDefault="00DD0517" w:rsidP="00BE0598">
      <w:pPr>
        <w:rPr>
          <w:b/>
          <w:bCs/>
          <w:i/>
          <w:iCs/>
        </w:rPr>
      </w:pPr>
      <w:r w:rsidRPr="00BE0598">
        <w:rPr>
          <w:b/>
          <w:bCs/>
          <w:i/>
          <w:iCs/>
        </w:rPr>
        <w:t>PowerPoint Slide 3: Recognising Affective Barriers</w:t>
      </w:r>
    </w:p>
    <w:p w14:paraId="7015A275" w14:textId="77777777" w:rsidR="00DD0517" w:rsidRDefault="00DD0517" w:rsidP="00DD0517"/>
    <w:p w14:paraId="09064DBB" w14:textId="77777777" w:rsidR="00DD0517" w:rsidRPr="00BE0598" w:rsidRDefault="00DD0517" w:rsidP="00BE0598">
      <w:pPr>
        <w:rPr>
          <w:i/>
          <w:iCs/>
        </w:rPr>
      </w:pPr>
      <w:r w:rsidRPr="00BE0598">
        <w:rPr>
          <w:i/>
          <w:iCs/>
        </w:rPr>
        <w:t>Title: Identifying Affective Barriers in Students</w:t>
      </w:r>
    </w:p>
    <w:p w14:paraId="095981D8" w14:textId="77777777" w:rsidR="00607BCF" w:rsidRDefault="00607BCF" w:rsidP="00BE0598"/>
    <w:p w14:paraId="51E0AFB6" w14:textId="2FA4DECB" w:rsidR="00DD0517" w:rsidRPr="00152404" w:rsidRDefault="00607BCF" w:rsidP="00F71FFF">
      <w:pPr>
        <w:pStyle w:val="ListParagraph"/>
        <w:numPr>
          <w:ilvl w:val="0"/>
          <w:numId w:val="13"/>
        </w:numPr>
      </w:pPr>
      <w:r w:rsidRPr="00152404">
        <w:t>Recognising</w:t>
      </w:r>
      <w:r w:rsidR="00DD0517" w:rsidRPr="00152404">
        <w:t xml:space="preserve"> affective barriers is a crucial first step. As educators, we can detect potential affective barriers by paying attention to our students' body language, facial expressions, tone of voice, and behaviour patterns. Remember, empathy plays a key role in this process, as does respecting each student's emotional responses.</w:t>
      </w:r>
    </w:p>
    <w:p w14:paraId="33C1BC79" w14:textId="77777777" w:rsidR="00DD0517" w:rsidRPr="00BE0598" w:rsidRDefault="00DD0517" w:rsidP="00BE0598">
      <w:pPr>
        <w:rPr>
          <w:i/>
          <w:iCs/>
        </w:rPr>
      </w:pPr>
    </w:p>
    <w:p w14:paraId="2A684241" w14:textId="77777777" w:rsidR="00DD0517" w:rsidRPr="00BE0598" w:rsidRDefault="00DD0517" w:rsidP="00BE0598">
      <w:pPr>
        <w:rPr>
          <w:b/>
          <w:bCs/>
          <w:i/>
          <w:iCs/>
        </w:rPr>
      </w:pPr>
      <w:r w:rsidRPr="00BE0598">
        <w:rPr>
          <w:b/>
          <w:bCs/>
          <w:i/>
          <w:iCs/>
        </w:rPr>
        <w:t>PowerPoint Slide 4: Addressing Affective Barriers</w:t>
      </w:r>
    </w:p>
    <w:p w14:paraId="7CC27859" w14:textId="77777777" w:rsidR="00DD0517" w:rsidRDefault="00DD0517" w:rsidP="00DD0517"/>
    <w:p w14:paraId="4B8FEC23" w14:textId="77777777" w:rsidR="00DD0517" w:rsidRPr="00BE0598" w:rsidRDefault="00DD0517" w:rsidP="00BE0598">
      <w:pPr>
        <w:rPr>
          <w:i/>
          <w:iCs/>
        </w:rPr>
      </w:pPr>
      <w:r w:rsidRPr="00BE0598">
        <w:rPr>
          <w:i/>
          <w:iCs/>
        </w:rPr>
        <w:t>Title: Strategies to Address Affective Barriers</w:t>
      </w:r>
    </w:p>
    <w:p w14:paraId="7F137CF9" w14:textId="77777777" w:rsidR="002B264F" w:rsidRDefault="002B264F" w:rsidP="00DD0517"/>
    <w:p w14:paraId="6B62D3A7" w14:textId="56D6E8ED" w:rsidR="00DD0517" w:rsidRPr="00152404" w:rsidRDefault="00DD0517" w:rsidP="00F71FFF">
      <w:pPr>
        <w:pStyle w:val="ListParagraph"/>
        <w:numPr>
          <w:ilvl w:val="0"/>
          <w:numId w:val="13"/>
        </w:numPr>
      </w:pPr>
      <w:r w:rsidRPr="00152404">
        <w:t xml:space="preserve">In addressing affective barriers, we can </w:t>
      </w:r>
      <w:r w:rsidR="00CC376F" w:rsidRPr="00152404">
        <w:t>use</w:t>
      </w:r>
      <w:r w:rsidRPr="00152404">
        <w:t xml:space="preserve"> a number of strategies. Active listening, emotion coaching, and establishing a safe and supportive learning environment can </w:t>
      </w:r>
      <w:r w:rsidRPr="00152404">
        <w:lastRenderedPageBreak/>
        <w:t>go a long way. It's also essential to maintain healthy boundaries, helping students navigate their emotions without overstepping our professional role.</w:t>
      </w:r>
    </w:p>
    <w:p w14:paraId="495E9ECF" w14:textId="77777777" w:rsidR="00DD0517" w:rsidRDefault="00DD0517" w:rsidP="00DD0517"/>
    <w:p w14:paraId="4DFF4FD4" w14:textId="77777777" w:rsidR="00DD0517" w:rsidRPr="00BE0598" w:rsidRDefault="00DD0517" w:rsidP="00BE0598">
      <w:pPr>
        <w:rPr>
          <w:b/>
          <w:bCs/>
          <w:i/>
          <w:iCs/>
        </w:rPr>
      </w:pPr>
      <w:r w:rsidRPr="00BE0598">
        <w:rPr>
          <w:b/>
          <w:bCs/>
          <w:i/>
          <w:iCs/>
        </w:rPr>
        <w:t>PowerPoint Slide 5: Discussion and Reflection</w:t>
      </w:r>
    </w:p>
    <w:p w14:paraId="56A64FAE" w14:textId="77777777" w:rsidR="00DD0517" w:rsidRDefault="00DD0517" w:rsidP="00DD0517"/>
    <w:p w14:paraId="454BB3FB" w14:textId="77777777" w:rsidR="00DD0517" w:rsidRPr="00BE0598" w:rsidRDefault="00DD0517" w:rsidP="00BE0598">
      <w:pPr>
        <w:rPr>
          <w:i/>
          <w:iCs/>
        </w:rPr>
      </w:pPr>
      <w:r w:rsidRPr="00BE0598">
        <w:rPr>
          <w:i/>
          <w:iCs/>
        </w:rPr>
        <w:t>Title: Reflecting on Our Role in Addressing Affective Barriers</w:t>
      </w:r>
    </w:p>
    <w:p w14:paraId="24D4146A" w14:textId="77777777" w:rsidR="00152404" w:rsidRDefault="00152404" w:rsidP="00DD0517"/>
    <w:p w14:paraId="044481FF" w14:textId="692EE08F" w:rsidR="00DD0517" w:rsidRPr="000F48F9" w:rsidRDefault="00DD0517" w:rsidP="00F71FFF">
      <w:pPr>
        <w:pStyle w:val="ListParagraph"/>
        <w:numPr>
          <w:ilvl w:val="0"/>
          <w:numId w:val="13"/>
        </w:numPr>
      </w:pPr>
      <w:r w:rsidRPr="000F48F9">
        <w:t xml:space="preserve">To grow as educators, reflection is crucial. Take a moment to consider how </w:t>
      </w:r>
      <w:r w:rsidR="00CC376F" w:rsidRPr="000F48F9">
        <w:t>you have</w:t>
      </w:r>
      <w:r w:rsidRPr="000F48F9">
        <w:t xml:space="preserve"> supported students dealing with affective barriers in the past. What steps can you take to be more </w:t>
      </w:r>
      <w:r w:rsidR="00CC376F" w:rsidRPr="000F48F9">
        <w:t>initiative-taking</w:t>
      </w:r>
      <w:r w:rsidRPr="000F48F9">
        <w:t xml:space="preserve"> in identifying and addressing these barriers?</w:t>
      </w:r>
    </w:p>
    <w:p w14:paraId="533BD6FF" w14:textId="77777777" w:rsidR="00DD0517" w:rsidRDefault="00DD0517" w:rsidP="00DD0517"/>
    <w:p w14:paraId="39B3D9CA" w14:textId="77777777" w:rsidR="00DD0517" w:rsidRPr="00BE0598" w:rsidRDefault="00DD0517" w:rsidP="00BE0598">
      <w:pPr>
        <w:rPr>
          <w:b/>
          <w:bCs/>
          <w:i/>
          <w:iCs/>
        </w:rPr>
      </w:pPr>
      <w:r w:rsidRPr="00BE0598">
        <w:rPr>
          <w:b/>
          <w:bCs/>
          <w:i/>
          <w:iCs/>
        </w:rPr>
        <w:t>Activity Materials:</w:t>
      </w:r>
    </w:p>
    <w:p w14:paraId="43B6FC77" w14:textId="77777777" w:rsidR="00DD0517" w:rsidRDefault="00DD0517" w:rsidP="00DD0517"/>
    <w:p w14:paraId="5E003227" w14:textId="77777777" w:rsidR="00DD0517" w:rsidRPr="00BE0598" w:rsidRDefault="00DD0517" w:rsidP="00BE0598">
      <w:pPr>
        <w:rPr>
          <w:b/>
          <w:bCs/>
        </w:rPr>
      </w:pPr>
      <w:r w:rsidRPr="00BE0598">
        <w:rPr>
          <w:b/>
          <w:bCs/>
        </w:rPr>
        <w:t>Affective Barriers Scenario Cards:</w:t>
      </w:r>
    </w:p>
    <w:p w14:paraId="4890E29A" w14:textId="77777777" w:rsidR="00DD0517" w:rsidRPr="00BE0598" w:rsidRDefault="00DD0517" w:rsidP="00BE0598">
      <w:pPr>
        <w:rPr>
          <w:i/>
          <w:iCs/>
        </w:rPr>
      </w:pPr>
    </w:p>
    <w:p w14:paraId="7951FF04" w14:textId="77777777" w:rsidR="00DD0517" w:rsidRPr="00BE0598" w:rsidRDefault="00DD0517" w:rsidP="00BE0598">
      <w:pPr>
        <w:rPr>
          <w:i/>
          <w:iCs/>
        </w:rPr>
      </w:pPr>
      <w:r w:rsidRPr="00BE0598">
        <w:rPr>
          <w:i/>
          <w:iCs/>
        </w:rPr>
        <w:t>Title: Addressing Affective Barriers - Scenario Practice</w:t>
      </w:r>
    </w:p>
    <w:p w14:paraId="3A566852" w14:textId="77777777" w:rsidR="00CD42C8" w:rsidRDefault="00CD42C8" w:rsidP="00BE0598"/>
    <w:p w14:paraId="59B12AD2" w14:textId="2DAC395C" w:rsidR="00DD0517" w:rsidRDefault="00DD0517" w:rsidP="00F71FFF">
      <w:pPr>
        <w:pStyle w:val="ListParagraph"/>
        <w:numPr>
          <w:ilvl w:val="0"/>
          <w:numId w:val="13"/>
        </w:numPr>
      </w:pPr>
      <w:r>
        <w:t xml:space="preserve">These scenario cards present situations where students grapple with affective barriers. Use them to identify the barriers, discuss potential responses, and decide on an action plan. </w:t>
      </w:r>
      <w:r w:rsidR="00CC376F">
        <w:t>Do not</w:t>
      </w:r>
      <w:r>
        <w:t xml:space="preserve"> forget to reflect on what you learned from each scenario.</w:t>
      </w:r>
    </w:p>
    <w:p w14:paraId="7CC4A98E" w14:textId="77777777" w:rsidR="00DD0517" w:rsidRPr="00BE0598" w:rsidRDefault="00DD0517" w:rsidP="00BE0598">
      <w:pPr>
        <w:rPr>
          <w:b/>
          <w:bCs/>
        </w:rPr>
      </w:pPr>
    </w:p>
    <w:p w14:paraId="1FA9A2AD" w14:textId="77777777" w:rsidR="00DD0517" w:rsidRPr="00BE0598" w:rsidRDefault="00DD0517" w:rsidP="00BE0598">
      <w:pPr>
        <w:rPr>
          <w:b/>
          <w:bCs/>
        </w:rPr>
      </w:pPr>
      <w:r w:rsidRPr="00BE0598">
        <w:rPr>
          <w:b/>
          <w:bCs/>
        </w:rPr>
        <w:t>Affective Barriers Strategy Handout:</w:t>
      </w:r>
    </w:p>
    <w:p w14:paraId="49D28483" w14:textId="77777777" w:rsidR="00DD0517" w:rsidRDefault="00DD0517" w:rsidP="00BE0598"/>
    <w:p w14:paraId="2C32823D" w14:textId="77777777" w:rsidR="00DD0517" w:rsidRPr="00BE0598" w:rsidRDefault="00DD0517" w:rsidP="00BE0598">
      <w:pPr>
        <w:rPr>
          <w:i/>
          <w:iCs/>
        </w:rPr>
      </w:pPr>
      <w:r w:rsidRPr="00BE0598">
        <w:rPr>
          <w:i/>
          <w:iCs/>
        </w:rPr>
        <w:t>Title: Addressing Affective Barriers - Strategies at a Glance</w:t>
      </w:r>
    </w:p>
    <w:p w14:paraId="57313E63" w14:textId="77777777" w:rsidR="00BE0598" w:rsidRPr="00AB1650" w:rsidRDefault="00BE0598" w:rsidP="00BE0598"/>
    <w:p w14:paraId="28BB202C" w14:textId="12988111" w:rsidR="00DD0517" w:rsidRPr="00AB1650" w:rsidRDefault="00DD0517" w:rsidP="00F71FFF">
      <w:pPr>
        <w:pStyle w:val="ListParagraph"/>
        <w:numPr>
          <w:ilvl w:val="0"/>
          <w:numId w:val="13"/>
        </w:numPr>
      </w:pPr>
      <w:r w:rsidRPr="00AB1650">
        <w:t>This handout is a useful reference guide, providing key strategies to address affective barriers in your lessons or during classroom situations.</w:t>
      </w:r>
    </w:p>
    <w:p w14:paraId="2DCE12CD" w14:textId="77777777" w:rsidR="00DD0517" w:rsidRDefault="00DD0517" w:rsidP="00BE0598"/>
    <w:p w14:paraId="55B3FBA4" w14:textId="77777777" w:rsidR="00DD0517" w:rsidRPr="00BE0598" w:rsidRDefault="00DD0517" w:rsidP="00BE0598">
      <w:pPr>
        <w:rPr>
          <w:b/>
          <w:bCs/>
        </w:rPr>
      </w:pPr>
      <w:r w:rsidRPr="00BE0598">
        <w:rPr>
          <w:b/>
          <w:bCs/>
        </w:rPr>
        <w:t>Personal Reflection Worksheet:</w:t>
      </w:r>
    </w:p>
    <w:p w14:paraId="74C9B31E" w14:textId="77777777" w:rsidR="00DD0517" w:rsidRDefault="00DD0517" w:rsidP="00BE0598"/>
    <w:p w14:paraId="78E97F5B" w14:textId="77777777" w:rsidR="00DD0517" w:rsidRPr="00BE0598" w:rsidRDefault="00DD0517" w:rsidP="00BE0598">
      <w:pPr>
        <w:rPr>
          <w:i/>
          <w:iCs/>
        </w:rPr>
      </w:pPr>
      <w:r w:rsidRPr="00BE0598">
        <w:rPr>
          <w:i/>
          <w:iCs/>
        </w:rPr>
        <w:t>Title: My Approach to Affective Barriers</w:t>
      </w:r>
    </w:p>
    <w:p w14:paraId="08B7BF31" w14:textId="77777777" w:rsidR="00AB1650" w:rsidRDefault="00AB1650" w:rsidP="00BE0598"/>
    <w:p w14:paraId="6F584B4E" w14:textId="22E6BCDB" w:rsidR="00881968" w:rsidRPr="00AB1650" w:rsidRDefault="00DD0517" w:rsidP="00F71FFF">
      <w:pPr>
        <w:pStyle w:val="ListParagraph"/>
        <w:numPr>
          <w:ilvl w:val="0"/>
          <w:numId w:val="13"/>
        </w:numPr>
      </w:pPr>
      <w:r w:rsidRPr="00AB1650">
        <w:t>Self-reflection is a vital part of professional growth. Use this worksheet to reflect on your strengths, areas for improvement, and what support you might need. Draft a personal action plan for better addressing affective barriers in your classroom.</w:t>
      </w:r>
    </w:p>
    <w:p w14:paraId="5E6CCE66" w14:textId="77777777" w:rsidR="00296EB1" w:rsidRDefault="00296EB1" w:rsidP="00DD0517"/>
    <w:p w14:paraId="0D813378" w14:textId="77777777" w:rsidR="00BE0598" w:rsidRDefault="00BE0598" w:rsidP="00DD0517"/>
    <w:p w14:paraId="0E5835EE" w14:textId="77777777" w:rsidR="00BE0598" w:rsidRDefault="00BE0598" w:rsidP="00DD0517"/>
    <w:p w14:paraId="15B41D38" w14:textId="77777777" w:rsidR="00BE0598" w:rsidRDefault="00BE0598" w:rsidP="00DD0517"/>
    <w:p w14:paraId="39920FC8" w14:textId="77777777" w:rsidR="00BE0598" w:rsidRDefault="00BE0598" w:rsidP="00DD0517"/>
    <w:p w14:paraId="0D955695" w14:textId="77777777" w:rsidR="00BE0598" w:rsidRDefault="00BE0598" w:rsidP="00DD0517"/>
    <w:p w14:paraId="3D4A4CA1" w14:textId="77777777" w:rsidR="00BE0598" w:rsidRDefault="00BE0598" w:rsidP="00DD0517"/>
    <w:p w14:paraId="2201C718" w14:textId="77777777" w:rsidR="00BE0598" w:rsidRDefault="00BE0598" w:rsidP="00DD0517"/>
    <w:p w14:paraId="5BD999D2" w14:textId="77777777" w:rsidR="00BE0598" w:rsidRDefault="00BE0598" w:rsidP="00DD0517"/>
    <w:p w14:paraId="7ABAFC6C" w14:textId="77777777" w:rsidR="00BE0598" w:rsidRDefault="00BE0598" w:rsidP="00DD0517"/>
    <w:p w14:paraId="35A4B3FC" w14:textId="77777777" w:rsidR="00BE0598" w:rsidRDefault="00BE0598" w:rsidP="00DD0517"/>
    <w:p w14:paraId="4FCE2320" w14:textId="77777777" w:rsidR="00296EB1" w:rsidRDefault="00296EB1" w:rsidP="00DD0517"/>
    <w:p w14:paraId="69AC7852" w14:textId="3104A90D" w:rsidR="00296EB1" w:rsidRPr="00AB1650" w:rsidRDefault="00BE0598" w:rsidP="00AB1650">
      <w:pPr>
        <w:pStyle w:val="Heading1"/>
        <w:rPr>
          <w:b w:val="0"/>
          <w:bCs/>
        </w:rPr>
      </w:pPr>
      <w:bookmarkStart w:id="37" w:name="_Toc138316706"/>
      <w:r>
        <w:rPr>
          <w:bCs/>
        </w:rPr>
        <w:lastRenderedPageBreak/>
        <w:t xml:space="preserve">Appendix C: </w:t>
      </w:r>
      <w:r w:rsidR="00296EB1" w:rsidRPr="00AB1650">
        <w:rPr>
          <w:bCs/>
        </w:rPr>
        <w:t>Module 3</w:t>
      </w:r>
      <w:r>
        <w:rPr>
          <w:bCs/>
        </w:rPr>
        <w:t xml:space="preserve"> - </w:t>
      </w:r>
      <w:r w:rsidR="00296EB1" w:rsidRPr="00AB1650">
        <w:rPr>
          <w:bCs/>
        </w:rPr>
        <w:t>Promoting Emotional Well-being</w:t>
      </w:r>
      <w:bookmarkEnd w:id="37"/>
    </w:p>
    <w:p w14:paraId="1890D1A9" w14:textId="77777777" w:rsidR="00296EB1" w:rsidRDefault="00296EB1" w:rsidP="00296EB1"/>
    <w:p w14:paraId="06C7FB24" w14:textId="5B5F8D60" w:rsidR="00296EB1" w:rsidRPr="00FE34B6" w:rsidRDefault="00BE0598" w:rsidP="00BE0598">
      <w:pPr>
        <w:rPr>
          <w:b/>
          <w:bCs/>
        </w:rPr>
      </w:pPr>
      <w:r w:rsidRPr="00E01640">
        <w:rPr>
          <w:b/>
          <w:bCs/>
        </w:rPr>
        <w:t>Aim</w:t>
      </w:r>
      <w:r w:rsidR="00296EB1" w:rsidRPr="00E01640">
        <w:rPr>
          <w:b/>
          <w:bCs/>
        </w:rPr>
        <w:t>:</w:t>
      </w:r>
      <w:r w:rsidR="00296EB1" w:rsidRPr="00FE34B6">
        <w:rPr>
          <w:b/>
          <w:bCs/>
        </w:rPr>
        <w:t xml:space="preserve"> </w:t>
      </w:r>
      <w:r w:rsidR="00296EB1" w:rsidRPr="00FE34B6">
        <w:t xml:space="preserve">This module aims to guide educators in understanding the critical role of emotional well-being in learning </w:t>
      </w:r>
      <w:r w:rsidR="003E731C" w:rsidRPr="00FE34B6">
        <w:t>environments and</w:t>
      </w:r>
      <w:r w:rsidR="00296EB1" w:rsidRPr="00FE34B6">
        <w:t xml:space="preserve"> equipping them with tools and strategies to foster it within their classrooms.</w:t>
      </w:r>
    </w:p>
    <w:p w14:paraId="40FA5724" w14:textId="77777777" w:rsidR="00296EB1" w:rsidRDefault="00296EB1" w:rsidP="00296EB1"/>
    <w:p w14:paraId="5EEDC95B" w14:textId="77777777" w:rsidR="00296EB1" w:rsidRPr="00BE0598" w:rsidRDefault="00296EB1" w:rsidP="00BE0598">
      <w:pPr>
        <w:rPr>
          <w:b/>
          <w:bCs/>
          <w:i/>
          <w:iCs/>
        </w:rPr>
      </w:pPr>
      <w:r w:rsidRPr="00BE0598">
        <w:rPr>
          <w:b/>
          <w:bCs/>
          <w:i/>
          <w:iCs/>
        </w:rPr>
        <w:t>PowerPoint Slide 1: Title Slide</w:t>
      </w:r>
    </w:p>
    <w:p w14:paraId="63529A9F" w14:textId="77777777" w:rsidR="00296EB1" w:rsidRDefault="00296EB1" w:rsidP="00296EB1"/>
    <w:p w14:paraId="7302BB8C" w14:textId="77777777" w:rsidR="00296EB1" w:rsidRPr="00BE0598" w:rsidRDefault="00296EB1" w:rsidP="00BE0598">
      <w:pPr>
        <w:rPr>
          <w:i/>
          <w:iCs/>
        </w:rPr>
      </w:pPr>
      <w:r w:rsidRPr="00BE0598">
        <w:rPr>
          <w:i/>
          <w:iCs/>
        </w:rPr>
        <w:t>Title: Promoting Emotional Well-being</w:t>
      </w:r>
    </w:p>
    <w:p w14:paraId="22F9D3FA" w14:textId="77777777" w:rsidR="00FE34B6" w:rsidRPr="00BE0598" w:rsidRDefault="00FE34B6" w:rsidP="00BE0598">
      <w:pPr>
        <w:rPr>
          <w:i/>
          <w:iCs/>
        </w:rPr>
      </w:pPr>
    </w:p>
    <w:p w14:paraId="4AE1D861" w14:textId="77777777" w:rsidR="00296EB1" w:rsidRPr="00BE0598" w:rsidRDefault="00296EB1" w:rsidP="00BE0598">
      <w:pPr>
        <w:rPr>
          <w:i/>
          <w:iCs/>
        </w:rPr>
      </w:pPr>
      <w:r w:rsidRPr="00BE0598">
        <w:rPr>
          <w:i/>
          <w:iCs/>
        </w:rPr>
        <w:t>Subtitle: Cultivating Emotionally Nurturing Learning Environments</w:t>
      </w:r>
    </w:p>
    <w:p w14:paraId="5536D814" w14:textId="77777777" w:rsidR="00296EB1" w:rsidRDefault="00296EB1" w:rsidP="00296EB1"/>
    <w:p w14:paraId="340C651D" w14:textId="162993FD" w:rsidR="00296EB1" w:rsidRPr="00FE34B6" w:rsidRDefault="00296EB1" w:rsidP="00F71FFF">
      <w:pPr>
        <w:pStyle w:val="ListParagraph"/>
        <w:numPr>
          <w:ilvl w:val="0"/>
          <w:numId w:val="13"/>
        </w:numPr>
      </w:pPr>
      <w:r w:rsidRPr="00FE34B6">
        <w:t>Welcome to Module 3 - Promoting Emotional Well-being. This module will underscore the significance of emotional health in education and provide you with tools to foster a nurturing learning environment.</w:t>
      </w:r>
    </w:p>
    <w:p w14:paraId="5A8FC7F3" w14:textId="77777777" w:rsidR="00296EB1" w:rsidRDefault="00296EB1" w:rsidP="00296EB1"/>
    <w:p w14:paraId="58F69AE1" w14:textId="77777777" w:rsidR="00296EB1" w:rsidRPr="00BE0598" w:rsidRDefault="00296EB1" w:rsidP="00BE0598">
      <w:pPr>
        <w:rPr>
          <w:b/>
          <w:bCs/>
          <w:i/>
          <w:iCs/>
        </w:rPr>
      </w:pPr>
      <w:r w:rsidRPr="00BE0598">
        <w:rPr>
          <w:b/>
          <w:bCs/>
          <w:i/>
          <w:iCs/>
        </w:rPr>
        <w:t>PowerPoint Slide 2: Understanding Emotional Well-being</w:t>
      </w:r>
    </w:p>
    <w:p w14:paraId="07A08F45" w14:textId="77777777" w:rsidR="00296EB1" w:rsidRDefault="00296EB1" w:rsidP="00BE0598"/>
    <w:p w14:paraId="35A50243" w14:textId="77777777" w:rsidR="00296EB1" w:rsidRDefault="00296EB1" w:rsidP="00BE0598">
      <w:pPr>
        <w:rPr>
          <w:i/>
          <w:iCs/>
        </w:rPr>
      </w:pPr>
      <w:r w:rsidRPr="00BE0598">
        <w:rPr>
          <w:i/>
          <w:iCs/>
        </w:rPr>
        <w:t>Title: The Importance of Emotional Well-being in Education</w:t>
      </w:r>
    </w:p>
    <w:p w14:paraId="69B79FCE" w14:textId="77777777" w:rsidR="00BE0598" w:rsidRPr="00BE0598" w:rsidRDefault="00BE0598" w:rsidP="00BE0598">
      <w:pPr>
        <w:rPr>
          <w:i/>
          <w:iCs/>
        </w:rPr>
      </w:pPr>
    </w:p>
    <w:p w14:paraId="1654A706" w14:textId="71FC02EF" w:rsidR="00296EB1" w:rsidRPr="00B062E1" w:rsidRDefault="00296EB1" w:rsidP="00F71FFF">
      <w:pPr>
        <w:pStyle w:val="ListParagraph"/>
        <w:numPr>
          <w:ilvl w:val="0"/>
          <w:numId w:val="13"/>
        </w:numPr>
      </w:pPr>
      <w:r w:rsidRPr="00B062E1">
        <w:t xml:space="preserve">Emotional well-being involves how we feel about ourselves and how we cope with life events. It plays a vital role in learning, </w:t>
      </w:r>
      <w:r w:rsidR="00B062E1" w:rsidRPr="00B062E1">
        <w:t>behaviour</w:t>
      </w:r>
      <w:r w:rsidRPr="00B062E1">
        <w:t>, and interpersonal relationships within educational settings. Schools and educators hold a crucial responsibility in promoting emotional well-being amongst students.</w:t>
      </w:r>
    </w:p>
    <w:p w14:paraId="48984D1F" w14:textId="77777777" w:rsidR="00296EB1" w:rsidRDefault="00296EB1" w:rsidP="00BE0598"/>
    <w:p w14:paraId="15D38418" w14:textId="77777777" w:rsidR="00296EB1" w:rsidRPr="00BE0598" w:rsidRDefault="00296EB1" w:rsidP="00BE0598">
      <w:pPr>
        <w:rPr>
          <w:b/>
          <w:bCs/>
          <w:i/>
          <w:iCs/>
        </w:rPr>
      </w:pPr>
      <w:r w:rsidRPr="00BE0598">
        <w:rPr>
          <w:b/>
          <w:bCs/>
          <w:i/>
          <w:iCs/>
        </w:rPr>
        <w:t>PowerPoint Slide 3: Strategies to Promote Emotional Well-being</w:t>
      </w:r>
    </w:p>
    <w:p w14:paraId="6E7F3A6C" w14:textId="77777777" w:rsidR="00296EB1" w:rsidRDefault="00296EB1" w:rsidP="00296EB1"/>
    <w:p w14:paraId="21F139CC" w14:textId="77777777" w:rsidR="00296EB1" w:rsidRDefault="00296EB1" w:rsidP="00BE0598">
      <w:pPr>
        <w:rPr>
          <w:i/>
          <w:iCs/>
        </w:rPr>
      </w:pPr>
      <w:r w:rsidRPr="00BE0598">
        <w:rPr>
          <w:i/>
          <w:iCs/>
        </w:rPr>
        <w:t>Title: Classroom Strategies for Promoting Emotional Well-being</w:t>
      </w:r>
    </w:p>
    <w:p w14:paraId="20BF0277" w14:textId="77777777" w:rsidR="00BE0598" w:rsidRPr="00BE0598" w:rsidRDefault="00BE0598" w:rsidP="00BE0598">
      <w:pPr>
        <w:rPr>
          <w:i/>
          <w:iCs/>
        </w:rPr>
      </w:pPr>
    </w:p>
    <w:p w14:paraId="3E4304A0" w14:textId="5A273149" w:rsidR="00296EB1" w:rsidRPr="00402C38" w:rsidRDefault="00296EB1" w:rsidP="00F71FFF">
      <w:pPr>
        <w:pStyle w:val="ListParagraph"/>
        <w:numPr>
          <w:ilvl w:val="0"/>
          <w:numId w:val="13"/>
        </w:numPr>
      </w:pPr>
      <w:r w:rsidRPr="00402C38">
        <w:t>In promoting emotional well-being, strategies include creating a supportive classroom environment, fostering positive relationships, teaching emotional literacy, integrating mindfulness practices, and providing opportunities for success. The implementation of these strategies can make a significant difference in students' emotional health.</w:t>
      </w:r>
    </w:p>
    <w:p w14:paraId="2C154CD6" w14:textId="77777777" w:rsidR="00296EB1" w:rsidRDefault="00296EB1" w:rsidP="00296EB1"/>
    <w:p w14:paraId="483177FF" w14:textId="77777777" w:rsidR="00296EB1" w:rsidRPr="00BE0598" w:rsidRDefault="00296EB1" w:rsidP="00BE0598">
      <w:pPr>
        <w:rPr>
          <w:b/>
          <w:bCs/>
          <w:i/>
          <w:iCs/>
        </w:rPr>
      </w:pPr>
      <w:r w:rsidRPr="00BE0598">
        <w:rPr>
          <w:b/>
          <w:bCs/>
          <w:i/>
          <w:iCs/>
        </w:rPr>
        <w:t>PowerPoint Slide 4: Responding to Emotional Distress</w:t>
      </w:r>
    </w:p>
    <w:p w14:paraId="2CD54BB4" w14:textId="77777777" w:rsidR="00296EB1" w:rsidRDefault="00296EB1" w:rsidP="00296EB1"/>
    <w:p w14:paraId="0DC5F89C" w14:textId="77777777" w:rsidR="00296EB1" w:rsidRDefault="00296EB1" w:rsidP="00BE0598">
      <w:pPr>
        <w:rPr>
          <w:i/>
          <w:iCs/>
        </w:rPr>
      </w:pPr>
      <w:r w:rsidRPr="00BE0598">
        <w:rPr>
          <w:i/>
          <w:iCs/>
        </w:rPr>
        <w:t>Title: Navigating Emotional Distress in Students</w:t>
      </w:r>
    </w:p>
    <w:p w14:paraId="381D5E70" w14:textId="77777777" w:rsidR="00BE0598" w:rsidRPr="00BE0598" w:rsidRDefault="00BE0598" w:rsidP="00BE0598">
      <w:pPr>
        <w:rPr>
          <w:i/>
          <w:iCs/>
        </w:rPr>
      </w:pPr>
    </w:p>
    <w:p w14:paraId="7EDF1F55" w14:textId="5CC3CAC2" w:rsidR="00296EB1" w:rsidRDefault="00CC376F" w:rsidP="00F71FFF">
      <w:pPr>
        <w:pStyle w:val="ListParagraph"/>
        <w:numPr>
          <w:ilvl w:val="0"/>
          <w:numId w:val="13"/>
        </w:numPr>
      </w:pPr>
      <w:r>
        <w:t>It is</w:t>
      </w:r>
      <w:r w:rsidR="00296EB1">
        <w:t xml:space="preserve"> critical to effectively respond to students experiencing emotional distress. Understanding emotional triggers, providing appropriate support, and knowing when to seek additional help are key components in managing such situations.</w:t>
      </w:r>
    </w:p>
    <w:p w14:paraId="50C1F597" w14:textId="77777777" w:rsidR="00296EB1" w:rsidRPr="00BE0598" w:rsidRDefault="00296EB1" w:rsidP="00BE0598">
      <w:pPr>
        <w:rPr>
          <w:b/>
          <w:bCs/>
          <w:i/>
          <w:iCs/>
        </w:rPr>
      </w:pPr>
    </w:p>
    <w:p w14:paraId="3BF7897B" w14:textId="77777777" w:rsidR="00296EB1" w:rsidRPr="001C7653" w:rsidRDefault="00296EB1" w:rsidP="00BE0598">
      <w:pPr>
        <w:rPr>
          <w:b/>
          <w:bCs/>
        </w:rPr>
      </w:pPr>
      <w:r w:rsidRPr="00BE0598">
        <w:rPr>
          <w:b/>
          <w:bCs/>
          <w:i/>
          <w:iCs/>
        </w:rPr>
        <w:t>PowerPoint Slide 5: Reflection and Discussion</w:t>
      </w:r>
    </w:p>
    <w:p w14:paraId="2262158B" w14:textId="77777777" w:rsidR="00296EB1" w:rsidRDefault="00296EB1" w:rsidP="00296EB1"/>
    <w:p w14:paraId="27E13184" w14:textId="77777777" w:rsidR="00296EB1" w:rsidRPr="00BE0598" w:rsidRDefault="00296EB1" w:rsidP="00BE0598">
      <w:pPr>
        <w:rPr>
          <w:i/>
          <w:iCs/>
        </w:rPr>
      </w:pPr>
      <w:r w:rsidRPr="00BE0598">
        <w:rPr>
          <w:i/>
          <w:iCs/>
        </w:rPr>
        <w:t>Title: Reflecting on Our Practice</w:t>
      </w:r>
    </w:p>
    <w:p w14:paraId="05355B64" w14:textId="1CAE33FB" w:rsidR="00296EB1" w:rsidRPr="001C7653" w:rsidRDefault="00296EB1" w:rsidP="00F71FFF">
      <w:pPr>
        <w:pStyle w:val="ListParagraph"/>
        <w:numPr>
          <w:ilvl w:val="0"/>
          <w:numId w:val="13"/>
        </w:numPr>
      </w:pPr>
      <w:r w:rsidRPr="001C7653">
        <w:lastRenderedPageBreak/>
        <w:t>As we progress, reflection remains a cornerstone of our growth. Consider the ways in which emotional well-being is currently promoted in your classrooms and what changes can be made to better support students' emotional health.</w:t>
      </w:r>
    </w:p>
    <w:p w14:paraId="6AFFB4E9" w14:textId="77777777" w:rsidR="00296EB1" w:rsidRDefault="00296EB1" w:rsidP="00296EB1"/>
    <w:p w14:paraId="6ECC4794" w14:textId="77777777" w:rsidR="00296EB1" w:rsidRPr="00BE0598" w:rsidRDefault="00296EB1" w:rsidP="00BE0598">
      <w:pPr>
        <w:rPr>
          <w:b/>
          <w:bCs/>
          <w:i/>
          <w:iCs/>
        </w:rPr>
      </w:pPr>
      <w:r w:rsidRPr="00BE0598">
        <w:rPr>
          <w:b/>
          <w:bCs/>
          <w:i/>
          <w:iCs/>
        </w:rPr>
        <w:t>Activity Materials:</w:t>
      </w:r>
    </w:p>
    <w:p w14:paraId="2DE2D933" w14:textId="77777777" w:rsidR="00296EB1" w:rsidRDefault="00296EB1" w:rsidP="00296EB1"/>
    <w:p w14:paraId="72B34AAC" w14:textId="77777777" w:rsidR="00296EB1" w:rsidRPr="00BE0598" w:rsidRDefault="00296EB1" w:rsidP="00BE0598">
      <w:pPr>
        <w:rPr>
          <w:b/>
          <w:bCs/>
        </w:rPr>
      </w:pPr>
      <w:r w:rsidRPr="00BE0598">
        <w:rPr>
          <w:b/>
          <w:bCs/>
        </w:rPr>
        <w:t>Emotional Well-being Scenario Cards:</w:t>
      </w:r>
    </w:p>
    <w:p w14:paraId="63449DD2" w14:textId="77777777" w:rsidR="00296EB1" w:rsidRDefault="00296EB1" w:rsidP="00296EB1"/>
    <w:p w14:paraId="5A676C83" w14:textId="77777777" w:rsidR="00296EB1" w:rsidRDefault="00296EB1" w:rsidP="00BE0598">
      <w:pPr>
        <w:rPr>
          <w:i/>
          <w:iCs/>
        </w:rPr>
      </w:pPr>
      <w:r w:rsidRPr="00BE0598">
        <w:rPr>
          <w:i/>
          <w:iCs/>
        </w:rPr>
        <w:t>Title: Promoting Emotional Well-being - Scenario Practice</w:t>
      </w:r>
    </w:p>
    <w:p w14:paraId="29C58E10" w14:textId="77777777" w:rsidR="00BE0598" w:rsidRPr="00BE0598" w:rsidRDefault="00BE0598" w:rsidP="00BE0598">
      <w:pPr>
        <w:rPr>
          <w:i/>
          <w:iCs/>
        </w:rPr>
      </w:pPr>
    </w:p>
    <w:p w14:paraId="4CBAB4A8" w14:textId="25DE20B9" w:rsidR="00296EB1" w:rsidRPr="00871FA4" w:rsidRDefault="00296EB1" w:rsidP="00F71FFF">
      <w:pPr>
        <w:pStyle w:val="ListParagraph"/>
        <w:numPr>
          <w:ilvl w:val="0"/>
          <w:numId w:val="13"/>
        </w:numPr>
      </w:pPr>
      <w:r w:rsidRPr="00871FA4">
        <w:t>These scenario cards provide different situations related to emotional well-being. As a group, identify the emotional needs presented, discuss potential responses, and decide on an action plan. Reflect on what you learn from each scenario.</w:t>
      </w:r>
    </w:p>
    <w:p w14:paraId="31B16D6B" w14:textId="77777777" w:rsidR="00296EB1" w:rsidRDefault="00296EB1" w:rsidP="00296EB1"/>
    <w:p w14:paraId="7EBF7A48" w14:textId="77777777" w:rsidR="00296EB1" w:rsidRDefault="00296EB1" w:rsidP="00BE0598">
      <w:pPr>
        <w:rPr>
          <w:b/>
          <w:bCs/>
        </w:rPr>
      </w:pPr>
      <w:r w:rsidRPr="00BE0598">
        <w:rPr>
          <w:b/>
          <w:bCs/>
        </w:rPr>
        <w:t>Emotional Well-being Strategy Handout:</w:t>
      </w:r>
    </w:p>
    <w:p w14:paraId="22887F63" w14:textId="77777777" w:rsidR="00962A22" w:rsidRPr="00BE0598" w:rsidRDefault="00962A22" w:rsidP="00BE0598">
      <w:pPr>
        <w:rPr>
          <w:b/>
          <w:bCs/>
        </w:rPr>
      </w:pPr>
    </w:p>
    <w:p w14:paraId="641230EC" w14:textId="77777777" w:rsidR="00296EB1" w:rsidRDefault="00296EB1" w:rsidP="00BE0598">
      <w:pPr>
        <w:rPr>
          <w:i/>
          <w:iCs/>
        </w:rPr>
      </w:pPr>
      <w:r w:rsidRPr="00BE0598">
        <w:rPr>
          <w:i/>
          <w:iCs/>
        </w:rPr>
        <w:t>Title: Promoting Emotional Well-being - Strategies at a Glance</w:t>
      </w:r>
    </w:p>
    <w:p w14:paraId="1D332D99" w14:textId="77777777" w:rsidR="00BE0598" w:rsidRPr="00BE0598" w:rsidRDefault="00BE0598" w:rsidP="00BE0598">
      <w:pPr>
        <w:rPr>
          <w:i/>
          <w:iCs/>
        </w:rPr>
      </w:pPr>
    </w:p>
    <w:p w14:paraId="28EBC22D" w14:textId="7FC9DFF8" w:rsidR="00296EB1" w:rsidRPr="00871FA4" w:rsidRDefault="00296EB1" w:rsidP="00F71FFF">
      <w:pPr>
        <w:pStyle w:val="ListParagraph"/>
        <w:numPr>
          <w:ilvl w:val="0"/>
          <w:numId w:val="13"/>
        </w:numPr>
      </w:pPr>
      <w:r w:rsidRPr="00871FA4">
        <w:t>This handout will serve as a quick reference guide, summarizing key strategies to promote emotional well-being during lesson planning or classroom management.</w:t>
      </w:r>
    </w:p>
    <w:p w14:paraId="7784F629" w14:textId="77777777" w:rsidR="00296EB1" w:rsidRDefault="00296EB1" w:rsidP="00296EB1"/>
    <w:p w14:paraId="42E47D7A" w14:textId="77777777" w:rsidR="00296EB1" w:rsidRPr="00BE0598" w:rsidRDefault="00296EB1" w:rsidP="00BE0598">
      <w:pPr>
        <w:rPr>
          <w:b/>
          <w:bCs/>
          <w:i/>
          <w:iCs/>
        </w:rPr>
      </w:pPr>
      <w:r w:rsidRPr="00BE0598">
        <w:rPr>
          <w:b/>
          <w:bCs/>
          <w:i/>
          <w:iCs/>
        </w:rPr>
        <w:t>Personal Reflection Worksheet:</w:t>
      </w:r>
    </w:p>
    <w:p w14:paraId="52AE9174" w14:textId="77777777" w:rsidR="00296EB1" w:rsidRDefault="00296EB1" w:rsidP="00296EB1"/>
    <w:p w14:paraId="0E0EEAB5" w14:textId="77777777" w:rsidR="00296EB1" w:rsidRDefault="00296EB1" w:rsidP="00BE0598">
      <w:pPr>
        <w:rPr>
          <w:i/>
          <w:iCs/>
        </w:rPr>
      </w:pPr>
      <w:r w:rsidRPr="00BE0598">
        <w:rPr>
          <w:i/>
          <w:iCs/>
        </w:rPr>
        <w:t>Title: My Approach to Emotional Well-being</w:t>
      </w:r>
    </w:p>
    <w:p w14:paraId="4AA00AD6" w14:textId="77777777" w:rsidR="00BE0598" w:rsidRPr="00BE0598" w:rsidRDefault="00BE0598" w:rsidP="00BE0598">
      <w:pPr>
        <w:rPr>
          <w:i/>
          <w:iCs/>
        </w:rPr>
      </w:pPr>
    </w:p>
    <w:p w14:paraId="6D4ED3E1" w14:textId="6372A736" w:rsidR="00296EB1" w:rsidRPr="00BB1259" w:rsidRDefault="00CC376F" w:rsidP="00F71FFF">
      <w:pPr>
        <w:pStyle w:val="ListParagraph"/>
        <w:numPr>
          <w:ilvl w:val="0"/>
          <w:numId w:val="13"/>
        </w:numPr>
      </w:pPr>
      <w:r w:rsidRPr="00BB1259">
        <w:t>Use</w:t>
      </w:r>
      <w:r w:rsidR="00296EB1" w:rsidRPr="00BB1259">
        <w:t xml:space="preserve"> this worksheet to reflect on your strengths and areas of improvement in promoting emotional well-being. Use this self-reflection to develop a personal action plan for enhancing emotional well-being in your classroom.</w:t>
      </w:r>
    </w:p>
    <w:p w14:paraId="04234C70" w14:textId="77777777" w:rsidR="00296EB1" w:rsidRDefault="00296EB1" w:rsidP="00296EB1"/>
    <w:p w14:paraId="7C2B2533" w14:textId="77777777" w:rsidR="00BE0598" w:rsidRDefault="00BE0598" w:rsidP="00296EB1"/>
    <w:p w14:paraId="1100553E" w14:textId="77777777" w:rsidR="00BE0598" w:rsidRDefault="00BE0598" w:rsidP="00296EB1"/>
    <w:p w14:paraId="0970F98A" w14:textId="77777777" w:rsidR="00BE0598" w:rsidRDefault="00BE0598" w:rsidP="00296EB1"/>
    <w:p w14:paraId="1CE5582B" w14:textId="77777777" w:rsidR="00BE0598" w:rsidRDefault="00BE0598" w:rsidP="00296EB1"/>
    <w:p w14:paraId="33541CE4" w14:textId="77777777" w:rsidR="00BE0598" w:rsidRDefault="00BE0598" w:rsidP="00296EB1"/>
    <w:p w14:paraId="66A0BA24" w14:textId="77777777" w:rsidR="00BE0598" w:rsidRDefault="00BE0598" w:rsidP="00296EB1"/>
    <w:p w14:paraId="1EF30682" w14:textId="77777777" w:rsidR="00BE0598" w:rsidRDefault="00BE0598" w:rsidP="00296EB1"/>
    <w:p w14:paraId="346C7EBE" w14:textId="77777777" w:rsidR="00BE0598" w:rsidRDefault="00BE0598" w:rsidP="00296EB1"/>
    <w:p w14:paraId="62279181" w14:textId="77777777" w:rsidR="00BE0598" w:rsidRDefault="00BE0598" w:rsidP="00296EB1"/>
    <w:p w14:paraId="44499C6B" w14:textId="77777777" w:rsidR="00BE0598" w:rsidRDefault="00BE0598" w:rsidP="00296EB1"/>
    <w:p w14:paraId="0B860FE4" w14:textId="77777777" w:rsidR="00BE0598" w:rsidRDefault="00BE0598" w:rsidP="00296EB1"/>
    <w:p w14:paraId="7055A338" w14:textId="77777777" w:rsidR="00BE0598" w:rsidRDefault="00BE0598" w:rsidP="00296EB1"/>
    <w:p w14:paraId="1D7D5083" w14:textId="77777777" w:rsidR="00BE0598" w:rsidRDefault="00BE0598" w:rsidP="00296EB1"/>
    <w:p w14:paraId="456A4156" w14:textId="77777777" w:rsidR="00BE0598" w:rsidRDefault="00BE0598" w:rsidP="00296EB1"/>
    <w:p w14:paraId="34558859" w14:textId="77777777" w:rsidR="00BE0598" w:rsidRDefault="00BE0598" w:rsidP="00296EB1"/>
    <w:p w14:paraId="16A353B2" w14:textId="77777777" w:rsidR="00BE0598" w:rsidRDefault="00BE0598" w:rsidP="00296EB1"/>
    <w:p w14:paraId="53BF0945" w14:textId="355EB04D" w:rsidR="0087067B" w:rsidRPr="001407C6" w:rsidRDefault="00BE0598" w:rsidP="001407C6">
      <w:pPr>
        <w:pStyle w:val="Heading1"/>
        <w:rPr>
          <w:b w:val="0"/>
          <w:bCs/>
        </w:rPr>
      </w:pPr>
      <w:bookmarkStart w:id="38" w:name="_Toc138316707"/>
      <w:r>
        <w:rPr>
          <w:bCs/>
        </w:rPr>
        <w:lastRenderedPageBreak/>
        <w:t xml:space="preserve">Appendix D: </w:t>
      </w:r>
      <w:r w:rsidR="0087067B" w:rsidRPr="001407C6">
        <w:rPr>
          <w:bCs/>
        </w:rPr>
        <w:t>Module 4</w:t>
      </w:r>
      <w:r>
        <w:rPr>
          <w:bCs/>
        </w:rPr>
        <w:t xml:space="preserve"> - </w:t>
      </w:r>
      <w:r w:rsidR="0087067B" w:rsidRPr="001407C6">
        <w:rPr>
          <w:bCs/>
        </w:rPr>
        <w:t>Implementing Humanistic and Affective Approaches</w:t>
      </w:r>
      <w:bookmarkEnd w:id="38"/>
    </w:p>
    <w:p w14:paraId="62D376A7" w14:textId="77777777" w:rsidR="0087067B" w:rsidRDefault="0087067B" w:rsidP="0087067B"/>
    <w:p w14:paraId="657BD5A8" w14:textId="40D54090" w:rsidR="0087067B" w:rsidRPr="001407C6" w:rsidRDefault="00BE0598" w:rsidP="00BE0598">
      <w:pPr>
        <w:rPr>
          <w:b/>
          <w:bCs/>
        </w:rPr>
      </w:pPr>
      <w:r w:rsidRPr="00BE0598">
        <w:rPr>
          <w:b/>
          <w:bCs/>
          <w:i/>
          <w:iCs/>
        </w:rPr>
        <w:t>Aim</w:t>
      </w:r>
      <w:r w:rsidR="0087067B" w:rsidRPr="001407C6">
        <w:rPr>
          <w:b/>
          <w:bCs/>
        </w:rPr>
        <w:t xml:space="preserve">: </w:t>
      </w:r>
      <w:r w:rsidR="0087067B" w:rsidRPr="001407C6">
        <w:t xml:space="preserve">This module aims to introduce educators to the principles of humanistic and affective approaches in teaching and </w:t>
      </w:r>
      <w:r w:rsidR="00C8527D" w:rsidRPr="001407C6">
        <w:t>learning</w:t>
      </w:r>
      <w:r w:rsidR="00C8527D">
        <w:t xml:space="preserve"> and</w:t>
      </w:r>
      <w:r w:rsidR="0087067B" w:rsidRPr="001407C6">
        <w:t xml:space="preserve"> provide them with effective strategies for implementation in their classrooms.</w:t>
      </w:r>
    </w:p>
    <w:p w14:paraId="5AC08AEF" w14:textId="77777777" w:rsidR="0087067B" w:rsidRDefault="0087067B" w:rsidP="0087067B"/>
    <w:p w14:paraId="279EEB29" w14:textId="77777777" w:rsidR="0087067B" w:rsidRPr="00BE0598" w:rsidRDefault="0087067B" w:rsidP="00BE0598">
      <w:pPr>
        <w:rPr>
          <w:b/>
          <w:bCs/>
          <w:i/>
          <w:iCs/>
        </w:rPr>
      </w:pPr>
      <w:r w:rsidRPr="00BE0598">
        <w:rPr>
          <w:b/>
          <w:bCs/>
          <w:i/>
          <w:iCs/>
        </w:rPr>
        <w:t>PowerPoint Slide 1: Title Slide</w:t>
      </w:r>
    </w:p>
    <w:p w14:paraId="16B052CC" w14:textId="77777777" w:rsidR="0087067B" w:rsidRPr="00BE0598" w:rsidRDefault="0087067B" w:rsidP="00BE0598">
      <w:pPr>
        <w:rPr>
          <w:i/>
          <w:iCs/>
        </w:rPr>
      </w:pPr>
    </w:p>
    <w:p w14:paraId="056519DB" w14:textId="77777777" w:rsidR="0087067B" w:rsidRPr="00BE0598" w:rsidRDefault="0087067B" w:rsidP="00BE0598">
      <w:pPr>
        <w:rPr>
          <w:i/>
          <w:iCs/>
        </w:rPr>
      </w:pPr>
      <w:r w:rsidRPr="00BE0598">
        <w:rPr>
          <w:i/>
          <w:iCs/>
        </w:rPr>
        <w:t>Title: Implementing Humanistic and Affective Approaches</w:t>
      </w:r>
    </w:p>
    <w:p w14:paraId="5B8D70F7" w14:textId="77777777" w:rsidR="00C8527D" w:rsidRPr="00C8527D" w:rsidRDefault="00C8527D" w:rsidP="00BE0598"/>
    <w:p w14:paraId="129D8D73" w14:textId="77777777" w:rsidR="0087067B" w:rsidRPr="00BE0598" w:rsidRDefault="0087067B" w:rsidP="00BE0598">
      <w:pPr>
        <w:rPr>
          <w:i/>
          <w:iCs/>
        </w:rPr>
      </w:pPr>
      <w:r w:rsidRPr="00BE0598">
        <w:rPr>
          <w:i/>
          <w:iCs/>
        </w:rPr>
        <w:t>Subtitle: Enhancing Teaching through Understanding and Empathy</w:t>
      </w:r>
    </w:p>
    <w:p w14:paraId="55E2651D" w14:textId="77777777" w:rsidR="00BE0598" w:rsidRDefault="00BE0598" w:rsidP="00BE0598"/>
    <w:p w14:paraId="414832AB" w14:textId="5B292E4F" w:rsidR="0087067B" w:rsidRPr="00C8527D" w:rsidRDefault="0087067B" w:rsidP="00F71FFF">
      <w:pPr>
        <w:pStyle w:val="ListParagraph"/>
        <w:numPr>
          <w:ilvl w:val="0"/>
          <w:numId w:val="13"/>
        </w:numPr>
      </w:pPr>
      <w:r w:rsidRPr="00C8527D">
        <w:t>Welcome to Module 4 - Implementing Humanistic and Affective Approaches. This module will explore these teaching approaches that prioriti</w:t>
      </w:r>
      <w:r w:rsidR="000C6522">
        <w:t>s</w:t>
      </w:r>
      <w:r w:rsidRPr="00C8527D">
        <w:t>e empathy, understanding, and emotional connection, and provide practical strategies for their implementation.</w:t>
      </w:r>
    </w:p>
    <w:p w14:paraId="09CCA550" w14:textId="77777777" w:rsidR="0087067B" w:rsidRDefault="0087067B" w:rsidP="0087067B"/>
    <w:p w14:paraId="0AEEA3B7" w14:textId="77777777" w:rsidR="0087067B" w:rsidRPr="00BE0598" w:rsidRDefault="0087067B" w:rsidP="00BE0598">
      <w:pPr>
        <w:rPr>
          <w:b/>
          <w:bCs/>
          <w:i/>
          <w:iCs/>
        </w:rPr>
      </w:pPr>
      <w:r w:rsidRPr="00BE0598">
        <w:rPr>
          <w:b/>
          <w:bCs/>
          <w:i/>
          <w:iCs/>
        </w:rPr>
        <w:t>PowerPoint Slide 2: Understanding Humanistic and Affective Approaches</w:t>
      </w:r>
    </w:p>
    <w:p w14:paraId="000B590F" w14:textId="77777777" w:rsidR="0087067B" w:rsidRPr="000C6522" w:rsidRDefault="0087067B" w:rsidP="00BE0598"/>
    <w:p w14:paraId="4E64430E" w14:textId="77777777" w:rsidR="0087067B" w:rsidRPr="00BE0598" w:rsidRDefault="0087067B" w:rsidP="00BE0598">
      <w:pPr>
        <w:rPr>
          <w:i/>
          <w:iCs/>
        </w:rPr>
      </w:pPr>
      <w:r w:rsidRPr="00BE0598">
        <w:rPr>
          <w:i/>
          <w:iCs/>
        </w:rPr>
        <w:t>Title: An Overview of Humanistic and Affective Approaches</w:t>
      </w:r>
    </w:p>
    <w:p w14:paraId="064680A2" w14:textId="77777777" w:rsidR="00BE0598" w:rsidRDefault="00BE0598" w:rsidP="00BE0598"/>
    <w:p w14:paraId="776D492D" w14:textId="0F352E86" w:rsidR="0087067B" w:rsidRPr="000C6522" w:rsidRDefault="0087067B" w:rsidP="00F71FFF">
      <w:pPr>
        <w:pStyle w:val="ListParagraph"/>
        <w:numPr>
          <w:ilvl w:val="0"/>
          <w:numId w:val="13"/>
        </w:numPr>
      </w:pPr>
      <w:r w:rsidRPr="000C6522">
        <w:t xml:space="preserve">Humanistic and affective approaches put the learner at the </w:t>
      </w:r>
      <w:r w:rsidR="000C6522" w:rsidRPr="000C6522">
        <w:t>centre</w:t>
      </w:r>
      <w:r w:rsidRPr="000C6522">
        <w:t xml:space="preserve"> of education and focus on understanding students' emotional experiences. In this slide, we will look at the key principles of these approaches and their relevance in teaching.</w:t>
      </w:r>
    </w:p>
    <w:p w14:paraId="369D29B3" w14:textId="77777777" w:rsidR="0087067B" w:rsidRDefault="0087067B" w:rsidP="00BE0598"/>
    <w:p w14:paraId="465596A9" w14:textId="77777777" w:rsidR="0087067B" w:rsidRPr="00BE0598" w:rsidRDefault="0087067B" w:rsidP="00BE0598">
      <w:pPr>
        <w:rPr>
          <w:b/>
          <w:bCs/>
          <w:i/>
          <w:iCs/>
        </w:rPr>
      </w:pPr>
      <w:r w:rsidRPr="00BE0598">
        <w:rPr>
          <w:b/>
          <w:bCs/>
          <w:i/>
          <w:iCs/>
        </w:rPr>
        <w:t>PowerPoint Slide 3: Implementing Humanistic and Affective Approaches</w:t>
      </w:r>
    </w:p>
    <w:p w14:paraId="5C81BB0B" w14:textId="77777777" w:rsidR="0087067B" w:rsidRDefault="0087067B" w:rsidP="00BE0598"/>
    <w:p w14:paraId="77F1732E" w14:textId="77777777" w:rsidR="0087067B" w:rsidRPr="00BE0598" w:rsidRDefault="0087067B" w:rsidP="00BE0598">
      <w:pPr>
        <w:rPr>
          <w:i/>
          <w:iCs/>
        </w:rPr>
      </w:pPr>
      <w:r w:rsidRPr="00BE0598">
        <w:rPr>
          <w:i/>
          <w:iCs/>
        </w:rPr>
        <w:t>Title: Strategies for Applying Humanistic and Affective Approaches</w:t>
      </w:r>
    </w:p>
    <w:p w14:paraId="5801E603" w14:textId="77777777" w:rsidR="00BE0598" w:rsidRDefault="00BE0598" w:rsidP="00BE0598"/>
    <w:p w14:paraId="04DC91EB" w14:textId="542CDC07" w:rsidR="0087067B" w:rsidRPr="000C6D54" w:rsidRDefault="0087067B" w:rsidP="00F71FFF">
      <w:pPr>
        <w:pStyle w:val="ListParagraph"/>
        <w:numPr>
          <w:ilvl w:val="0"/>
          <w:numId w:val="13"/>
        </w:numPr>
      </w:pPr>
      <w:r w:rsidRPr="000C6D54">
        <w:t xml:space="preserve">Implementing humanistic and affective approaches can </w:t>
      </w:r>
      <w:r w:rsidR="00CC376F" w:rsidRPr="000C6D54">
        <w:t>enhance</w:t>
      </w:r>
      <w:r w:rsidRPr="000C6D54">
        <w:t xml:space="preserve"> teaching and learning. Here, </w:t>
      </w:r>
      <w:r w:rsidR="00CC376F" w:rsidRPr="000C6D54">
        <w:t>we will</w:t>
      </w:r>
      <w:r w:rsidRPr="000C6D54">
        <w:t xml:space="preserve"> discuss strategies such as promoting self-expression, valuing individual experiences, and fostering a supportive classroom culture.</w:t>
      </w:r>
    </w:p>
    <w:p w14:paraId="1CD68E8F" w14:textId="77777777" w:rsidR="0087067B" w:rsidRDefault="0087067B" w:rsidP="00BE0598"/>
    <w:p w14:paraId="6E27C18A" w14:textId="77777777" w:rsidR="0087067B" w:rsidRPr="00BE0598" w:rsidRDefault="0087067B" w:rsidP="00BE0598">
      <w:pPr>
        <w:rPr>
          <w:b/>
          <w:bCs/>
          <w:i/>
          <w:iCs/>
        </w:rPr>
      </w:pPr>
      <w:r w:rsidRPr="00BE0598">
        <w:rPr>
          <w:b/>
          <w:bCs/>
          <w:i/>
          <w:iCs/>
        </w:rPr>
        <w:t>PowerPoint Slide 4: Challenges and Solutions</w:t>
      </w:r>
    </w:p>
    <w:p w14:paraId="0638B0D0" w14:textId="77777777" w:rsidR="0087067B" w:rsidRDefault="0087067B" w:rsidP="00BE0598"/>
    <w:p w14:paraId="47E3E1C5" w14:textId="77777777" w:rsidR="0087067B" w:rsidRDefault="0087067B" w:rsidP="00BE0598">
      <w:pPr>
        <w:rPr>
          <w:i/>
          <w:iCs/>
        </w:rPr>
      </w:pPr>
      <w:r w:rsidRPr="00BE0598">
        <w:rPr>
          <w:i/>
          <w:iCs/>
        </w:rPr>
        <w:t>Title: Navigating Challenges in Implementing Humanistic and Affective Approaches</w:t>
      </w:r>
    </w:p>
    <w:p w14:paraId="1EE50EB2" w14:textId="77777777" w:rsidR="00BE0598" w:rsidRPr="00BE0598" w:rsidRDefault="00BE0598" w:rsidP="00BE0598">
      <w:pPr>
        <w:rPr>
          <w:i/>
          <w:iCs/>
        </w:rPr>
      </w:pPr>
    </w:p>
    <w:p w14:paraId="0C5923FA" w14:textId="521C74FA" w:rsidR="0087067B" w:rsidRPr="00A57E6F" w:rsidRDefault="0087067B" w:rsidP="00F71FFF">
      <w:pPr>
        <w:pStyle w:val="ListParagraph"/>
        <w:numPr>
          <w:ilvl w:val="0"/>
          <w:numId w:val="13"/>
        </w:numPr>
      </w:pPr>
      <w:r w:rsidRPr="00A57E6F">
        <w:t>Like all approaches, implementing humanistic and affective methods can present certain challenges. In this slide, we will address potential obstacles and propose solutions.</w:t>
      </w:r>
    </w:p>
    <w:p w14:paraId="52C5E664" w14:textId="77777777" w:rsidR="0087067B" w:rsidRDefault="0087067B" w:rsidP="00BE0598"/>
    <w:p w14:paraId="0D24697E" w14:textId="77777777" w:rsidR="0087067B" w:rsidRPr="00BE0598" w:rsidRDefault="0087067B" w:rsidP="00BE0598">
      <w:pPr>
        <w:rPr>
          <w:b/>
          <w:bCs/>
          <w:i/>
          <w:iCs/>
        </w:rPr>
      </w:pPr>
      <w:r w:rsidRPr="00BE0598">
        <w:rPr>
          <w:b/>
          <w:bCs/>
          <w:i/>
          <w:iCs/>
        </w:rPr>
        <w:t>PowerPoint Slide 5: Reflection and Discussion</w:t>
      </w:r>
    </w:p>
    <w:p w14:paraId="48EFAE1C" w14:textId="77777777" w:rsidR="0087067B" w:rsidRPr="004516BB" w:rsidRDefault="0087067B" w:rsidP="00BE0598"/>
    <w:p w14:paraId="2DF74FE0" w14:textId="77777777" w:rsidR="0087067B" w:rsidRDefault="0087067B" w:rsidP="00BE0598">
      <w:pPr>
        <w:rPr>
          <w:i/>
          <w:iCs/>
        </w:rPr>
      </w:pPr>
      <w:r w:rsidRPr="00BE0598">
        <w:rPr>
          <w:i/>
          <w:iCs/>
        </w:rPr>
        <w:t>Title: Reflecting on Our Practice</w:t>
      </w:r>
    </w:p>
    <w:p w14:paraId="30D408FA" w14:textId="77777777" w:rsidR="00BE0598" w:rsidRPr="00BE0598" w:rsidRDefault="00BE0598" w:rsidP="00BE0598">
      <w:pPr>
        <w:rPr>
          <w:i/>
          <w:iCs/>
        </w:rPr>
      </w:pPr>
    </w:p>
    <w:p w14:paraId="03C006D7" w14:textId="68909661" w:rsidR="0087067B" w:rsidRPr="004516BB" w:rsidRDefault="0087067B" w:rsidP="00F71FFF">
      <w:pPr>
        <w:pStyle w:val="ListParagraph"/>
        <w:numPr>
          <w:ilvl w:val="0"/>
          <w:numId w:val="13"/>
        </w:numPr>
      </w:pPr>
      <w:r w:rsidRPr="004516BB">
        <w:lastRenderedPageBreak/>
        <w:t>Reflection is a vital part of growth and improvement. Consider the aspects of humanistic and affective approaches already present in your teaching and where there might be room for growth.</w:t>
      </w:r>
    </w:p>
    <w:p w14:paraId="78D31E00" w14:textId="77777777" w:rsidR="0087067B" w:rsidRDefault="0087067B" w:rsidP="00BE0598"/>
    <w:p w14:paraId="5632D32B" w14:textId="77777777" w:rsidR="0087067B" w:rsidRPr="00BE0598" w:rsidRDefault="0087067B" w:rsidP="00BE0598">
      <w:pPr>
        <w:rPr>
          <w:b/>
          <w:bCs/>
          <w:i/>
          <w:iCs/>
        </w:rPr>
      </w:pPr>
      <w:r w:rsidRPr="00BE0598">
        <w:rPr>
          <w:b/>
          <w:bCs/>
          <w:i/>
          <w:iCs/>
        </w:rPr>
        <w:t>Activity Materials:</w:t>
      </w:r>
    </w:p>
    <w:p w14:paraId="76DC0B7C" w14:textId="77777777" w:rsidR="0087067B" w:rsidRDefault="0087067B" w:rsidP="0087067B"/>
    <w:p w14:paraId="72B17F57" w14:textId="77777777" w:rsidR="0087067B" w:rsidRPr="00BE0598" w:rsidRDefault="0087067B" w:rsidP="00BE0598">
      <w:pPr>
        <w:rPr>
          <w:b/>
          <w:bCs/>
        </w:rPr>
      </w:pPr>
      <w:r w:rsidRPr="00BE0598">
        <w:rPr>
          <w:b/>
          <w:bCs/>
        </w:rPr>
        <w:t>Scenario Practice Worksheet:</w:t>
      </w:r>
    </w:p>
    <w:p w14:paraId="1E6F3102" w14:textId="77777777" w:rsidR="0087067B" w:rsidRDefault="0087067B" w:rsidP="00BE0598"/>
    <w:p w14:paraId="2AB7CBB5" w14:textId="77777777" w:rsidR="0087067B" w:rsidRPr="00BE0598" w:rsidRDefault="0087067B" w:rsidP="00BE0598">
      <w:pPr>
        <w:rPr>
          <w:i/>
          <w:iCs/>
        </w:rPr>
      </w:pPr>
      <w:r w:rsidRPr="00BE0598">
        <w:rPr>
          <w:i/>
          <w:iCs/>
        </w:rPr>
        <w:t>Title: Implementing Humanistic and Affective Approaches - Scenario Practice</w:t>
      </w:r>
    </w:p>
    <w:p w14:paraId="45F3CAE0" w14:textId="77777777" w:rsidR="00BE0598" w:rsidRDefault="00BE0598" w:rsidP="00BE0598"/>
    <w:p w14:paraId="680E9826" w14:textId="176CD9FF" w:rsidR="0087067B" w:rsidRPr="00DC62DF" w:rsidRDefault="0087067B" w:rsidP="00F71FFF">
      <w:pPr>
        <w:pStyle w:val="ListParagraph"/>
        <w:numPr>
          <w:ilvl w:val="0"/>
          <w:numId w:val="13"/>
        </w:numPr>
      </w:pPr>
      <w:r w:rsidRPr="00DC62DF">
        <w:t>Engage with these scenarios that represent situations where humanistic and affective approaches can be beneficially applied. As a group, identify application areas, and develop an action plan. Reflect on the insights from each scenario.</w:t>
      </w:r>
    </w:p>
    <w:p w14:paraId="12EFC8E4" w14:textId="77777777" w:rsidR="0087067B" w:rsidRDefault="0087067B" w:rsidP="00BE0598"/>
    <w:p w14:paraId="13FA9990" w14:textId="77777777" w:rsidR="0087067B" w:rsidRPr="00BE0598" w:rsidRDefault="0087067B" w:rsidP="00BE0598">
      <w:pPr>
        <w:rPr>
          <w:b/>
          <w:bCs/>
        </w:rPr>
      </w:pPr>
      <w:r w:rsidRPr="00BE0598">
        <w:rPr>
          <w:b/>
          <w:bCs/>
        </w:rPr>
        <w:t>Strategy Reference Handout:</w:t>
      </w:r>
    </w:p>
    <w:p w14:paraId="0FE1EEC6" w14:textId="77777777" w:rsidR="0087067B" w:rsidRDefault="0087067B" w:rsidP="00BE0598"/>
    <w:p w14:paraId="6991E404" w14:textId="77777777" w:rsidR="0087067B" w:rsidRPr="00BE0598" w:rsidRDefault="0087067B" w:rsidP="00BE0598">
      <w:pPr>
        <w:rPr>
          <w:i/>
          <w:iCs/>
        </w:rPr>
      </w:pPr>
      <w:r w:rsidRPr="00BE0598">
        <w:rPr>
          <w:i/>
          <w:iCs/>
        </w:rPr>
        <w:t>Title: Humanistic and Affective Approach Strategies at a Glance</w:t>
      </w:r>
    </w:p>
    <w:p w14:paraId="3764A890" w14:textId="77777777" w:rsidR="00BE0598" w:rsidRDefault="00BE0598" w:rsidP="00BE0598"/>
    <w:p w14:paraId="1CE54F3D" w14:textId="44C0E6D7" w:rsidR="0087067B" w:rsidRPr="00DC62DF" w:rsidRDefault="0087067B" w:rsidP="00F71FFF">
      <w:pPr>
        <w:pStyle w:val="ListParagraph"/>
        <w:numPr>
          <w:ilvl w:val="0"/>
          <w:numId w:val="13"/>
        </w:numPr>
      </w:pPr>
      <w:r w:rsidRPr="00DC62DF">
        <w:t>This handout provides a concise reference of the strategies discussed for implementing humanistic and affective approaches in your classroom.</w:t>
      </w:r>
    </w:p>
    <w:p w14:paraId="241D8C36" w14:textId="77777777" w:rsidR="0087067B" w:rsidRDefault="0087067B" w:rsidP="00BE0598"/>
    <w:p w14:paraId="1C98BE2C" w14:textId="77777777" w:rsidR="0087067B" w:rsidRPr="00BE0598" w:rsidRDefault="0087067B" w:rsidP="00BE0598">
      <w:pPr>
        <w:rPr>
          <w:b/>
          <w:bCs/>
        </w:rPr>
      </w:pPr>
      <w:r w:rsidRPr="00BE0598">
        <w:rPr>
          <w:b/>
          <w:bCs/>
        </w:rPr>
        <w:t>Personal Reflection Worksheet:</w:t>
      </w:r>
    </w:p>
    <w:p w14:paraId="2AC46D8F" w14:textId="77777777" w:rsidR="0087067B" w:rsidRDefault="0087067B" w:rsidP="00BE0598"/>
    <w:p w14:paraId="4CABDD0B" w14:textId="77777777" w:rsidR="0087067B" w:rsidRDefault="0087067B" w:rsidP="00BE0598">
      <w:pPr>
        <w:rPr>
          <w:i/>
          <w:iCs/>
        </w:rPr>
      </w:pPr>
      <w:r w:rsidRPr="00BE0598">
        <w:rPr>
          <w:i/>
          <w:iCs/>
        </w:rPr>
        <w:t>Title: My Approach to Humanistic and Affective Teaching</w:t>
      </w:r>
    </w:p>
    <w:p w14:paraId="4E105A95" w14:textId="77777777" w:rsidR="00BE0598" w:rsidRPr="00BE0598" w:rsidRDefault="00BE0598" w:rsidP="00BE0598">
      <w:pPr>
        <w:rPr>
          <w:i/>
          <w:iCs/>
        </w:rPr>
      </w:pPr>
    </w:p>
    <w:p w14:paraId="428E3E11" w14:textId="7B5C691E" w:rsidR="00296EB1" w:rsidRPr="0051559D" w:rsidRDefault="0087067B" w:rsidP="00F71FFF">
      <w:pPr>
        <w:pStyle w:val="ListParagraph"/>
        <w:numPr>
          <w:ilvl w:val="0"/>
          <w:numId w:val="13"/>
        </w:numPr>
      </w:pPr>
      <w:r w:rsidRPr="0051559D">
        <w:t xml:space="preserve">Use this worksheet to reflect on your personal practice of these teaching approaches. Identify your strengths and areas for </w:t>
      </w:r>
      <w:r w:rsidR="0051559D" w:rsidRPr="0051559D">
        <w:t>improvement and</w:t>
      </w:r>
      <w:r w:rsidRPr="0051559D">
        <w:t xml:space="preserve"> devise an action plan for further development.</w:t>
      </w:r>
    </w:p>
    <w:p w14:paraId="4A7936F8" w14:textId="77777777" w:rsidR="0087067B" w:rsidRDefault="0087067B" w:rsidP="00BE0598"/>
    <w:p w14:paraId="3651813B" w14:textId="77777777" w:rsidR="00BE0598" w:rsidRDefault="00BE0598" w:rsidP="00BE0598"/>
    <w:p w14:paraId="57DF4F75" w14:textId="77777777" w:rsidR="00BE0598" w:rsidRDefault="00BE0598" w:rsidP="00BE0598"/>
    <w:p w14:paraId="4A18F0FE" w14:textId="77777777" w:rsidR="00BE0598" w:rsidRDefault="00BE0598" w:rsidP="00BE0598"/>
    <w:p w14:paraId="4E9E7149" w14:textId="77777777" w:rsidR="00BE0598" w:rsidRDefault="00BE0598" w:rsidP="00BE0598"/>
    <w:p w14:paraId="6DF1441A" w14:textId="77777777" w:rsidR="00BE0598" w:rsidRDefault="00BE0598" w:rsidP="00BE0598"/>
    <w:p w14:paraId="0F173703" w14:textId="77777777" w:rsidR="00BE0598" w:rsidRDefault="00BE0598" w:rsidP="00BE0598"/>
    <w:p w14:paraId="37ACB003" w14:textId="77777777" w:rsidR="00BE0598" w:rsidRDefault="00BE0598" w:rsidP="00BE0598"/>
    <w:p w14:paraId="6CA4CD67" w14:textId="77777777" w:rsidR="00BE0598" w:rsidRDefault="00BE0598" w:rsidP="00BE0598"/>
    <w:p w14:paraId="6CE6C4BB" w14:textId="77777777" w:rsidR="00BE0598" w:rsidRDefault="00BE0598" w:rsidP="00BE0598"/>
    <w:p w14:paraId="78088B54" w14:textId="77777777" w:rsidR="00BE0598" w:rsidRDefault="00BE0598" w:rsidP="00BE0598"/>
    <w:p w14:paraId="5092A156" w14:textId="77777777" w:rsidR="00BE0598" w:rsidRDefault="00BE0598" w:rsidP="00BE0598"/>
    <w:p w14:paraId="7061CD63" w14:textId="77777777" w:rsidR="00BE0598" w:rsidRDefault="00BE0598" w:rsidP="00BE0598"/>
    <w:p w14:paraId="05AF427E" w14:textId="77777777" w:rsidR="00BE0598" w:rsidRDefault="00BE0598" w:rsidP="00BE0598"/>
    <w:p w14:paraId="715B793C" w14:textId="77777777" w:rsidR="00BE0598" w:rsidRDefault="00BE0598" w:rsidP="00BE0598"/>
    <w:p w14:paraId="6F92468A" w14:textId="77777777" w:rsidR="00BE0598" w:rsidRDefault="00BE0598" w:rsidP="00BE0598"/>
    <w:p w14:paraId="161D733E" w14:textId="77777777" w:rsidR="00BE0598" w:rsidRDefault="00BE0598" w:rsidP="00BE0598"/>
    <w:p w14:paraId="3C20FE31" w14:textId="739AF877" w:rsidR="00DE3706" w:rsidRPr="0051559D" w:rsidRDefault="00BE0598" w:rsidP="0051559D">
      <w:pPr>
        <w:pStyle w:val="Heading1"/>
        <w:rPr>
          <w:b w:val="0"/>
          <w:bCs/>
        </w:rPr>
      </w:pPr>
      <w:bookmarkStart w:id="39" w:name="_Toc138316708"/>
      <w:r>
        <w:rPr>
          <w:bCs/>
        </w:rPr>
        <w:lastRenderedPageBreak/>
        <w:t xml:space="preserve">Appendix E: </w:t>
      </w:r>
      <w:r w:rsidR="00DE3706" w:rsidRPr="0051559D">
        <w:rPr>
          <w:bCs/>
        </w:rPr>
        <w:t>Module 5</w:t>
      </w:r>
      <w:r>
        <w:rPr>
          <w:bCs/>
        </w:rPr>
        <w:t xml:space="preserve"> - </w:t>
      </w:r>
      <w:r w:rsidR="00DE3706" w:rsidRPr="0051559D">
        <w:rPr>
          <w:bCs/>
        </w:rPr>
        <w:t>Understanding and Using Tomkins' Affect Script</w:t>
      </w:r>
      <w:bookmarkEnd w:id="39"/>
    </w:p>
    <w:p w14:paraId="58C4680E" w14:textId="77777777" w:rsidR="00DE3706" w:rsidRDefault="00DE3706" w:rsidP="00DE3706"/>
    <w:p w14:paraId="01D8BB27" w14:textId="77777777" w:rsidR="00DE3706" w:rsidRPr="0051559D" w:rsidRDefault="00DE3706" w:rsidP="00BE0598">
      <w:pPr>
        <w:rPr>
          <w:b/>
          <w:bCs/>
        </w:rPr>
      </w:pPr>
      <w:r w:rsidRPr="00BE0598">
        <w:rPr>
          <w:b/>
          <w:bCs/>
          <w:i/>
          <w:iCs/>
        </w:rPr>
        <w:t>Aim</w:t>
      </w:r>
      <w:r w:rsidRPr="0051559D">
        <w:rPr>
          <w:b/>
          <w:bCs/>
        </w:rPr>
        <w:t xml:space="preserve">: </w:t>
      </w:r>
      <w:r w:rsidRPr="0051559D">
        <w:t xml:space="preserve">To </w:t>
      </w:r>
      <w:bookmarkStart w:id="40" w:name="_Hlk138311893"/>
      <w:r w:rsidRPr="0051559D">
        <w:t>introduce educators to Tomkins' Affect Script psychology, with a focus on how it can be applied in the educational setting to support students' emotional wellbeing</w:t>
      </w:r>
      <w:bookmarkEnd w:id="40"/>
      <w:r w:rsidRPr="0051559D">
        <w:t>.</w:t>
      </w:r>
    </w:p>
    <w:p w14:paraId="72908761" w14:textId="77777777" w:rsidR="00DE3706" w:rsidRDefault="00DE3706" w:rsidP="00DE3706"/>
    <w:p w14:paraId="2DA687A2" w14:textId="77777777" w:rsidR="00DE3706" w:rsidRPr="00BE0598" w:rsidRDefault="00DE3706" w:rsidP="00BE0598">
      <w:pPr>
        <w:rPr>
          <w:b/>
          <w:bCs/>
          <w:i/>
          <w:iCs/>
        </w:rPr>
      </w:pPr>
      <w:r w:rsidRPr="00BE0598">
        <w:rPr>
          <w:b/>
          <w:bCs/>
          <w:i/>
          <w:iCs/>
        </w:rPr>
        <w:t>PowerPoint Slide 1: Title Slide</w:t>
      </w:r>
    </w:p>
    <w:p w14:paraId="68AE11EA" w14:textId="77777777" w:rsidR="00DE3706" w:rsidRDefault="00DE3706" w:rsidP="00BE0598"/>
    <w:p w14:paraId="78F22375" w14:textId="77777777" w:rsidR="00DE3706" w:rsidRPr="00BE0598" w:rsidRDefault="00DE3706" w:rsidP="00BE0598">
      <w:pPr>
        <w:rPr>
          <w:i/>
          <w:iCs/>
        </w:rPr>
      </w:pPr>
      <w:r w:rsidRPr="00BE0598">
        <w:rPr>
          <w:i/>
          <w:iCs/>
        </w:rPr>
        <w:t>Title: Understanding and Using Tomkins' Affect Script</w:t>
      </w:r>
    </w:p>
    <w:p w14:paraId="67D3D52F" w14:textId="77777777" w:rsidR="007E50EA" w:rsidRPr="00BE0598" w:rsidRDefault="007E50EA" w:rsidP="00BE0598">
      <w:pPr>
        <w:rPr>
          <w:i/>
          <w:iCs/>
        </w:rPr>
      </w:pPr>
    </w:p>
    <w:p w14:paraId="67B4DEE8" w14:textId="77777777" w:rsidR="00940DD8" w:rsidRPr="00092671" w:rsidRDefault="00940DD8" w:rsidP="00940DD8">
      <w:pPr>
        <w:pStyle w:val="ListParagraph"/>
        <w:numPr>
          <w:ilvl w:val="0"/>
          <w:numId w:val="55"/>
        </w:numPr>
      </w:pPr>
      <w:r w:rsidRPr="00092671">
        <w:t>Introduction to the module and explanation of its significance in the educational setting.</w:t>
      </w:r>
    </w:p>
    <w:p w14:paraId="586D331D" w14:textId="74E747A8" w:rsidR="00BE0598" w:rsidRPr="00092671" w:rsidRDefault="00940DD8" w:rsidP="00940DD8">
      <w:pPr>
        <w:pStyle w:val="ListParagraph"/>
        <w:numPr>
          <w:ilvl w:val="0"/>
          <w:numId w:val="55"/>
        </w:numPr>
      </w:pPr>
      <w:r w:rsidRPr="00092671">
        <w:t>Overview of the module's aim: Using Tomkins' Affect Script to guide the creation of positive emotional responses in students.</w:t>
      </w:r>
    </w:p>
    <w:p w14:paraId="2F70AAFA" w14:textId="77777777" w:rsidR="00BE0598" w:rsidRPr="00BE0598" w:rsidRDefault="00BE0598" w:rsidP="00BE0598"/>
    <w:p w14:paraId="5E53CBD2" w14:textId="77777777" w:rsidR="00C72CDA" w:rsidRDefault="00C72CDA" w:rsidP="00BE0598"/>
    <w:p w14:paraId="540D9861" w14:textId="72346000" w:rsidR="00DE3706" w:rsidRPr="00BE0598" w:rsidRDefault="00DE3706" w:rsidP="00BE0598">
      <w:pPr>
        <w:rPr>
          <w:b/>
          <w:bCs/>
          <w:i/>
          <w:iCs/>
        </w:rPr>
      </w:pPr>
      <w:r w:rsidRPr="00BE0598">
        <w:rPr>
          <w:b/>
          <w:bCs/>
          <w:i/>
          <w:iCs/>
        </w:rPr>
        <w:t>PowerPoint Slide 2: Introduction to Tomkins' Affect Script</w:t>
      </w:r>
    </w:p>
    <w:p w14:paraId="289BAA37" w14:textId="77777777" w:rsidR="00DE3706" w:rsidRDefault="00DE3706" w:rsidP="00BE0598"/>
    <w:p w14:paraId="76DDC5D0" w14:textId="77777777" w:rsidR="00DE3706" w:rsidRPr="00BE0598" w:rsidRDefault="00DE3706" w:rsidP="00BE0598">
      <w:pPr>
        <w:rPr>
          <w:i/>
          <w:iCs/>
        </w:rPr>
      </w:pPr>
      <w:r w:rsidRPr="00BE0598">
        <w:rPr>
          <w:i/>
          <w:iCs/>
        </w:rPr>
        <w:t>Title: What is Tomkins' Affect Script?</w:t>
      </w:r>
    </w:p>
    <w:p w14:paraId="4DDBECA1" w14:textId="77777777" w:rsidR="00BE0598" w:rsidRDefault="00BE0598" w:rsidP="00BE0598"/>
    <w:p w14:paraId="6BC8817A" w14:textId="77777777" w:rsidR="00BE0598" w:rsidRDefault="00DE3706" w:rsidP="00F71FFF">
      <w:pPr>
        <w:pStyle w:val="ListParagraph"/>
        <w:numPr>
          <w:ilvl w:val="0"/>
          <w:numId w:val="13"/>
        </w:numPr>
      </w:pPr>
      <w:r w:rsidRPr="00730DF5">
        <w:t>Brief introduction and overview of Tomkins' Affect Script psychology</w:t>
      </w:r>
    </w:p>
    <w:p w14:paraId="0E122C07" w14:textId="7ADC11F8" w:rsidR="00DE3706" w:rsidRPr="00730DF5" w:rsidRDefault="00DE3706" w:rsidP="00F71FFF">
      <w:pPr>
        <w:pStyle w:val="ListParagraph"/>
        <w:numPr>
          <w:ilvl w:val="0"/>
          <w:numId w:val="13"/>
        </w:numPr>
      </w:pPr>
      <w:r w:rsidRPr="00730DF5">
        <w:t>Diagram illustrating the Affect Script concept</w:t>
      </w:r>
    </w:p>
    <w:p w14:paraId="397013FD" w14:textId="77777777" w:rsidR="00730DF5" w:rsidRDefault="00730DF5" w:rsidP="00BE0598"/>
    <w:p w14:paraId="6A2FC66E" w14:textId="1EFF0BB0" w:rsidR="00DE3706" w:rsidRPr="00BE0598" w:rsidRDefault="00DE3706" w:rsidP="00BE0598">
      <w:pPr>
        <w:rPr>
          <w:b/>
          <w:bCs/>
          <w:i/>
          <w:iCs/>
        </w:rPr>
      </w:pPr>
      <w:r w:rsidRPr="00BE0598">
        <w:rPr>
          <w:b/>
          <w:bCs/>
          <w:i/>
          <w:iCs/>
        </w:rPr>
        <w:t>PowerPoint Slide 3: Importance in Education</w:t>
      </w:r>
    </w:p>
    <w:p w14:paraId="45DC6B83" w14:textId="77777777" w:rsidR="00DE3706" w:rsidRDefault="00DE3706" w:rsidP="00BE0598"/>
    <w:p w14:paraId="34155C9A" w14:textId="77777777" w:rsidR="00DE3706" w:rsidRPr="00BE0598" w:rsidRDefault="00DE3706" w:rsidP="00BE0598">
      <w:pPr>
        <w:rPr>
          <w:i/>
          <w:iCs/>
        </w:rPr>
      </w:pPr>
      <w:r w:rsidRPr="00BE0598">
        <w:rPr>
          <w:i/>
          <w:iCs/>
        </w:rPr>
        <w:t>Title: Why is Tomkins' Affect Script Important in Education?</w:t>
      </w:r>
    </w:p>
    <w:p w14:paraId="052F6871" w14:textId="77777777" w:rsidR="00BE0598" w:rsidRDefault="00BE0598" w:rsidP="00BE0598"/>
    <w:p w14:paraId="1571B4D6" w14:textId="77777777" w:rsidR="00BE0598" w:rsidRDefault="00DE3706" w:rsidP="00F71FFF">
      <w:pPr>
        <w:pStyle w:val="ListParagraph"/>
        <w:numPr>
          <w:ilvl w:val="0"/>
          <w:numId w:val="14"/>
        </w:numPr>
      </w:pPr>
      <w:r w:rsidRPr="00691A3F">
        <w:t>Discuss how understanding and leveraging this theory can support students' emotional wellbeing, learning, and engagement.</w:t>
      </w:r>
    </w:p>
    <w:p w14:paraId="1A67C213" w14:textId="4D9535EA" w:rsidR="00DE3706" w:rsidRPr="00691A3F" w:rsidRDefault="00DE3706" w:rsidP="00F71FFF">
      <w:pPr>
        <w:pStyle w:val="ListParagraph"/>
        <w:numPr>
          <w:ilvl w:val="0"/>
          <w:numId w:val="14"/>
        </w:numPr>
      </w:pPr>
      <w:r w:rsidRPr="00691A3F">
        <w:t xml:space="preserve">Visual depicting the connection between affect script and student </w:t>
      </w:r>
      <w:r w:rsidR="00BE0598" w:rsidRPr="00691A3F">
        <w:t>success.</w:t>
      </w:r>
    </w:p>
    <w:p w14:paraId="1D2B069A" w14:textId="77777777" w:rsidR="00691A3F" w:rsidRDefault="00691A3F" w:rsidP="00BE0598"/>
    <w:p w14:paraId="198D05A2" w14:textId="4B97E4A2" w:rsidR="00DE3706" w:rsidRPr="00BE0598" w:rsidRDefault="00DE3706" w:rsidP="00BE0598">
      <w:pPr>
        <w:rPr>
          <w:b/>
          <w:bCs/>
          <w:i/>
          <w:iCs/>
        </w:rPr>
      </w:pPr>
      <w:r w:rsidRPr="00BE0598">
        <w:rPr>
          <w:b/>
          <w:bCs/>
          <w:i/>
          <w:iCs/>
        </w:rPr>
        <w:t>PowerPoint Slide 4: Practical Application</w:t>
      </w:r>
    </w:p>
    <w:p w14:paraId="521DCA34" w14:textId="77777777" w:rsidR="00DE3706" w:rsidRDefault="00DE3706" w:rsidP="00BE0598"/>
    <w:p w14:paraId="5BE30920" w14:textId="77777777" w:rsidR="00DE3706" w:rsidRPr="00BE0598" w:rsidRDefault="00DE3706" w:rsidP="00BE0598">
      <w:pPr>
        <w:rPr>
          <w:i/>
          <w:iCs/>
        </w:rPr>
      </w:pPr>
      <w:r w:rsidRPr="00BE0598">
        <w:rPr>
          <w:i/>
          <w:iCs/>
        </w:rPr>
        <w:t>Title: Applying Tomkins' Affect Script in the Classroom</w:t>
      </w:r>
    </w:p>
    <w:p w14:paraId="0288935D" w14:textId="77777777" w:rsidR="00BE0598" w:rsidRDefault="00BE0598" w:rsidP="00BE0598"/>
    <w:p w14:paraId="2FE20178" w14:textId="04085EF8" w:rsidR="00DE3706" w:rsidRPr="00B10807" w:rsidRDefault="00DE3706" w:rsidP="00F71FFF">
      <w:pPr>
        <w:pStyle w:val="ListParagraph"/>
        <w:numPr>
          <w:ilvl w:val="0"/>
          <w:numId w:val="15"/>
        </w:numPr>
      </w:pPr>
      <w:r w:rsidRPr="00B10807">
        <w:t xml:space="preserve">Concrete strategies for applying the Affect Script concept to the classroom, such as </w:t>
      </w:r>
      <w:r w:rsidR="002E40AD">
        <w:t>recognising</w:t>
      </w:r>
      <w:r w:rsidRPr="00B10807">
        <w:t xml:space="preserve"> emotional cues, adjusting teaching styles based on students' affect scripts, etc.</w:t>
      </w:r>
    </w:p>
    <w:p w14:paraId="0C5F2134" w14:textId="14EC8BBC" w:rsidR="00DE3706" w:rsidRPr="00B10807" w:rsidRDefault="00DE3706" w:rsidP="00F71FFF">
      <w:pPr>
        <w:pStyle w:val="ListParagraph"/>
        <w:numPr>
          <w:ilvl w:val="0"/>
          <w:numId w:val="15"/>
        </w:numPr>
      </w:pPr>
      <w:r w:rsidRPr="00B10807">
        <w:t>Icons representing each strategy</w:t>
      </w:r>
    </w:p>
    <w:p w14:paraId="32A77166" w14:textId="77777777" w:rsidR="00B10807" w:rsidRDefault="00B10807" w:rsidP="00BE0598"/>
    <w:p w14:paraId="38897BBE" w14:textId="77777777" w:rsidR="00DE3706" w:rsidRPr="00BE0598" w:rsidRDefault="00DE3706" w:rsidP="00BE0598">
      <w:pPr>
        <w:rPr>
          <w:b/>
          <w:bCs/>
          <w:i/>
          <w:iCs/>
        </w:rPr>
      </w:pPr>
      <w:r w:rsidRPr="00BE0598">
        <w:rPr>
          <w:b/>
          <w:bCs/>
          <w:i/>
          <w:iCs/>
        </w:rPr>
        <w:t>PowerPoint Slide 5: Reflection and Group Discussion</w:t>
      </w:r>
    </w:p>
    <w:p w14:paraId="0D5CF62D" w14:textId="77777777" w:rsidR="00DE3706" w:rsidRPr="00BE0598" w:rsidRDefault="00DE3706" w:rsidP="00BE0598">
      <w:pPr>
        <w:rPr>
          <w:b/>
          <w:bCs/>
          <w:i/>
          <w:iCs/>
        </w:rPr>
      </w:pPr>
    </w:p>
    <w:p w14:paraId="425CE122" w14:textId="77777777" w:rsidR="00DE3706" w:rsidRPr="00BE0598" w:rsidRDefault="00DE3706" w:rsidP="00BE0598">
      <w:pPr>
        <w:rPr>
          <w:i/>
          <w:iCs/>
        </w:rPr>
      </w:pPr>
      <w:r w:rsidRPr="00BE0598">
        <w:rPr>
          <w:i/>
          <w:iCs/>
        </w:rPr>
        <w:t>Title: Reflecting on Our Practice</w:t>
      </w:r>
    </w:p>
    <w:p w14:paraId="284A9E10" w14:textId="77777777" w:rsidR="00BE0598" w:rsidRDefault="00BE0598" w:rsidP="00BE0598"/>
    <w:p w14:paraId="17318339" w14:textId="5AB8504E" w:rsidR="00BE0598" w:rsidRDefault="00DE3706" w:rsidP="00F71FFF">
      <w:pPr>
        <w:pStyle w:val="ListParagraph"/>
        <w:numPr>
          <w:ilvl w:val="0"/>
          <w:numId w:val="16"/>
        </w:numPr>
      </w:pPr>
      <w:r w:rsidRPr="00836B02">
        <w:t>Prompt questions for reflection and group discussion, e.g., "How can we incorporate an understanding of affect scripts into our daily teaching practice?"</w:t>
      </w:r>
    </w:p>
    <w:p w14:paraId="25190D49" w14:textId="45D0C1E5" w:rsidR="00DE3706" w:rsidRDefault="00DE3706" w:rsidP="00F71FFF">
      <w:pPr>
        <w:pStyle w:val="ListParagraph"/>
        <w:numPr>
          <w:ilvl w:val="0"/>
          <w:numId w:val="16"/>
        </w:numPr>
      </w:pPr>
      <w:r w:rsidRPr="00836B02">
        <w:t>Reflective mirror or thought bubble image</w:t>
      </w:r>
      <w:r w:rsidR="00BE0598">
        <w:t>.</w:t>
      </w:r>
    </w:p>
    <w:p w14:paraId="2F58CF5C" w14:textId="77777777" w:rsidR="00BE0598" w:rsidRDefault="00BE0598" w:rsidP="00BE0598"/>
    <w:p w14:paraId="57B241B5" w14:textId="77777777" w:rsidR="00BE0598" w:rsidRPr="00836B02" w:rsidRDefault="00BE0598" w:rsidP="00BE0598"/>
    <w:p w14:paraId="6053571A" w14:textId="77777777" w:rsidR="00836B02" w:rsidRDefault="00836B02" w:rsidP="00BE0598"/>
    <w:p w14:paraId="4D1F8190" w14:textId="6BBA2CBE" w:rsidR="00DE3706" w:rsidRPr="00BE0598" w:rsidRDefault="00DE3706" w:rsidP="00BE0598">
      <w:pPr>
        <w:rPr>
          <w:b/>
          <w:bCs/>
          <w:i/>
          <w:iCs/>
        </w:rPr>
      </w:pPr>
      <w:r w:rsidRPr="00BE0598">
        <w:rPr>
          <w:b/>
          <w:bCs/>
          <w:i/>
          <w:iCs/>
        </w:rPr>
        <w:t>Activity Materials:</w:t>
      </w:r>
    </w:p>
    <w:p w14:paraId="4CBA4395" w14:textId="77777777" w:rsidR="00DE3706" w:rsidRDefault="00DE3706" w:rsidP="00DE3706"/>
    <w:p w14:paraId="20BF95E7" w14:textId="77777777" w:rsidR="00DE3706" w:rsidRPr="00BE0598" w:rsidRDefault="00DE3706" w:rsidP="00BE0598">
      <w:pPr>
        <w:rPr>
          <w:b/>
          <w:bCs/>
        </w:rPr>
      </w:pPr>
      <w:r w:rsidRPr="00BE0598">
        <w:rPr>
          <w:b/>
          <w:bCs/>
        </w:rPr>
        <w:t>Case Study Worksheet:</w:t>
      </w:r>
    </w:p>
    <w:p w14:paraId="70E69289" w14:textId="77777777" w:rsidR="00DE3706" w:rsidRPr="00AB30DC" w:rsidRDefault="00DE3706" w:rsidP="00BE0598"/>
    <w:p w14:paraId="589086E2" w14:textId="77777777" w:rsidR="00DE3706" w:rsidRPr="00BE0598" w:rsidRDefault="00DE3706" w:rsidP="00BE0598">
      <w:pPr>
        <w:rPr>
          <w:i/>
          <w:iCs/>
        </w:rPr>
      </w:pPr>
      <w:r w:rsidRPr="00BE0598">
        <w:rPr>
          <w:i/>
          <w:iCs/>
        </w:rPr>
        <w:t>Title: Applying Tomkins' Affect Script - Case Study Analysis</w:t>
      </w:r>
    </w:p>
    <w:p w14:paraId="37C224E5" w14:textId="77777777" w:rsidR="00240EE4" w:rsidRDefault="00240EE4" w:rsidP="00BE0598"/>
    <w:p w14:paraId="6F29CE2F" w14:textId="77777777" w:rsidR="00BE0598" w:rsidRDefault="00DE3706" w:rsidP="00F71FFF">
      <w:pPr>
        <w:pStyle w:val="ListParagraph"/>
        <w:numPr>
          <w:ilvl w:val="0"/>
          <w:numId w:val="17"/>
        </w:numPr>
      </w:pPr>
      <w:r w:rsidRPr="009D6628">
        <w:t>Case Study Description, Group Task (</w:t>
      </w:r>
      <w:r w:rsidR="00AB30DC" w:rsidRPr="009D6628">
        <w:t>Analyse</w:t>
      </w:r>
      <w:r w:rsidRPr="009D6628">
        <w:t xml:space="preserve"> the case study and identify the possible affect scripts at play, Develop a plan for the teacher in the case study), Reflection Questions.</w:t>
      </w:r>
    </w:p>
    <w:p w14:paraId="2030A66F" w14:textId="11EF6D30" w:rsidR="00DE3706" w:rsidRPr="00D27046" w:rsidRDefault="00DE3706" w:rsidP="00F71FFF">
      <w:pPr>
        <w:pStyle w:val="ListParagraph"/>
        <w:numPr>
          <w:ilvl w:val="0"/>
          <w:numId w:val="17"/>
        </w:numPr>
      </w:pPr>
      <w:r w:rsidRPr="00D27046">
        <w:t>Each worksheet features a different case study highlighting a scenario</w:t>
      </w:r>
      <w:r w:rsidR="00240EB6">
        <w:t>,</w:t>
      </w:r>
      <w:r w:rsidRPr="00D27046">
        <w:t xml:space="preserve"> where understanding of affect scripts can be beneficial.</w:t>
      </w:r>
    </w:p>
    <w:p w14:paraId="24A4246B" w14:textId="77777777" w:rsidR="00D27046" w:rsidRDefault="00D27046" w:rsidP="00BE0598"/>
    <w:p w14:paraId="056DA959" w14:textId="7452B985" w:rsidR="00DE3706" w:rsidRPr="00BE0598" w:rsidRDefault="00DE3706" w:rsidP="00BE0598">
      <w:pPr>
        <w:rPr>
          <w:b/>
          <w:bCs/>
        </w:rPr>
      </w:pPr>
      <w:r w:rsidRPr="00BE0598">
        <w:rPr>
          <w:b/>
          <w:bCs/>
        </w:rPr>
        <w:t>Strategy Reference Handout:</w:t>
      </w:r>
    </w:p>
    <w:p w14:paraId="5B067793" w14:textId="77777777" w:rsidR="00DE3706" w:rsidRDefault="00DE3706" w:rsidP="00BE0598"/>
    <w:p w14:paraId="22261DBE" w14:textId="77777777" w:rsidR="00DE3706" w:rsidRPr="00BE0598" w:rsidRDefault="00DE3706" w:rsidP="00BE0598">
      <w:pPr>
        <w:rPr>
          <w:i/>
          <w:iCs/>
        </w:rPr>
      </w:pPr>
      <w:r w:rsidRPr="00BE0598">
        <w:rPr>
          <w:i/>
          <w:iCs/>
        </w:rPr>
        <w:t>Title: Strategies for Applying Tomkins' Affect Script</w:t>
      </w:r>
    </w:p>
    <w:p w14:paraId="3506A5DE" w14:textId="77777777" w:rsidR="00BE0598" w:rsidRDefault="00BE0598" w:rsidP="00BE0598"/>
    <w:p w14:paraId="2B4FC59C" w14:textId="4896E00D" w:rsidR="00DE3706" w:rsidRPr="00240EB6" w:rsidRDefault="00DE3706" w:rsidP="00F71FFF">
      <w:pPr>
        <w:pStyle w:val="ListParagraph"/>
        <w:numPr>
          <w:ilvl w:val="0"/>
          <w:numId w:val="18"/>
        </w:numPr>
      </w:pPr>
      <w:r w:rsidRPr="00240EB6">
        <w:t>Strategy Name, Description, When to Use, Tips for Success.</w:t>
      </w:r>
    </w:p>
    <w:p w14:paraId="2E5CC55E" w14:textId="1FE0802D" w:rsidR="00DE3706" w:rsidRDefault="00DE3706" w:rsidP="00F71FFF">
      <w:pPr>
        <w:pStyle w:val="ListParagraph"/>
        <w:numPr>
          <w:ilvl w:val="0"/>
          <w:numId w:val="18"/>
        </w:numPr>
      </w:pPr>
      <w:r w:rsidRPr="00656E70">
        <w:t>This handout is a reference guide for educators, detailing specific strategies for applying an understanding of affect scripts in the classroom.</w:t>
      </w:r>
    </w:p>
    <w:p w14:paraId="39851152" w14:textId="77777777" w:rsidR="008019B8" w:rsidRDefault="008019B8" w:rsidP="00BE0598"/>
    <w:p w14:paraId="380C7CDE" w14:textId="58C2856A" w:rsidR="00DE3706" w:rsidRPr="00BE0598" w:rsidRDefault="00DE3706" w:rsidP="00BE0598">
      <w:pPr>
        <w:rPr>
          <w:b/>
          <w:bCs/>
        </w:rPr>
      </w:pPr>
      <w:r w:rsidRPr="00BE0598">
        <w:rPr>
          <w:b/>
          <w:bCs/>
        </w:rPr>
        <w:t>Personal Reflection Worksheet:</w:t>
      </w:r>
    </w:p>
    <w:p w14:paraId="521F22B2" w14:textId="77777777" w:rsidR="00DE3706" w:rsidRDefault="00DE3706" w:rsidP="00BE0598"/>
    <w:p w14:paraId="0F82DC89" w14:textId="77777777" w:rsidR="00DE3706" w:rsidRDefault="00DE3706" w:rsidP="00BE0598">
      <w:pPr>
        <w:rPr>
          <w:i/>
          <w:iCs/>
        </w:rPr>
      </w:pPr>
      <w:r w:rsidRPr="00BE0598">
        <w:rPr>
          <w:i/>
          <w:iCs/>
        </w:rPr>
        <w:t>Title: My Approach to Using Tomkins' Affect Script</w:t>
      </w:r>
    </w:p>
    <w:p w14:paraId="7BFAE604" w14:textId="77777777" w:rsidR="00BE0598" w:rsidRPr="00BE0598" w:rsidRDefault="00BE0598" w:rsidP="00BE0598">
      <w:pPr>
        <w:rPr>
          <w:i/>
          <w:iCs/>
        </w:rPr>
      </w:pPr>
    </w:p>
    <w:p w14:paraId="2A532D64" w14:textId="36B21469" w:rsidR="00DE3706" w:rsidRPr="000B1FC7" w:rsidRDefault="00DE3706" w:rsidP="00F71FFF">
      <w:pPr>
        <w:pStyle w:val="ListParagraph"/>
        <w:numPr>
          <w:ilvl w:val="0"/>
          <w:numId w:val="19"/>
        </w:numPr>
      </w:pPr>
      <w:r w:rsidRPr="000B1FC7">
        <w:t>My Strengths, Areas for Improvement, Action Plan, Support Needed.</w:t>
      </w:r>
    </w:p>
    <w:p w14:paraId="57D7E3DF" w14:textId="728FF7E7" w:rsidR="00696FC9" w:rsidRPr="000B1FC7" w:rsidRDefault="00DE3706" w:rsidP="00F71FFF">
      <w:pPr>
        <w:pStyle w:val="ListParagraph"/>
        <w:numPr>
          <w:ilvl w:val="0"/>
          <w:numId w:val="19"/>
        </w:numPr>
      </w:pPr>
      <w:r w:rsidRPr="000B1FC7">
        <w:t>This worksheet encourages educators to reflect on their current understanding and use of affect scripts and identify areas for growth.</w:t>
      </w:r>
    </w:p>
    <w:p w14:paraId="5AB60A1F" w14:textId="77777777" w:rsidR="00696FC9" w:rsidRDefault="00696FC9" w:rsidP="00BE0598"/>
    <w:p w14:paraId="25DC596F" w14:textId="77777777" w:rsidR="00BE0598" w:rsidRDefault="00BE0598" w:rsidP="00BE0598"/>
    <w:p w14:paraId="1E093A9D" w14:textId="77777777" w:rsidR="00BE0598" w:rsidRDefault="00BE0598" w:rsidP="00BE0598"/>
    <w:p w14:paraId="53BC05BB" w14:textId="77777777" w:rsidR="00BE0598" w:rsidRDefault="00BE0598" w:rsidP="00BE0598"/>
    <w:p w14:paraId="5E5522F8" w14:textId="77777777" w:rsidR="00BE0598" w:rsidRDefault="00BE0598" w:rsidP="00BE0598"/>
    <w:p w14:paraId="3A79ED40" w14:textId="77777777" w:rsidR="00BE0598" w:rsidRDefault="00BE0598" w:rsidP="00BE0598"/>
    <w:p w14:paraId="74CB98F6" w14:textId="77777777" w:rsidR="00BE0598" w:rsidRDefault="00BE0598" w:rsidP="00BE0598"/>
    <w:p w14:paraId="5F662457" w14:textId="77777777" w:rsidR="00BE0598" w:rsidRDefault="00BE0598" w:rsidP="00BE0598"/>
    <w:p w14:paraId="29750F44" w14:textId="77777777" w:rsidR="00BE0598" w:rsidRDefault="00BE0598" w:rsidP="00BE0598"/>
    <w:p w14:paraId="679F41C4" w14:textId="77777777" w:rsidR="00BE0598" w:rsidRDefault="00BE0598" w:rsidP="00BE0598"/>
    <w:p w14:paraId="1F1F850B" w14:textId="77777777" w:rsidR="00BE0598" w:rsidRDefault="00BE0598" w:rsidP="00BE0598"/>
    <w:p w14:paraId="47529533" w14:textId="77777777" w:rsidR="00BE0598" w:rsidRDefault="00BE0598" w:rsidP="00BE0598"/>
    <w:p w14:paraId="3BC4A94C" w14:textId="77777777" w:rsidR="00BE0598" w:rsidRDefault="00BE0598" w:rsidP="00BE0598"/>
    <w:p w14:paraId="325F5D09" w14:textId="77777777" w:rsidR="00BE0598" w:rsidRDefault="00BE0598" w:rsidP="00BE0598"/>
    <w:p w14:paraId="0CC6E611" w14:textId="77777777" w:rsidR="00BE0598" w:rsidRDefault="00BE0598" w:rsidP="00BE0598"/>
    <w:p w14:paraId="56CE1238" w14:textId="77777777" w:rsidR="00BE0598" w:rsidRDefault="00BE0598" w:rsidP="00BE0598"/>
    <w:p w14:paraId="5A48D2B0" w14:textId="77777777" w:rsidR="00BE0598" w:rsidRDefault="00BE0598" w:rsidP="00BE0598"/>
    <w:p w14:paraId="059CF671" w14:textId="77777777" w:rsidR="00BE0598" w:rsidRDefault="00BE0598" w:rsidP="00BE0598"/>
    <w:p w14:paraId="7DE3186E" w14:textId="3D56FD12" w:rsidR="0043794D" w:rsidRPr="000B1FC7" w:rsidRDefault="00BE0598" w:rsidP="000B1FC7">
      <w:pPr>
        <w:pStyle w:val="Heading1"/>
        <w:rPr>
          <w:b w:val="0"/>
          <w:bCs/>
        </w:rPr>
      </w:pPr>
      <w:bookmarkStart w:id="41" w:name="_Toc138316709"/>
      <w:r>
        <w:rPr>
          <w:bCs/>
        </w:rPr>
        <w:lastRenderedPageBreak/>
        <w:t xml:space="preserve">Appendix F: </w:t>
      </w:r>
      <w:r w:rsidR="0043794D" w:rsidRPr="000B1FC7">
        <w:rPr>
          <w:bCs/>
        </w:rPr>
        <w:t>Module 6</w:t>
      </w:r>
      <w:r>
        <w:rPr>
          <w:bCs/>
        </w:rPr>
        <w:t xml:space="preserve"> -</w:t>
      </w:r>
      <w:r w:rsidR="0043794D" w:rsidRPr="000B1FC7">
        <w:rPr>
          <w:bCs/>
        </w:rPr>
        <w:t xml:space="preserve"> </w:t>
      </w:r>
      <w:bookmarkStart w:id="42" w:name="_Hlk138312212"/>
      <w:r w:rsidR="0043794D" w:rsidRPr="000B1FC7">
        <w:rPr>
          <w:bCs/>
        </w:rPr>
        <w:t>Applying Nathanson's Compass of Shame</w:t>
      </w:r>
      <w:bookmarkEnd w:id="41"/>
      <w:bookmarkEnd w:id="42"/>
    </w:p>
    <w:p w14:paraId="0C2D2CF9" w14:textId="77777777" w:rsidR="0043794D" w:rsidRDefault="0043794D" w:rsidP="0043794D"/>
    <w:p w14:paraId="3C230D6C" w14:textId="7C4B476C" w:rsidR="0043794D" w:rsidRPr="000B1FC7" w:rsidRDefault="00E41B66" w:rsidP="00E41B66">
      <w:pPr>
        <w:rPr>
          <w:b/>
          <w:bCs/>
        </w:rPr>
      </w:pPr>
      <w:r w:rsidRPr="00E41B66">
        <w:rPr>
          <w:b/>
          <w:bCs/>
          <w:i/>
          <w:iCs/>
        </w:rPr>
        <w:t>Aim</w:t>
      </w:r>
      <w:r w:rsidR="0043794D" w:rsidRPr="000B1FC7">
        <w:rPr>
          <w:b/>
          <w:bCs/>
        </w:rPr>
        <w:t xml:space="preserve">: </w:t>
      </w:r>
      <w:r w:rsidR="0043794D" w:rsidRPr="000B1FC7">
        <w:t xml:space="preserve">The aim of this module is to </w:t>
      </w:r>
      <w:r w:rsidR="000B1FC7">
        <w:t>familiarise</w:t>
      </w:r>
      <w:r w:rsidR="0043794D" w:rsidRPr="000B1FC7">
        <w:t xml:space="preserve"> educators with Nathanson's Compass of Shame, teaching them to </w:t>
      </w:r>
      <w:r w:rsidR="000B1FC7">
        <w:t>recognise</w:t>
      </w:r>
      <w:r w:rsidR="0043794D" w:rsidRPr="000B1FC7">
        <w:t xml:space="preserve"> signs of shame in students and respond in a supportive and empowering manner.</w:t>
      </w:r>
    </w:p>
    <w:p w14:paraId="27C6AE38" w14:textId="77777777" w:rsidR="0043794D" w:rsidRDefault="0043794D" w:rsidP="0043794D"/>
    <w:p w14:paraId="0C1666D9" w14:textId="77777777" w:rsidR="0043794D" w:rsidRPr="00E41B66" w:rsidRDefault="0043794D" w:rsidP="00E41B66">
      <w:pPr>
        <w:rPr>
          <w:b/>
          <w:bCs/>
          <w:i/>
          <w:iCs/>
        </w:rPr>
      </w:pPr>
      <w:r w:rsidRPr="00E41B66">
        <w:rPr>
          <w:b/>
          <w:bCs/>
          <w:i/>
          <w:iCs/>
        </w:rPr>
        <w:t>PowerPoint Slide 1: Title Slide</w:t>
      </w:r>
    </w:p>
    <w:p w14:paraId="527457C4" w14:textId="77777777" w:rsidR="0043794D" w:rsidRDefault="0043794D" w:rsidP="00E41B66"/>
    <w:p w14:paraId="5457D83D" w14:textId="77777777" w:rsidR="0043794D" w:rsidRPr="00E41B66" w:rsidRDefault="0043794D" w:rsidP="00E41B66">
      <w:pPr>
        <w:rPr>
          <w:i/>
          <w:iCs/>
        </w:rPr>
      </w:pPr>
      <w:r w:rsidRPr="00E41B66">
        <w:rPr>
          <w:i/>
          <w:iCs/>
        </w:rPr>
        <w:t>Title: Applying Nathanson's Compass of Shame</w:t>
      </w:r>
    </w:p>
    <w:p w14:paraId="1BCE9399" w14:textId="77777777" w:rsidR="008F130C" w:rsidRPr="008F130C" w:rsidRDefault="008F130C" w:rsidP="00E41B66"/>
    <w:p w14:paraId="490F746D" w14:textId="77777777" w:rsidR="0043794D" w:rsidRPr="00E41B66" w:rsidRDefault="0043794D" w:rsidP="00E41B66">
      <w:pPr>
        <w:rPr>
          <w:i/>
          <w:iCs/>
        </w:rPr>
      </w:pPr>
      <w:r w:rsidRPr="00E41B66">
        <w:rPr>
          <w:i/>
          <w:iCs/>
        </w:rPr>
        <w:t>Subtitle: Navigating Emotional Landscapes in the Classroom</w:t>
      </w:r>
    </w:p>
    <w:p w14:paraId="62B633B7" w14:textId="77777777" w:rsidR="00E41B66" w:rsidRDefault="00E41B66" w:rsidP="00E41B66"/>
    <w:p w14:paraId="70F25263" w14:textId="3E086277" w:rsidR="0043794D" w:rsidRPr="008F130C" w:rsidRDefault="0043794D" w:rsidP="00F71FFF">
      <w:pPr>
        <w:pStyle w:val="ListParagraph"/>
        <w:numPr>
          <w:ilvl w:val="0"/>
          <w:numId w:val="20"/>
        </w:numPr>
      </w:pPr>
      <w:r w:rsidRPr="008F130C">
        <w:t>Welcome to Module 6, where we explore Nathanson's Compass of Shame and learn to navigate complex emotional responses in our students.</w:t>
      </w:r>
    </w:p>
    <w:p w14:paraId="1B4F832C" w14:textId="77777777" w:rsidR="0043794D" w:rsidRDefault="0043794D" w:rsidP="00E41B66"/>
    <w:p w14:paraId="5467F557" w14:textId="77777777" w:rsidR="0043794D" w:rsidRPr="00E41B66" w:rsidRDefault="0043794D" w:rsidP="00E41B66">
      <w:pPr>
        <w:rPr>
          <w:b/>
          <w:bCs/>
          <w:i/>
          <w:iCs/>
        </w:rPr>
      </w:pPr>
      <w:r w:rsidRPr="00E41B66">
        <w:rPr>
          <w:b/>
          <w:bCs/>
          <w:i/>
          <w:iCs/>
        </w:rPr>
        <w:t>PowerPoint Slide 2: Introduction to Nathanson's Compass of Shame</w:t>
      </w:r>
    </w:p>
    <w:p w14:paraId="333BF9F3" w14:textId="77777777" w:rsidR="0043794D" w:rsidRDefault="0043794D" w:rsidP="00E41B66"/>
    <w:p w14:paraId="1EF0B5F9" w14:textId="77777777" w:rsidR="0043794D" w:rsidRPr="00E41B66" w:rsidRDefault="0043794D" w:rsidP="00E41B66">
      <w:pPr>
        <w:rPr>
          <w:i/>
          <w:iCs/>
        </w:rPr>
      </w:pPr>
      <w:r w:rsidRPr="00E41B66">
        <w:rPr>
          <w:i/>
          <w:iCs/>
        </w:rPr>
        <w:t>Title: What is Nathanson's Compass of Shame?</w:t>
      </w:r>
    </w:p>
    <w:p w14:paraId="327A65E8" w14:textId="77777777" w:rsidR="00E41B66" w:rsidRDefault="00E41B66" w:rsidP="00E41B66"/>
    <w:p w14:paraId="1381CB01" w14:textId="3EADF41A" w:rsidR="0043794D" w:rsidRPr="002D2F0F" w:rsidRDefault="0043794D" w:rsidP="00F71FFF">
      <w:pPr>
        <w:pStyle w:val="ListParagraph"/>
        <w:numPr>
          <w:ilvl w:val="0"/>
          <w:numId w:val="20"/>
        </w:numPr>
      </w:pPr>
      <w:r w:rsidRPr="002D2F0F">
        <w:t>Get introduced to the basics of Nathanson's Compass of Shame, focusing on the four poles: Withdrawal, Avoidance, Attack Self, Attack Other.</w:t>
      </w:r>
    </w:p>
    <w:p w14:paraId="7555AC05" w14:textId="77777777" w:rsidR="0043794D" w:rsidRDefault="0043794D" w:rsidP="00E41B66"/>
    <w:p w14:paraId="72B520AB" w14:textId="77777777" w:rsidR="0043794D" w:rsidRPr="00E41B66" w:rsidRDefault="0043794D" w:rsidP="00E41B66">
      <w:pPr>
        <w:rPr>
          <w:b/>
          <w:bCs/>
          <w:i/>
          <w:iCs/>
        </w:rPr>
      </w:pPr>
      <w:r w:rsidRPr="00E41B66">
        <w:rPr>
          <w:b/>
          <w:bCs/>
          <w:i/>
          <w:iCs/>
        </w:rPr>
        <w:t>PowerPoint Slide 3: The Role of Shame in Student Behaviour</w:t>
      </w:r>
    </w:p>
    <w:p w14:paraId="29B32CD8" w14:textId="77777777" w:rsidR="0043794D" w:rsidRDefault="0043794D" w:rsidP="00E41B66"/>
    <w:p w14:paraId="59CC2386" w14:textId="77777777" w:rsidR="0043794D" w:rsidRPr="00E41B66" w:rsidRDefault="0043794D" w:rsidP="00E41B66">
      <w:pPr>
        <w:rPr>
          <w:i/>
          <w:iCs/>
        </w:rPr>
      </w:pPr>
      <w:r w:rsidRPr="00E41B66">
        <w:rPr>
          <w:i/>
          <w:iCs/>
        </w:rPr>
        <w:t>Title: How Does Shame Influence Student Behaviour?</w:t>
      </w:r>
    </w:p>
    <w:p w14:paraId="15AAA350" w14:textId="77777777" w:rsidR="00E41B66" w:rsidRDefault="00E41B66" w:rsidP="00E41B66"/>
    <w:p w14:paraId="077BA958" w14:textId="5654FE3F" w:rsidR="0043794D" w:rsidRPr="00371845" w:rsidRDefault="0043794D" w:rsidP="00F71FFF">
      <w:pPr>
        <w:pStyle w:val="ListParagraph"/>
        <w:numPr>
          <w:ilvl w:val="0"/>
          <w:numId w:val="20"/>
        </w:numPr>
      </w:pPr>
      <w:r w:rsidRPr="00371845">
        <w:t xml:space="preserve">Understand how feelings of shame can trigger various </w:t>
      </w:r>
      <w:r w:rsidR="002D2F0F" w:rsidRPr="00371845">
        <w:t>behaviours</w:t>
      </w:r>
      <w:r w:rsidRPr="00371845">
        <w:t xml:space="preserve"> in students and how these </w:t>
      </w:r>
      <w:r w:rsidR="002D2F0F" w:rsidRPr="00371845">
        <w:t>behaviours</w:t>
      </w:r>
      <w:r w:rsidRPr="00371845">
        <w:t xml:space="preserve"> align with the four poles of Nathanson's Compass of Shame.</w:t>
      </w:r>
    </w:p>
    <w:p w14:paraId="2E1C4A65" w14:textId="77777777" w:rsidR="0043794D" w:rsidRDefault="0043794D" w:rsidP="00E41B66"/>
    <w:p w14:paraId="0E5ECBBA" w14:textId="77777777" w:rsidR="0043794D" w:rsidRPr="00E41B66" w:rsidRDefault="0043794D" w:rsidP="00E41B66">
      <w:pPr>
        <w:rPr>
          <w:b/>
          <w:bCs/>
          <w:i/>
          <w:iCs/>
        </w:rPr>
      </w:pPr>
      <w:r w:rsidRPr="00E41B66">
        <w:rPr>
          <w:b/>
          <w:bCs/>
          <w:i/>
          <w:iCs/>
        </w:rPr>
        <w:t>PowerPoint Slide 4: Strategies for Responding to Shame</w:t>
      </w:r>
    </w:p>
    <w:p w14:paraId="65BA5989" w14:textId="77777777" w:rsidR="0043794D" w:rsidRDefault="0043794D" w:rsidP="00E41B66"/>
    <w:p w14:paraId="3909DB19" w14:textId="77777777" w:rsidR="0043794D" w:rsidRPr="00E41B66" w:rsidRDefault="0043794D" w:rsidP="00E41B66">
      <w:pPr>
        <w:rPr>
          <w:i/>
          <w:iCs/>
        </w:rPr>
      </w:pPr>
      <w:r w:rsidRPr="00E41B66">
        <w:rPr>
          <w:i/>
          <w:iCs/>
        </w:rPr>
        <w:t>Title: How Can We Respond to Shame in the Classroom?</w:t>
      </w:r>
    </w:p>
    <w:p w14:paraId="23BF5E8C" w14:textId="77777777" w:rsidR="00E41B66" w:rsidRDefault="00E41B66" w:rsidP="00E41B66"/>
    <w:p w14:paraId="4A27315D" w14:textId="598A2522" w:rsidR="0043794D" w:rsidRPr="00DF35F2" w:rsidRDefault="0043794D" w:rsidP="00F71FFF">
      <w:pPr>
        <w:pStyle w:val="ListParagraph"/>
        <w:numPr>
          <w:ilvl w:val="0"/>
          <w:numId w:val="20"/>
        </w:numPr>
      </w:pPr>
      <w:r w:rsidRPr="00DF35F2">
        <w:t xml:space="preserve">Explore strategies to </w:t>
      </w:r>
      <w:r w:rsidR="000B1FC7" w:rsidRPr="00DF35F2">
        <w:t>recognise</w:t>
      </w:r>
      <w:r w:rsidRPr="00DF35F2">
        <w:t xml:space="preserve"> and respond to shame in students, promoting a supportive and empowering environment in the classroom.</w:t>
      </w:r>
    </w:p>
    <w:p w14:paraId="5C9D8A1C" w14:textId="77777777" w:rsidR="0043794D" w:rsidRPr="00ED3B7E" w:rsidRDefault="0043794D" w:rsidP="00E41B66"/>
    <w:p w14:paraId="22C83F65" w14:textId="77777777" w:rsidR="0043794D" w:rsidRPr="00E41B66" w:rsidRDefault="0043794D" w:rsidP="00E41B66">
      <w:pPr>
        <w:rPr>
          <w:b/>
          <w:bCs/>
          <w:i/>
          <w:iCs/>
        </w:rPr>
      </w:pPr>
      <w:r w:rsidRPr="00E41B66">
        <w:rPr>
          <w:b/>
          <w:bCs/>
          <w:i/>
          <w:iCs/>
        </w:rPr>
        <w:t>PowerPoint Slide 5: Reflection and Group Discussion</w:t>
      </w:r>
    </w:p>
    <w:p w14:paraId="7734DCC1" w14:textId="77777777" w:rsidR="0043794D" w:rsidRDefault="0043794D" w:rsidP="00E41B66"/>
    <w:p w14:paraId="4205DADD" w14:textId="77777777" w:rsidR="0043794D" w:rsidRPr="00E41B66" w:rsidRDefault="0043794D" w:rsidP="00E41B66">
      <w:pPr>
        <w:rPr>
          <w:i/>
          <w:iCs/>
        </w:rPr>
      </w:pPr>
      <w:r w:rsidRPr="00E41B66">
        <w:rPr>
          <w:i/>
          <w:iCs/>
        </w:rPr>
        <w:t>Title: Reflecting on Our Approach to Shame</w:t>
      </w:r>
    </w:p>
    <w:p w14:paraId="2D49864C" w14:textId="77777777" w:rsidR="00E41B66" w:rsidRDefault="00E41B66" w:rsidP="00E41B66"/>
    <w:p w14:paraId="75AA28C6" w14:textId="0287C2D1" w:rsidR="0043794D" w:rsidRPr="000C0C00" w:rsidRDefault="0043794D" w:rsidP="00F71FFF">
      <w:pPr>
        <w:pStyle w:val="ListParagraph"/>
        <w:numPr>
          <w:ilvl w:val="0"/>
          <w:numId w:val="20"/>
        </w:numPr>
      </w:pPr>
      <w:r w:rsidRPr="000C0C00">
        <w:t>Reflect on your experiences and practice as an educator. Discuss scenarios involving shame and share strategies for better responses in the future.</w:t>
      </w:r>
    </w:p>
    <w:p w14:paraId="6D04342A" w14:textId="77777777" w:rsidR="00383E50" w:rsidRDefault="00383E50" w:rsidP="00E41B66">
      <w:pPr>
        <w:rPr>
          <w:b/>
          <w:bCs/>
          <w:i/>
          <w:iCs/>
        </w:rPr>
      </w:pPr>
    </w:p>
    <w:p w14:paraId="2675CDF8" w14:textId="5F9833B3" w:rsidR="0043794D" w:rsidRPr="00E41B66" w:rsidRDefault="0043794D" w:rsidP="00E41B66">
      <w:pPr>
        <w:rPr>
          <w:b/>
          <w:bCs/>
          <w:i/>
          <w:iCs/>
        </w:rPr>
      </w:pPr>
      <w:r w:rsidRPr="00E41B66">
        <w:rPr>
          <w:b/>
          <w:bCs/>
          <w:i/>
          <w:iCs/>
        </w:rPr>
        <w:t>Activity Materials:</w:t>
      </w:r>
    </w:p>
    <w:p w14:paraId="106B6A94" w14:textId="77777777" w:rsidR="0043794D" w:rsidRDefault="0043794D" w:rsidP="00E41B66"/>
    <w:p w14:paraId="03E46E2F" w14:textId="77777777" w:rsidR="0043794D" w:rsidRPr="00E41B66" w:rsidRDefault="0043794D" w:rsidP="00E41B66">
      <w:pPr>
        <w:rPr>
          <w:b/>
          <w:bCs/>
        </w:rPr>
      </w:pPr>
      <w:r w:rsidRPr="00E41B66">
        <w:rPr>
          <w:b/>
          <w:bCs/>
        </w:rPr>
        <w:t>Case Study Worksheet:</w:t>
      </w:r>
    </w:p>
    <w:p w14:paraId="6D63C050" w14:textId="77777777" w:rsidR="0043794D" w:rsidRDefault="0043794D" w:rsidP="00E41B66"/>
    <w:p w14:paraId="26D5A298" w14:textId="77777777" w:rsidR="0043794D" w:rsidRPr="00E41B66" w:rsidRDefault="0043794D" w:rsidP="00E41B66">
      <w:pPr>
        <w:rPr>
          <w:i/>
          <w:iCs/>
        </w:rPr>
      </w:pPr>
      <w:r w:rsidRPr="00E41B66">
        <w:rPr>
          <w:i/>
          <w:iCs/>
        </w:rPr>
        <w:lastRenderedPageBreak/>
        <w:t>Title: Identifying and Addressing Shame - Case Study Analysis</w:t>
      </w:r>
    </w:p>
    <w:p w14:paraId="4F5FA3F9" w14:textId="77777777" w:rsidR="00E41B66" w:rsidRDefault="00E41B66" w:rsidP="00E41B66"/>
    <w:p w14:paraId="6CCB597D" w14:textId="4D519F78" w:rsidR="0043794D" w:rsidRDefault="0043794D" w:rsidP="00F71FFF">
      <w:pPr>
        <w:pStyle w:val="ListParagraph"/>
        <w:numPr>
          <w:ilvl w:val="0"/>
          <w:numId w:val="20"/>
        </w:numPr>
      </w:pPr>
      <w:r>
        <w:t xml:space="preserve">Each worksheet presents a different case. </w:t>
      </w:r>
      <w:r w:rsidR="00AB30DC">
        <w:t>Analyse</w:t>
      </w:r>
      <w:r>
        <w:t xml:space="preserve"> the case, identify signs of shame in the student's </w:t>
      </w:r>
      <w:r w:rsidR="00D1360E">
        <w:t>behaviour</w:t>
      </w:r>
      <w:r>
        <w:t>, and develop a response strategy.</w:t>
      </w:r>
    </w:p>
    <w:p w14:paraId="5034FA0F" w14:textId="77777777" w:rsidR="0043794D" w:rsidRDefault="0043794D" w:rsidP="00E41B66"/>
    <w:p w14:paraId="1B69EFC9" w14:textId="77777777" w:rsidR="0043794D" w:rsidRPr="00E41B66" w:rsidRDefault="0043794D" w:rsidP="00E41B66">
      <w:pPr>
        <w:rPr>
          <w:b/>
          <w:bCs/>
        </w:rPr>
      </w:pPr>
      <w:r w:rsidRPr="00E41B66">
        <w:rPr>
          <w:b/>
          <w:bCs/>
        </w:rPr>
        <w:t>Strategy Reference Handout:</w:t>
      </w:r>
    </w:p>
    <w:p w14:paraId="4A20BFCB" w14:textId="77777777" w:rsidR="0043794D" w:rsidRDefault="0043794D" w:rsidP="00E41B66"/>
    <w:p w14:paraId="656ABD6A" w14:textId="77777777" w:rsidR="0043794D" w:rsidRPr="00E41B66" w:rsidRDefault="0043794D" w:rsidP="00E41B66">
      <w:pPr>
        <w:rPr>
          <w:i/>
          <w:iCs/>
        </w:rPr>
      </w:pPr>
      <w:r w:rsidRPr="00E41B66">
        <w:rPr>
          <w:i/>
          <w:iCs/>
        </w:rPr>
        <w:t>Title: Strategies for Addressing Shame</w:t>
      </w:r>
    </w:p>
    <w:p w14:paraId="5AF9508C" w14:textId="77777777" w:rsidR="00E41B66" w:rsidRDefault="00E41B66" w:rsidP="00E41B66"/>
    <w:p w14:paraId="4AF17036" w14:textId="15D9AE1D" w:rsidR="0043794D" w:rsidRDefault="0043794D" w:rsidP="00F71FFF">
      <w:pPr>
        <w:pStyle w:val="ListParagraph"/>
        <w:numPr>
          <w:ilvl w:val="0"/>
          <w:numId w:val="20"/>
        </w:numPr>
      </w:pPr>
      <w:r>
        <w:t>Use this handout as a reference guide for specific strategies to identify and respond to shame in the classroom.</w:t>
      </w:r>
    </w:p>
    <w:p w14:paraId="2B6AA641" w14:textId="77777777" w:rsidR="0043794D" w:rsidRDefault="0043794D" w:rsidP="00E41B66"/>
    <w:p w14:paraId="3578CEE6" w14:textId="77777777" w:rsidR="0043794D" w:rsidRPr="00E41B66" w:rsidRDefault="0043794D" w:rsidP="00E41B66">
      <w:pPr>
        <w:rPr>
          <w:b/>
          <w:bCs/>
        </w:rPr>
      </w:pPr>
      <w:r w:rsidRPr="00E41B66">
        <w:rPr>
          <w:b/>
          <w:bCs/>
        </w:rPr>
        <w:t>Personal Reflection Worksheet:</w:t>
      </w:r>
    </w:p>
    <w:p w14:paraId="76A62BBD" w14:textId="77777777" w:rsidR="0043794D" w:rsidRDefault="0043794D" w:rsidP="00E41B66"/>
    <w:p w14:paraId="5FE8D7DC" w14:textId="77777777" w:rsidR="0043794D" w:rsidRPr="00E41B66" w:rsidRDefault="0043794D" w:rsidP="00E41B66">
      <w:pPr>
        <w:rPr>
          <w:i/>
          <w:iCs/>
        </w:rPr>
      </w:pPr>
      <w:r w:rsidRPr="00E41B66">
        <w:rPr>
          <w:i/>
          <w:iCs/>
        </w:rPr>
        <w:t>Title: My Approach to Identifying and Addressing Shame</w:t>
      </w:r>
    </w:p>
    <w:p w14:paraId="0AF967C5" w14:textId="77777777" w:rsidR="00E41B66" w:rsidRDefault="00E41B66" w:rsidP="00E41B66"/>
    <w:p w14:paraId="1727CA06" w14:textId="27372E56" w:rsidR="0043794D" w:rsidRDefault="0043794D" w:rsidP="00F71FFF">
      <w:pPr>
        <w:pStyle w:val="ListParagraph"/>
        <w:numPr>
          <w:ilvl w:val="0"/>
          <w:numId w:val="20"/>
        </w:numPr>
      </w:pPr>
      <w:r>
        <w:t>Reflect on your current practice, identify strengths and areas for improvement, and develop an action plan to better address shame in the classroom.</w:t>
      </w:r>
    </w:p>
    <w:p w14:paraId="394BA0C5" w14:textId="77777777" w:rsidR="0043794D" w:rsidRDefault="0043794D" w:rsidP="0043794D"/>
    <w:p w14:paraId="4DE05DFC" w14:textId="77777777" w:rsidR="00E41B66" w:rsidRDefault="00E41B66" w:rsidP="0043794D"/>
    <w:p w14:paraId="315347EC" w14:textId="77777777" w:rsidR="00E41B66" w:rsidRDefault="00E41B66" w:rsidP="0043794D"/>
    <w:p w14:paraId="6559EA32" w14:textId="77777777" w:rsidR="00E41B66" w:rsidRDefault="00E41B66" w:rsidP="0043794D"/>
    <w:p w14:paraId="14D8C88E" w14:textId="77777777" w:rsidR="00E41B66" w:rsidRDefault="00E41B66" w:rsidP="0043794D"/>
    <w:p w14:paraId="264C01E5" w14:textId="77777777" w:rsidR="00E41B66" w:rsidRDefault="00E41B66" w:rsidP="0043794D"/>
    <w:p w14:paraId="32E816DB" w14:textId="77777777" w:rsidR="00E41B66" w:rsidRDefault="00E41B66" w:rsidP="0043794D"/>
    <w:p w14:paraId="79C2B67A" w14:textId="77777777" w:rsidR="00E41B66" w:rsidRDefault="00E41B66" w:rsidP="0043794D"/>
    <w:p w14:paraId="0C2C5E8C" w14:textId="77777777" w:rsidR="00E41B66" w:rsidRDefault="00E41B66" w:rsidP="0043794D"/>
    <w:p w14:paraId="3DBA3A64" w14:textId="77777777" w:rsidR="00E41B66" w:rsidRDefault="00E41B66" w:rsidP="0043794D"/>
    <w:p w14:paraId="23D00B69" w14:textId="77777777" w:rsidR="00E41B66" w:rsidRDefault="00E41B66" w:rsidP="0043794D"/>
    <w:p w14:paraId="1EBF8023" w14:textId="77777777" w:rsidR="00E41B66" w:rsidRDefault="00E41B66" w:rsidP="0043794D"/>
    <w:p w14:paraId="7A86FB4B" w14:textId="77777777" w:rsidR="00E41B66" w:rsidRDefault="00E41B66" w:rsidP="0043794D"/>
    <w:p w14:paraId="0C7569CF" w14:textId="77777777" w:rsidR="00E41B66" w:rsidRDefault="00E41B66" w:rsidP="0043794D"/>
    <w:p w14:paraId="54770EBE" w14:textId="77777777" w:rsidR="00E41B66" w:rsidRDefault="00E41B66" w:rsidP="0043794D"/>
    <w:p w14:paraId="25B739EF" w14:textId="77777777" w:rsidR="00E41B66" w:rsidRDefault="00E41B66" w:rsidP="0043794D"/>
    <w:p w14:paraId="0BC9270E" w14:textId="77777777" w:rsidR="00E41B66" w:rsidRDefault="00E41B66" w:rsidP="0043794D"/>
    <w:p w14:paraId="5DAB2A5E" w14:textId="77777777" w:rsidR="00E41B66" w:rsidRDefault="00E41B66" w:rsidP="0043794D"/>
    <w:p w14:paraId="685E990A" w14:textId="77777777" w:rsidR="00E41B66" w:rsidRDefault="00E41B66" w:rsidP="0043794D"/>
    <w:p w14:paraId="1AD8C6A2" w14:textId="77777777" w:rsidR="00E41B66" w:rsidRDefault="00E41B66" w:rsidP="0043794D"/>
    <w:p w14:paraId="400A2037" w14:textId="77777777" w:rsidR="00E41B66" w:rsidRDefault="00E41B66" w:rsidP="0043794D"/>
    <w:p w14:paraId="2EAEFCA7" w14:textId="77777777" w:rsidR="00E41B66" w:rsidRDefault="00E41B66" w:rsidP="0043794D"/>
    <w:p w14:paraId="127D33A2" w14:textId="77777777" w:rsidR="00E41B66" w:rsidRDefault="00E41B66" w:rsidP="0043794D"/>
    <w:p w14:paraId="36162EDF" w14:textId="77777777" w:rsidR="00E41B66" w:rsidRDefault="00E41B66" w:rsidP="0043794D"/>
    <w:p w14:paraId="3280BB3D" w14:textId="77777777" w:rsidR="00E41B66" w:rsidRDefault="00E41B66" w:rsidP="0043794D"/>
    <w:p w14:paraId="511181AE" w14:textId="77777777" w:rsidR="00E41B66" w:rsidRDefault="00E41B66" w:rsidP="0043794D"/>
    <w:p w14:paraId="3A7FBA93" w14:textId="77777777" w:rsidR="00E41B66" w:rsidRDefault="00E41B66" w:rsidP="0043794D"/>
    <w:p w14:paraId="6F97196E" w14:textId="1F63DB93" w:rsidR="002A4AB9" w:rsidRPr="00D1360E" w:rsidRDefault="00383E50" w:rsidP="00D1360E">
      <w:pPr>
        <w:pStyle w:val="Heading1"/>
        <w:rPr>
          <w:b w:val="0"/>
          <w:bCs/>
        </w:rPr>
      </w:pPr>
      <w:bookmarkStart w:id="43" w:name="_Toc138316710"/>
      <w:r>
        <w:rPr>
          <w:bCs/>
        </w:rPr>
        <w:lastRenderedPageBreak/>
        <w:t xml:space="preserve">Appendix G: </w:t>
      </w:r>
      <w:r w:rsidR="002A4AB9" w:rsidRPr="00D1360E">
        <w:rPr>
          <w:bCs/>
        </w:rPr>
        <w:t>Module 7</w:t>
      </w:r>
      <w:r>
        <w:rPr>
          <w:bCs/>
        </w:rPr>
        <w:t xml:space="preserve"> - </w:t>
      </w:r>
      <w:r w:rsidR="002A4AB9" w:rsidRPr="00D1360E">
        <w:rPr>
          <w:bCs/>
        </w:rPr>
        <w:t>Creating Safe Spaces for Vulnerability</w:t>
      </w:r>
      <w:bookmarkEnd w:id="43"/>
    </w:p>
    <w:p w14:paraId="12B7821B" w14:textId="77777777" w:rsidR="002A4AB9" w:rsidRDefault="002A4AB9" w:rsidP="002A4AB9"/>
    <w:p w14:paraId="25070413" w14:textId="349F5A65" w:rsidR="002A4AB9" w:rsidRPr="00D1360E" w:rsidRDefault="00383E50" w:rsidP="00383E50">
      <w:pPr>
        <w:rPr>
          <w:b/>
          <w:bCs/>
        </w:rPr>
      </w:pPr>
      <w:r w:rsidRPr="00383E50">
        <w:rPr>
          <w:b/>
          <w:bCs/>
          <w:i/>
          <w:iCs/>
        </w:rPr>
        <w:t>Aim</w:t>
      </w:r>
      <w:r w:rsidR="002A4AB9" w:rsidRPr="00D1360E">
        <w:rPr>
          <w:b/>
          <w:bCs/>
        </w:rPr>
        <w:t xml:space="preserve">: </w:t>
      </w:r>
      <w:r w:rsidR="002A4AB9" w:rsidRPr="00D1360E">
        <w:t>The goal of this module is to equip educators with the knowledge and skills needed to create nurturing and safe environments where students feel comfortable expressing their vulnerabilities and challenges.</w:t>
      </w:r>
    </w:p>
    <w:p w14:paraId="19342492" w14:textId="77777777" w:rsidR="002A4AB9" w:rsidRDefault="002A4AB9" w:rsidP="002A4AB9"/>
    <w:p w14:paraId="006BBC73" w14:textId="77777777" w:rsidR="002A4AB9" w:rsidRPr="00383E50" w:rsidRDefault="002A4AB9" w:rsidP="00383E50">
      <w:pPr>
        <w:rPr>
          <w:b/>
          <w:bCs/>
          <w:i/>
          <w:iCs/>
        </w:rPr>
      </w:pPr>
      <w:r w:rsidRPr="00383E50">
        <w:rPr>
          <w:b/>
          <w:bCs/>
          <w:i/>
          <w:iCs/>
        </w:rPr>
        <w:t>PowerPoint Slide 1: Title Slide</w:t>
      </w:r>
    </w:p>
    <w:p w14:paraId="40293F39" w14:textId="77777777" w:rsidR="002A4AB9" w:rsidRDefault="002A4AB9" w:rsidP="00383E50"/>
    <w:p w14:paraId="096B5770" w14:textId="77777777" w:rsidR="002A4AB9" w:rsidRDefault="002A4AB9" w:rsidP="00383E50">
      <w:pPr>
        <w:rPr>
          <w:i/>
          <w:iCs/>
        </w:rPr>
      </w:pPr>
      <w:r w:rsidRPr="00383E50">
        <w:rPr>
          <w:i/>
          <w:iCs/>
        </w:rPr>
        <w:t>Title: Creating Safe Spaces for Vulnerability</w:t>
      </w:r>
    </w:p>
    <w:p w14:paraId="6A29E06C" w14:textId="77777777" w:rsidR="00383E50" w:rsidRPr="00383E50" w:rsidRDefault="00383E50" w:rsidP="00383E50">
      <w:pPr>
        <w:rPr>
          <w:i/>
          <w:iCs/>
        </w:rPr>
      </w:pPr>
    </w:p>
    <w:p w14:paraId="76060793" w14:textId="77777777" w:rsidR="002A4AB9" w:rsidRDefault="002A4AB9" w:rsidP="00383E50">
      <w:pPr>
        <w:rPr>
          <w:i/>
          <w:iCs/>
        </w:rPr>
      </w:pPr>
      <w:r w:rsidRPr="00383E50">
        <w:rPr>
          <w:i/>
          <w:iCs/>
        </w:rPr>
        <w:t>Subtitle: Empowering Students through Empathy and Understanding</w:t>
      </w:r>
    </w:p>
    <w:p w14:paraId="65FF2FD3" w14:textId="77777777" w:rsidR="00383E50" w:rsidRPr="00383E50" w:rsidRDefault="00383E50" w:rsidP="00383E50">
      <w:pPr>
        <w:rPr>
          <w:i/>
          <w:iCs/>
        </w:rPr>
      </w:pPr>
    </w:p>
    <w:p w14:paraId="605D92D4" w14:textId="02D570F1" w:rsidR="002A4AB9" w:rsidRDefault="002A4AB9" w:rsidP="00F71FFF">
      <w:pPr>
        <w:pStyle w:val="ListParagraph"/>
        <w:numPr>
          <w:ilvl w:val="0"/>
          <w:numId w:val="20"/>
        </w:numPr>
      </w:pPr>
      <w:r>
        <w:t>Welcome to Module 7, focusing on fostering an environment of trust and open communication in our classrooms.</w:t>
      </w:r>
    </w:p>
    <w:p w14:paraId="00D6B5BF" w14:textId="77777777" w:rsidR="002A4AB9" w:rsidRDefault="002A4AB9" w:rsidP="00383E50"/>
    <w:p w14:paraId="480714FC" w14:textId="77777777" w:rsidR="002A4AB9" w:rsidRPr="00383E50" w:rsidRDefault="002A4AB9" w:rsidP="00383E50">
      <w:pPr>
        <w:rPr>
          <w:b/>
          <w:bCs/>
          <w:i/>
          <w:iCs/>
        </w:rPr>
      </w:pPr>
      <w:r w:rsidRPr="00383E50">
        <w:rPr>
          <w:b/>
          <w:bCs/>
          <w:i/>
          <w:iCs/>
        </w:rPr>
        <w:t>PowerPoint Slide 2: Understanding Vulnerability in the Classroom</w:t>
      </w:r>
    </w:p>
    <w:p w14:paraId="52BCF504" w14:textId="77777777" w:rsidR="002A4AB9" w:rsidRDefault="002A4AB9" w:rsidP="00383E50"/>
    <w:p w14:paraId="36108E38" w14:textId="77777777" w:rsidR="002A4AB9" w:rsidRPr="00383E50" w:rsidRDefault="002A4AB9" w:rsidP="00383E50">
      <w:pPr>
        <w:rPr>
          <w:i/>
          <w:iCs/>
        </w:rPr>
      </w:pPr>
      <w:r w:rsidRPr="00383E50">
        <w:rPr>
          <w:i/>
          <w:iCs/>
        </w:rPr>
        <w:t>Title: The Role of Vulnerability in Learning</w:t>
      </w:r>
    </w:p>
    <w:p w14:paraId="708939E0" w14:textId="77777777" w:rsidR="00383E50" w:rsidRDefault="00383E50" w:rsidP="00383E50"/>
    <w:p w14:paraId="342CC62C" w14:textId="196FC946" w:rsidR="002A4AB9" w:rsidRDefault="002A4AB9" w:rsidP="00F71FFF">
      <w:pPr>
        <w:pStyle w:val="ListParagraph"/>
        <w:numPr>
          <w:ilvl w:val="0"/>
          <w:numId w:val="20"/>
        </w:numPr>
      </w:pPr>
      <w:r>
        <w:t xml:space="preserve">Dive deep into understanding the concept of vulnerability, its crucial role in learning, and why </w:t>
      </w:r>
      <w:r w:rsidR="00CC376F">
        <w:t>it is</w:t>
      </w:r>
      <w:r>
        <w:t xml:space="preserve"> important for students to feel safe expressing their vulnerabilities.</w:t>
      </w:r>
    </w:p>
    <w:p w14:paraId="34BB58EE" w14:textId="77777777" w:rsidR="002A4AB9" w:rsidRDefault="002A4AB9" w:rsidP="00383E50"/>
    <w:p w14:paraId="124F7F3A" w14:textId="77777777" w:rsidR="002A4AB9" w:rsidRPr="00383E50" w:rsidRDefault="002A4AB9" w:rsidP="00383E50">
      <w:pPr>
        <w:rPr>
          <w:b/>
          <w:bCs/>
          <w:i/>
          <w:iCs/>
        </w:rPr>
      </w:pPr>
      <w:r w:rsidRPr="00383E50">
        <w:rPr>
          <w:b/>
          <w:bCs/>
          <w:i/>
          <w:iCs/>
        </w:rPr>
        <w:t>PowerPoint Slide 3: The Elements of a Safe Space</w:t>
      </w:r>
    </w:p>
    <w:p w14:paraId="0ED0829B" w14:textId="77777777" w:rsidR="002A4AB9" w:rsidRPr="00EB3285" w:rsidRDefault="002A4AB9" w:rsidP="00383E50"/>
    <w:p w14:paraId="702F2010" w14:textId="77777777" w:rsidR="002A4AB9" w:rsidRPr="00383E50" w:rsidRDefault="002A4AB9" w:rsidP="00383E50">
      <w:pPr>
        <w:rPr>
          <w:i/>
          <w:iCs/>
        </w:rPr>
      </w:pPr>
      <w:r w:rsidRPr="00383E50">
        <w:rPr>
          <w:i/>
          <w:iCs/>
        </w:rPr>
        <w:t>Title: What Makes a Safe Space?</w:t>
      </w:r>
    </w:p>
    <w:p w14:paraId="23E8F007" w14:textId="77777777" w:rsidR="00383E50" w:rsidRDefault="00383E50" w:rsidP="00383E50"/>
    <w:p w14:paraId="5AEE0903" w14:textId="28FA42FF" w:rsidR="002A4AB9" w:rsidRDefault="002A4AB9" w:rsidP="00F71FFF">
      <w:pPr>
        <w:pStyle w:val="ListParagraph"/>
        <w:numPr>
          <w:ilvl w:val="0"/>
          <w:numId w:val="20"/>
        </w:numPr>
      </w:pPr>
      <w:r>
        <w:t>Discover the key elements that contribute to creating a safe space for students – trust, respect, empathy, understanding, and a non-judgmental attitude.</w:t>
      </w:r>
    </w:p>
    <w:p w14:paraId="78DC9406" w14:textId="77777777" w:rsidR="002A4AB9" w:rsidRDefault="002A4AB9" w:rsidP="00383E50"/>
    <w:p w14:paraId="4127A583" w14:textId="77777777" w:rsidR="002A4AB9" w:rsidRPr="00383E50" w:rsidRDefault="002A4AB9" w:rsidP="00383E50">
      <w:pPr>
        <w:rPr>
          <w:b/>
          <w:bCs/>
          <w:i/>
          <w:iCs/>
        </w:rPr>
      </w:pPr>
      <w:r w:rsidRPr="00383E50">
        <w:rPr>
          <w:b/>
          <w:bCs/>
          <w:i/>
          <w:iCs/>
        </w:rPr>
        <w:t>PowerPoint Slide 4: Strategies for Creating Safe Spaces</w:t>
      </w:r>
    </w:p>
    <w:p w14:paraId="29056BD5" w14:textId="77777777" w:rsidR="002A4AB9" w:rsidRPr="00FC4E4E" w:rsidRDefault="002A4AB9" w:rsidP="00383E50"/>
    <w:p w14:paraId="50068AAB" w14:textId="77777777" w:rsidR="002A4AB9" w:rsidRPr="00383E50" w:rsidRDefault="002A4AB9" w:rsidP="00383E50">
      <w:pPr>
        <w:rPr>
          <w:i/>
          <w:iCs/>
        </w:rPr>
      </w:pPr>
      <w:r w:rsidRPr="00383E50">
        <w:rPr>
          <w:i/>
          <w:iCs/>
        </w:rPr>
        <w:t>Title: Practical Strategies for Creating Safe Spaces</w:t>
      </w:r>
    </w:p>
    <w:p w14:paraId="14E30908" w14:textId="77777777" w:rsidR="00383E50" w:rsidRDefault="00383E50" w:rsidP="00383E50"/>
    <w:p w14:paraId="2602961E" w14:textId="6F0E5BC2" w:rsidR="002A4AB9" w:rsidRDefault="002A4AB9" w:rsidP="00F71FFF">
      <w:pPr>
        <w:pStyle w:val="ListParagraph"/>
        <w:numPr>
          <w:ilvl w:val="0"/>
          <w:numId w:val="20"/>
        </w:numPr>
      </w:pPr>
      <w:r>
        <w:t>Learn practical strategies and tips for fostering these key elements in the classroom, with illustrative examples.</w:t>
      </w:r>
    </w:p>
    <w:p w14:paraId="4C45C820" w14:textId="77777777" w:rsidR="002A4AB9" w:rsidRDefault="002A4AB9" w:rsidP="00383E50"/>
    <w:p w14:paraId="2C1B5B8D" w14:textId="77777777" w:rsidR="002A4AB9" w:rsidRPr="00383E50" w:rsidRDefault="002A4AB9" w:rsidP="00383E50">
      <w:pPr>
        <w:rPr>
          <w:b/>
          <w:bCs/>
          <w:i/>
          <w:iCs/>
        </w:rPr>
      </w:pPr>
      <w:r w:rsidRPr="00383E50">
        <w:rPr>
          <w:b/>
          <w:bCs/>
          <w:i/>
          <w:iCs/>
        </w:rPr>
        <w:t>PowerPoint Slide 5: Reflection and Group Discussion</w:t>
      </w:r>
    </w:p>
    <w:p w14:paraId="30940797" w14:textId="77777777" w:rsidR="002A4AB9" w:rsidRDefault="002A4AB9" w:rsidP="00383E50"/>
    <w:p w14:paraId="39F3FDC1" w14:textId="77777777" w:rsidR="002A4AB9" w:rsidRPr="00383E50" w:rsidRDefault="002A4AB9" w:rsidP="00383E50">
      <w:pPr>
        <w:rPr>
          <w:i/>
          <w:iCs/>
        </w:rPr>
      </w:pPr>
      <w:r w:rsidRPr="00383E50">
        <w:rPr>
          <w:i/>
          <w:iCs/>
        </w:rPr>
        <w:t>Title: Reflecting on Our Classroom Environment</w:t>
      </w:r>
    </w:p>
    <w:p w14:paraId="56560259" w14:textId="77777777" w:rsidR="00383E50" w:rsidRDefault="00383E50" w:rsidP="00383E50"/>
    <w:p w14:paraId="605A9D0B" w14:textId="3455B037" w:rsidR="002A4AB9" w:rsidRDefault="002A4AB9" w:rsidP="00F71FFF">
      <w:pPr>
        <w:pStyle w:val="ListParagraph"/>
        <w:numPr>
          <w:ilvl w:val="0"/>
          <w:numId w:val="20"/>
        </w:numPr>
      </w:pPr>
      <w:r>
        <w:t xml:space="preserve">Engage in reflective thinking and group discussions around the classroom environment. Discuss current strategies and brainstorm </w:t>
      </w:r>
      <w:r w:rsidR="00CC376F">
        <w:t>innovative ideas</w:t>
      </w:r>
      <w:r>
        <w:t xml:space="preserve"> to enhance the safety of the learning environment.</w:t>
      </w:r>
    </w:p>
    <w:p w14:paraId="0F47973A" w14:textId="77777777" w:rsidR="002A4AB9" w:rsidRDefault="002A4AB9" w:rsidP="00383E50"/>
    <w:p w14:paraId="48813295" w14:textId="77777777" w:rsidR="002A4AB9" w:rsidRPr="00383E50" w:rsidRDefault="002A4AB9" w:rsidP="00383E50">
      <w:pPr>
        <w:rPr>
          <w:b/>
          <w:bCs/>
          <w:i/>
          <w:iCs/>
        </w:rPr>
      </w:pPr>
      <w:r w:rsidRPr="00383E50">
        <w:rPr>
          <w:b/>
          <w:bCs/>
          <w:i/>
          <w:iCs/>
        </w:rPr>
        <w:t>Activity Materials:</w:t>
      </w:r>
    </w:p>
    <w:p w14:paraId="1F7E65E8" w14:textId="77777777" w:rsidR="002A4AB9" w:rsidRDefault="002A4AB9" w:rsidP="00383E50"/>
    <w:p w14:paraId="4F183EB6" w14:textId="77777777" w:rsidR="002A4AB9" w:rsidRPr="00E1706B" w:rsidRDefault="002A4AB9" w:rsidP="00383E50">
      <w:r w:rsidRPr="00383E50">
        <w:rPr>
          <w:b/>
          <w:bCs/>
        </w:rPr>
        <w:t>Role-Play Scenarios Worksheet</w:t>
      </w:r>
      <w:r w:rsidRPr="00E1706B">
        <w:t>:</w:t>
      </w:r>
    </w:p>
    <w:p w14:paraId="702AA641" w14:textId="77777777" w:rsidR="002A4AB9" w:rsidRPr="00E1706B" w:rsidRDefault="002A4AB9" w:rsidP="00383E50"/>
    <w:p w14:paraId="2F38F929" w14:textId="77777777" w:rsidR="002A4AB9" w:rsidRPr="00383E50" w:rsidRDefault="002A4AB9" w:rsidP="00383E50">
      <w:pPr>
        <w:rPr>
          <w:i/>
          <w:iCs/>
        </w:rPr>
      </w:pPr>
      <w:r w:rsidRPr="00383E50">
        <w:rPr>
          <w:i/>
          <w:iCs/>
        </w:rPr>
        <w:t>Title: Practicing Safe Space Creation - Role-Play Scenarios</w:t>
      </w:r>
    </w:p>
    <w:p w14:paraId="03DE2DDF" w14:textId="77777777" w:rsidR="00383E50" w:rsidRDefault="00383E50" w:rsidP="00383E50"/>
    <w:p w14:paraId="37BB62F3" w14:textId="4DF9D145" w:rsidR="002A4AB9" w:rsidRDefault="002A4AB9" w:rsidP="00F71FFF">
      <w:pPr>
        <w:pStyle w:val="ListParagraph"/>
        <w:numPr>
          <w:ilvl w:val="0"/>
          <w:numId w:val="20"/>
        </w:numPr>
      </w:pPr>
      <w:r>
        <w:t>Each worksheet presents a different scenario emphasi</w:t>
      </w:r>
      <w:r w:rsidR="00E1706B">
        <w:t>s</w:t>
      </w:r>
      <w:r>
        <w:t>ing the creation of safe spaces. Engage in role-play exercises and discuss your observations and learnings.</w:t>
      </w:r>
    </w:p>
    <w:p w14:paraId="2ACFE1F0" w14:textId="77777777" w:rsidR="002A4AB9" w:rsidRDefault="002A4AB9" w:rsidP="00383E50"/>
    <w:p w14:paraId="041B8FFB" w14:textId="77777777" w:rsidR="002A4AB9" w:rsidRPr="00383E50" w:rsidRDefault="002A4AB9" w:rsidP="00383E50">
      <w:pPr>
        <w:rPr>
          <w:b/>
          <w:bCs/>
        </w:rPr>
      </w:pPr>
      <w:r w:rsidRPr="00383E50">
        <w:rPr>
          <w:b/>
          <w:bCs/>
        </w:rPr>
        <w:t>Strategy Reference Handout:</w:t>
      </w:r>
    </w:p>
    <w:p w14:paraId="306F30DB" w14:textId="77777777" w:rsidR="002A4AB9" w:rsidRDefault="002A4AB9" w:rsidP="00383E50"/>
    <w:p w14:paraId="34B1FC87" w14:textId="77777777" w:rsidR="002A4AB9" w:rsidRPr="00383E50" w:rsidRDefault="002A4AB9" w:rsidP="00383E50">
      <w:pPr>
        <w:rPr>
          <w:i/>
          <w:iCs/>
        </w:rPr>
      </w:pPr>
      <w:r w:rsidRPr="00383E50">
        <w:rPr>
          <w:i/>
          <w:iCs/>
        </w:rPr>
        <w:t>Title: Strategies for Creating Safe Spaces</w:t>
      </w:r>
    </w:p>
    <w:p w14:paraId="70F4E826" w14:textId="77777777" w:rsidR="00383E50" w:rsidRDefault="00383E50" w:rsidP="00383E50"/>
    <w:p w14:paraId="2B319F03" w14:textId="2AB15ACB" w:rsidR="002A4AB9" w:rsidRDefault="002A4AB9" w:rsidP="00F71FFF">
      <w:pPr>
        <w:pStyle w:val="ListParagraph"/>
        <w:numPr>
          <w:ilvl w:val="0"/>
          <w:numId w:val="20"/>
        </w:numPr>
      </w:pPr>
      <w:r>
        <w:t>This handout serves as a quick reference guide, detailing specific strategies for creating environments conducive to openness and vulnerability.</w:t>
      </w:r>
    </w:p>
    <w:p w14:paraId="29ADF302" w14:textId="77777777" w:rsidR="002A4AB9" w:rsidRPr="00E1706B" w:rsidRDefault="002A4AB9" w:rsidP="00383E50"/>
    <w:p w14:paraId="1150610E" w14:textId="77777777" w:rsidR="002A4AB9" w:rsidRPr="00383E50" w:rsidRDefault="002A4AB9" w:rsidP="00383E50">
      <w:pPr>
        <w:rPr>
          <w:b/>
          <w:bCs/>
        </w:rPr>
      </w:pPr>
      <w:r w:rsidRPr="00383E50">
        <w:rPr>
          <w:b/>
          <w:bCs/>
        </w:rPr>
        <w:t>Personal Reflection Worksheet:</w:t>
      </w:r>
    </w:p>
    <w:p w14:paraId="53A81AF2" w14:textId="77777777" w:rsidR="002A4AB9" w:rsidRDefault="002A4AB9" w:rsidP="00383E50"/>
    <w:p w14:paraId="731E8CFA" w14:textId="77777777" w:rsidR="002A4AB9" w:rsidRPr="00383E50" w:rsidRDefault="002A4AB9" w:rsidP="00383E50">
      <w:pPr>
        <w:rPr>
          <w:i/>
          <w:iCs/>
        </w:rPr>
      </w:pPr>
      <w:r w:rsidRPr="00383E50">
        <w:rPr>
          <w:i/>
          <w:iCs/>
        </w:rPr>
        <w:t>Title: My Approach to Creating Safe Spaces</w:t>
      </w:r>
    </w:p>
    <w:p w14:paraId="29515BB8" w14:textId="77777777" w:rsidR="00383E50" w:rsidRDefault="00383E50" w:rsidP="00383E50"/>
    <w:p w14:paraId="768B79E5" w14:textId="5FED2FD8" w:rsidR="0043794D" w:rsidRDefault="002A4AB9" w:rsidP="00F71FFF">
      <w:pPr>
        <w:pStyle w:val="ListParagraph"/>
        <w:numPr>
          <w:ilvl w:val="0"/>
          <w:numId w:val="20"/>
        </w:numPr>
      </w:pPr>
      <w:r>
        <w:t>Reflect on your current practice, identify strengths and areas for improvement, and develop an action plan for creating safer and more open classroom environments.</w:t>
      </w:r>
    </w:p>
    <w:p w14:paraId="008573F9" w14:textId="77777777" w:rsidR="00383E50" w:rsidRDefault="00383E50" w:rsidP="00383E50"/>
    <w:p w14:paraId="438DA0E1" w14:textId="77777777" w:rsidR="00383E50" w:rsidRDefault="00383E50" w:rsidP="00383E50"/>
    <w:p w14:paraId="67F1E1B3" w14:textId="77777777" w:rsidR="00383E50" w:rsidRDefault="00383E50" w:rsidP="00383E50"/>
    <w:p w14:paraId="1F80DFF1" w14:textId="77777777" w:rsidR="00383E50" w:rsidRDefault="00383E50" w:rsidP="00383E50"/>
    <w:p w14:paraId="2E5DEB78" w14:textId="77777777" w:rsidR="00383E50" w:rsidRDefault="00383E50" w:rsidP="00383E50"/>
    <w:p w14:paraId="09913CCA" w14:textId="77777777" w:rsidR="00383E50" w:rsidRDefault="00383E50" w:rsidP="00383E50"/>
    <w:p w14:paraId="0ED62751" w14:textId="77777777" w:rsidR="00383E50" w:rsidRDefault="00383E50" w:rsidP="00383E50"/>
    <w:p w14:paraId="4620E6C5" w14:textId="77777777" w:rsidR="00383E50" w:rsidRDefault="00383E50" w:rsidP="00383E50"/>
    <w:p w14:paraId="6FECC5BE" w14:textId="77777777" w:rsidR="00383E50" w:rsidRDefault="00383E50" w:rsidP="00383E50"/>
    <w:p w14:paraId="17E61032" w14:textId="77777777" w:rsidR="00383E50" w:rsidRDefault="00383E50" w:rsidP="00383E50"/>
    <w:p w14:paraId="3200C673" w14:textId="77777777" w:rsidR="00383E50" w:rsidRDefault="00383E50" w:rsidP="00383E50"/>
    <w:p w14:paraId="4BBB4C8C" w14:textId="77777777" w:rsidR="00383E50" w:rsidRDefault="00383E50" w:rsidP="00383E50"/>
    <w:p w14:paraId="4B034D83" w14:textId="77777777" w:rsidR="00383E50" w:rsidRDefault="00383E50" w:rsidP="00383E50"/>
    <w:p w14:paraId="0E25C225" w14:textId="77777777" w:rsidR="00383E50" w:rsidRDefault="00383E50" w:rsidP="00383E50"/>
    <w:p w14:paraId="23F952D5" w14:textId="77777777" w:rsidR="00383E50" w:rsidRDefault="00383E50" w:rsidP="00383E50"/>
    <w:p w14:paraId="34E15087" w14:textId="77777777" w:rsidR="00383E50" w:rsidRDefault="00383E50" w:rsidP="00383E50"/>
    <w:p w14:paraId="087E994B" w14:textId="77777777" w:rsidR="00383E50" w:rsidRDefault="00383E50" w:rsidP="00383E50"/>
    <w:p w14:paraId="36DB95C0" w14:textId="77777777" w:rsidR="00383E50" w:rsidRDefault="00383E50" w:rsidP="00383E50"/>
    <w:p w14:paraId="300250C4" w14:textId="77777777" w:rsidR="00383E50" w:rsidRDefault="00383E50" w:rsidP="00383E50"/>
    <w:p w14:paraId="5438F83E" w14:textId="77777777" w:rsidR="00383E50" w:rsidRDefault="00383E50" w:rsidP="00383E50"/>
    <w:p w14:paraId="6ADBB262" w14:textId="77777777" w:rsidR="00383E50" w:rsidRDefault="00383E50" w:rsidP="00383E50"/>
    <w:p w14:paraId="2B4E0178" w14:textId="77777777" w:rsidR="00383E50" w:rsidRDefault="00383E50" w:rsidP="00383E50"/>
    <w:p w14:paraId="54F43E2C" w14:textId="77777777" w:rsidR="00383E50" w:rsidRDefault="00383E50" w:rsidP="00383E50"/>
    <w:p w14:paraId="06E0C03E" w14:textId="77777777" w:rsidR="00383E50" w:rsidRDefault="00383E50" w:rsidP="00383E50"/>
    <w:p w14:paraId="5693EBCD" w14:textId="77777777" w:rsidR="00383E50" w:rsidRDefault="00383E50" w:rsidP="00383E50"/>
    <w:p w14:paraId="56C8A149" w14:textId="77777777" w:rsidR="00383E50" w:rsidRPr="00383E50" w:rsidRDefault="00383E50" w:rsidP="00383E50"/>
    <w:p w14:paraId="5B304B8B" w14:textId="1561F0FD" w:rsidR="00384095" w:rsidRPr="00E1706B" w:rsidRDefault="00383E50" w:rsidP="00E1706B">
      <w:pPr>
        <w:pStyle w:val="Heading1"/>
        <w:rPr>
          <w:b w:val="0"/>
          <w:bCs/>
        </w:rPr>
      </w:pPr>
      <w:bookmarkStart w:id="44" w:name="_Toc138316711"/>
      <w:r>
        <w:rPr>
          <w:bCs/>
        </w:rPr>
        <w:lastRenderedPageBreak/>
        <w:t xml:space="preserve">Appendix H: </w:t>
      </w:r>
      <w:r w:rsidR="00384095" w:rsidRPr="00E1706B">
        <w:rPr>
          <w:bCs/>
        </w:rPr>
        <w:t>Module 8</w:t>
      </w:r>
      <w:r>
        <w:rPr>
          <w:bCs/>
        </w:rPr>
        <w:t xml:space="preserve"> - </w:t>
      </w:r>
      <w:r w:rsidR="00384095" w:rsidRPr="00E1706B">
        <w:rPr>
          <w:bCs/>
        </w:rPr>
        <w:t>Enhancing Communication and Empathy</w:t>
      </w:r>
      <w:bookmarkEnd w:id="44"/>
    </w:p>
    <w:p w14:paraId="66CEEA56" w14:textId="77777777" w:rsidR="00384095" w:rsidRDefault="00384095" w:rsidP="00384095"/>
    <w:p w14:paraId="2B00D317" w14:textId="3CF76BDC" w:rsidR="00384095" w:rsidRPr="007B0C05" w:rsidRDefault="00383E50" w:rsidP="00383E50">
      <w:pPr>
        <w:rPr>
          <w:b/>
          <w:bCs/>
        </w:rPr>
      </w:pPr>
      <w:r w:rsidRPr="00383E50">
        <w:rPr>
          <w:b/>
          <w:bCs/>
          <w:i/>
          <w:iCs/>
        </w:rPr>
        <w:t>Aim</w:t>
      </w:r>
      <w:r w:rsidR="00384095" w:rsidRPr="007B0C05">
        <w:rPr>
          <w:b/>
          <w:bCs/>
        </w:rPr>
        <w:t xml:space="preserve">: </w:t>
      </w:r>
      <w:r w:rsidR="00384095" w:rsidRPr="007B0C05">
        <w:t>The aim of this module is to equip educators with practical strategies and techniques to enhance their communication skills and foster empathy, helping them better understand and respond to their students' needs.</w:t>
      </w:r>
    </w:p>
    <w:p w14:paraId="59AED7C5" w14:textId="77777777" w:rsidR="00384095" w:rsidRDefault="00384095" w:rsidP="00384095"/>
    <w:p w14:paraId="2398862C" w14:textId="77777777" w:rsidR="00384095" w:rsidRPr="00383E50" w:rsidRDefault="00384095" w:rsidP="00383E50">
      <w:pPr>
        <w:rPr>
          <w:b/>
          <w:bCs/>
          <w:i/>
          <w:iCs/>
        </w:rPr>
      </w:pPr>
      <w:r w:rsidRPr="00383E50">
        <w:rPr>
          <w:b/>
          <w:bCs/>
          <w:i/>
          <w:iCs/>
        </w:rPr>
        <w:t>PowerPoint Slide 1: Title Slide</w:t>
      </w:r>
    </w:p>
    <w:p w14:paraId="2D600526" w14:textId="77777777" w:rsidR="00384095" w:rsidRPr="007B0C05" w:rsidRDefault="00384095" w:rsidP="00383E50"/>
    <w:p w14:paraId="57B2615D" w14:textId="77777777" w:rsidR="00384095" w:rsidRPr="00383E50" w:rsidRDefault="00384095" w:rsidP="00383E50">
      <w:pPr>
        <w:rPr>
          <w:i/>
          <w:iCs/>
        </w:rPr>
      </w:pPr>
      <w:r w:rsidRPr="00383E50">
        <w:rPr>
          <w:i/>
          <w:iCs/>
        </w:rPr>
        <w:t>Title: Enhancing Communication and Empathy</w:t>
      </w:r>
    </w:p>
    <w:p w14:paraId="5D35C5BA" w14:textId="77777777" w:rsidR="007B0C05" w:rsidRPr="00383E50" w:rsidRDefault="007B0C05" w:rsidP="00383E50">
      <w:pPr>
        <w:rPr>
          <w:i/>
          <w:iCs/>
        </w:rPr>
      </w:pPr>
    </w:p>
    <w:p w14:paraId="714E0F77" w14:textId="77777777" w:rsidR="00384095" w:rsidRPr="00383E50" w:rsidRDefault="00384095" w:rsidP="00383E50">
      <w:pPr>
        <w:rPr>
          <w:i/>
          <w:iCs/>
        </w:rPr>
      </w:pPr>
      <w:r w:rsidRPr="00383E50">
        <w:rPr>
          <w:i/>
          <w:iCs/>
        </w:rPr>
        <w:t>Subtitle: Bridging Understanding and Connection in the Classroom</w:t>
      </w:r>
    </w:p>
    <w:p w14:paraId="1A5AF824" w14:textId="77777777" w:rsidR="00383E50" w:rsidRDefault="00383E50" w:rsidP="00383E50"/>
    <w:p w14:paraId="5AB42A89" w14:textId="3208E58C" w:rsidR="00384095" w:rsidRDefault="00384095" w:rsidP="00F71FFF">
      <w:pPr>
        <w:pStyle w:val="ListParagraph"/>
        <w:numPr>
          <w:ilvl w:val="0"/>
          <w:numId w:val="20"/>
        </w:numPr>
      </w:pPr>
      <w:r>
        <w:t>Welcome to Module 8: a journey towards better understanding and connection through improved communication and empathy.</w:t>
      </w:r>
    </w:p>
    <w:p w14:paraId="4CD0AF99" w14:textId="77777777" w:rsidR="00384095" w:rsidRDefault="00384095" w:rsidP="00383E50"/>
    <w:p w14:paraId="7CED54A6" w14:textId="77777777" w:rsidR="00384095" w:rsidRPr="00383E50" w:rsidRDefault="00384095" w:rsidP="00383E50">
      <w:pPr>
        <w:rPr>
          <w:b/>
          <w:bCs/>
          <w:i/>
          <w:iCs/>
        </w:rPr>
      </w:pPr>
      <w:r w:rsidRPr="00383E50">
        <w:rPr>
          <w:b/>
          <w:bCs/>
          <w:i/>
          <w:iCs/>
        </w:rPr>
        <w:t>PowerPoint Slide 2: The Power of Communication and Empathy</w:t>
      </w:r>
    </w:p>
    <w:p w14:paraId="37D55CDD" w14:textId="77777777" w:rsidR="00384095" w:rsidRPr="00383E50" w:rsidRDefault="00384095" w:rsidP="00383E50">
      <w:pPr>
        <w:rPr>
          <w:i/>
          <w:iCs/>
        </w:rPr>
      </w:pPr>
    </w:p>
    <w:p w14:paraId="0F586E2B" w14:textId="77777777" w:rsidR="00384095" w:rsidRDefault="00384095" w:rsidP="00383E50">
      <w:pPr>
        <w:rPr>
          <w:i/>
          <w:iCs/>
        </w:rPr>
      </w:pPr>
      <w:r w:rsidRPr="00383E50">
        <w:rPr>
          <w:i/>
          <w:iCs/>
        </w:rPr>
        <w:t>Title: Why Focus on Communication and Empathy?</w:t>
      </w:r>
    </w:p>
    <w:p w14:paraId="33C7C759" w14:textId="77777777" w:rsidR="00383E50" w:rsidRPr="00383E50" w:rsidRDefault="00383E50" w:rsidP="00383E50">
      <w:pPr>
        <w:rPr>
          <w:i/>
          <w:iCs/>
        </w:rPr>
      </w:pPr>
    </w:p>
    <w:p w14:paraId="4E871FF7" w14:textId="7355550D" w:rsidR="00384095" w:rsidRDefault="00384095" w:rsidP="00F71FFF">
      <w:pPr>
        <w:pStyle w:val="ListParagraph"/>
        <w:numPr>
          <w:ilvl w:val="0"/>
          <w:numId w:val="20"/>
        </w:numPr>
      </w:pPr>
      <w:r>
        <w:t>Unravel the importance of effective communication and empathy in education and discover how they contribute to improved student outcomes.</w:t>
      </w:r>
    </w:p>
    <w:p w14:paraId="30E23759" w14:textId="77777777" w:rsidR="00384095" w:rsidRPr="007B0C05" w:rsidRDefault="00384095" w:rsidP="00383E50"/>
    <w:p w14:paraId="71722B65" w14:textId="77777777" w:rsidR="00384095" w:rsidRPr="00383E50" w:rsidRDefault="00384095" w:rsidP="00383E50">
      <w:pPr>
        <w:rPr>
          <w:b/>
          <w:bCs/>
          <w:i/>
          <w:iCs/>
        </w:rPr>
      </w:pPr>
      <w:r w:rsidRPr="00383E50">
        <w:rPr>
          <w:b/>
          <w:bCs/>
          <w:i/>
          <w:iCs/>
        </w:rPr>
        <w:t>PowerPoint Slide 3: Improving Communication Skills</w:t>
      </w:r>
    </w:p>
    <w:p w14:paraId="43F7A845" w14:textId="77777777" w:rsidR="00384095" w:rsidRPr="00383E50" w:rsidRDefault="00384095" w:rsidP="00383E50">
      <w:pPr>
        <w:rPr>
          <w:b/>
          <w:bCs/>
          <w:i/>
          <w:iCs/>
        </w:rPr>
      </w:pPr>
    </w:p>
    <w:p w14:paraId="0EFF2C2C" w14:textId="77777777" w:rsidR="00384095" w:rsidRPr="00383E50" w:rsidRDefault="00384095" w:rsidP="00383E50">
      <w:pPr>
        <w:rPr>
          <w:i/>
          <w:iCs/>
        </w:rPr>
      </w:pPr>
      <w:r w:rsidRPr="00383E50">
        <w:rPr>
          <w:i/>
          <w:iCs/>
        </w:rPr>
        <w:t>Title: Pathways to Enhanced Communication</w:t>
      </w:r>
    </w:p>
    <w:p w14:paraId="2C801F4F" w14:textId="77777777" w:rsidR="00383E50" w:rsidRDefault="00383E50" w:rsidP="00383E50"/>
    <w:p w14:paraId="6E4E43F0" w14:textId="56E1B8EC" w:rsidR="00384095" w:rsidRDefault="00384095" w:rsidP="00F71FFF">
      <w:pPr>
        <w:pStyle w:val="ListParagraph"/>
        <w:numPr>
          <w:ilvl w:val="0"/>
          <w:numId w:val="20"/>
        </w:numPr>
      </w:pPr>
      <w:r>
        <w:t>Learn detailed techniques and strategies for refining your communication skills, such as active listening, clarity, openness, and understanding body language.</w:t>
      </w:r>
    </w:p>
    <w:p w14:paraId="4B91319E" w14:textId="77777777" w:rsidR="00384095" w:rsidRDefault="00384095" w:rsidP="00383E50"/>
    <w:p w14:paraId="1C2955BD" w14:textId="77777777" w:rsidR="00384095" w:rsidRPr="00383E50" w:rsidRDefault="00384095" w:rsidP="00383E50">
      <w:pPr>
        <w:rPr>
          <w:b/>
          <w:bCs/>
          <w:i/>
          <w:iCs/>
        </w:rPr>
      </w:pPr>
      <w:r w:rsidRPr="00383E50">
        <w:rPr>
          <w:b/>
          <w:bCs/>
          <w:i/>
          <w:iCs/>
        </w:rPr>
        <w:t>PowerPoint Slide 4: Cultivating Empathy in Education</w:t>
      </w:r>
    </w:p>
    <w:p w14:paraId="78CAF73E" w14:textId="77777777" w:rsidR="00384095" w:rsidRPr="00383E50" w:rsidRDefault="00384095" w:rsidP="00383E50">
      <w:pPr>
        <w:rPr>
          <w:b/>
          <w:bCs/>
          <w:i/>
          <w:iCs/>
        </w:rPr>
      </w:pPr>
    </w:p>
    <w:p w14:paraId="1D7BFF96" w14:textId="77777777" w:rsidR="00384095" w:rsidRPr="00383E50" w:rsidRDefault="00384095" w:rsidP="00383E50">
      <w:pPr>
        <w:rPr>
          <w:i/>
          <w:iCs/>
        </w:rPr>
      </w:pPr>
      <w:r w:rsidRPr="00383E50">
        <w:rPr>
          <w:i/>
          <w:iCs/>
        </w:rPr>
        <w:t>Title: Fostering Empathy: A Guide for Educators</w:t>
      </w:r>
    </w:p>
    <w:p w14:paraId="7C075306" w14:textId="77777777" w:rsidR="00383E50" w:rsidRDefault="00383E50" w:rsidP="00383E50"/>
    <w:p w14:paraId="3908CCEC" w14:textId="4A5A0F3C" w:rsidR="00384095" w:rsidRDefault="00384095" w:rsidP="00F71FFF">
      <w:pPr>
        <w:pStyle w:val="ListParagraph"/>
        <w:numPr>
          <w:ilvl w:val="0"/>
          <w:numId w:val="20"/>
        </w:numPr>
      </w:pPr>
      <w:r>
        <w:t>Explore strategies for nurturing empathy, such as perspective-taking, validating feelings, and understanding emotional literacy.</w:t>
      </w:r>
    </w:p>
    <w:p w14:paraId="21AA52C0" w14:textId="77777777" w:rsidR="00384095" w:rsidRDefault="00384095" w:rsidP="00383E50"/>
    <w:p w14:paraId="1E356180" w14:textId="77777777" w:rsidR="00384095" w:rsidRPr="00383E50" w:rsidRDefault="00384095" w:rsidP="00383E50">
      <w:pPr>
        <w:rPr>
          <w:b/>
          <w:bCs/>
          <w:i/>
          <w:iCs/>
        </w:rPr>
      </w:pPr>
      <w:r w:rsidRPr="00383E50">
        <w:rPr>
          <w:b/>
          <w:bCs/>
          <w:i/>
          <w:iCs/>
        </w:rPr>
        <w:t>PowerPoint Slide 5: Reflection and Group Discussion</w:t>
      </w:r>
    </w:p>
    <w:p w14:paraId="00EA2580" w14:textId="77777777" w:rsidR="00384095" w:rsidRDefault="00384095" w:rsidP="00383E50"/>
    <w:p w14:paraId="31AD433E" w14:textId="77777777" w:rsidR="00384095" w:rsidRPr="00383E50" w:rsidRDefault="00384095" w:rsidP="00383E50">
      <w:pPr>
        <w:rPr>
          <w:i/>
          <w:iCs/>
        </w:rPr>
      </w:pPr>
      <w:r w:rsidRPr="00383E50">
        <w:rPr>
          <w:i/>
          <w:iCs/>
        </w:rPr>
        <w:t>Title: Reflecting on Our Communication and Empathy Practices</w:t>
      </w:r>
    </w:p>
    <w:p w14:paraId="4BB41AB1" w14:textId="77777777" w:rsidR="00383E50" w:rsidRDefault="00383E50" w:rsidP="00383E50"/>
    <w:p w14:paraId="5EF96DA6" w14:textId="39C81400" w:rsidR="00384095" w:rsidRDefault="00384095" w:rsidP="00F71FFF">
      <w:pPr>
        <w:pStyle w:val="ListParagraph"/>
        <w:numPr>
          <w:ilvl w:val="0"/>
          <w:numId w:val="20"/>
        </w:numPr>
      </w:pPr>
      <w:r>
        <w:t>Reflect on your current communication and empathy practices, discuss successful strategies and brainstorm ways to improve.</w:t>
      </w:r>
    </w:p>
    <w:p w14:paraId="21F073A1" w14:textId="77777777" w:rsidR="00384095" w:rsidRDefault="00384095" w:rsidP="00384095"/>
    <w:p w14:paraId="20909C17" w14:textId="77777777" w:rsidR="00384095" w:rsidRPr="00963C09" w:rsidRDefault="00384095" w:rsidP="00383E50">
      <w:pPr>
        <w:rPr>
          <w:b/>
          <w:bCs/>
          <w:i/>
          <w:iCs/>
        </w:rPr>
      </w:pPr>
      <w:r w:rsidRPr="00963C09">
        <w:rPr>
          <w:b/>
          <w:bCs/>
          <w:i/>
          <w:iCs/>
        </w:rPr>
        <w:t>Activity Materials:</w:t>
      </w:r>
    </w:p>
    <w:p w14:paraId="66C0E576" w14:textId="77777777" w:rsidR="00384095" w:rsidRDefault="00384095" w:rsidP="00383E50"/>
    <w:p w14:paraId="112FC82C" w14:textId="77777777" w:rsidR="00384095" w:rsidRPr="00963C09" w:rsidRDefault="00384095" w:rsidP="00383E50">
      <w:pPr>
        <w:rPr>
          <w:b/>
          <w:bCs/>
        </w:rPr>
      </w:pPr>
      <w:r w:rsidRPr="00963C09">
        <w:rPr>
          <w:b/>
          <w:bCs/>
        </w:rPr>
        <w:t>Communication Practice Worksheet:</w:t>
      </w:r>
    </w:p>
    <w:p w14:paraId="711EED77" w14:textId="77777777" w:rsidR="00384095" w:rsidRPr="007B0C05" w:rsidRDefault="00384095" w:rsidP="00383E50"/>
    <w:p w14:paraId="4A88D1E3" w14:textId="77777777" w:rsidR="00384095" w:rsidRPr="00963C09" w:rsidRDefault="00384095" w:rsidP="00383E50">
      <w:pPr>
        <w:rPr>
          <w:i/>
          <w:iCs/>
        </w:rPr>
      </w:pPr>
      <w:r w:rsidRPr="00963C09">
        <w:rPr>
          <w:i/>
          <w:iCs/>
        </w:rPr>
        <w:lastRenderedPageBreak/>
        <w:t>Title: Practicing Effective Communication - Role-Play Scenarios</w:t>
      </w:r>
    </w:p>
    <w:p w14:paraId="1D62446B" w14:textId="77777777" w:rsidR="00963C09" w:rsidRDefault="00963C09" w:rsidP="00383E50"/>
    <w:p w14:paraId="7DE8BB6A" w14:textId="4B51D4EC" w:rsidR="00384095" w:rsidRDefault="00384095" w:rsidP="00F71FFF">
      <w:pPr>
        <w:pStyle w:val="ListParagraph"/>
        <w:numPr>
          <w:ilvl w:val="0"/>
          <w:numId w:val="20"/>
        </w:numPr>
      </w:pPr>
      <w:r>
        <w:t>Engage with different scenarios that allow you to practice and refine your communication strategies.</w:t>
      </w:r>
    </w:p>
    <w:p w14:paraId="646ADC6C" w14:textId="77777777" w:rsidR="00384095" w:rsidRDefault="00384095" w:rsidP="00383E50"/>
    <w:p w14:paraId="72971271" w14:textId="77777777" w:rsidR="00384095" w:rsidRPr="00963C09" w:rsidRDefault="00384095" w:rsidP="00383E50">
      <w:pPr>
        <w:rPr>
          <w:b/>
          <w:bCs/>
        </w:rPr>
      </w:pPr>
      <w:r w:rsidRPr="00963C09">
        <w:rPr>
          <w:b/>
          <w:bCs/>
        </w:rPr>
        <w:t>Empathy-building Activity Guide:</w:t>
      </w:r>
    </w:p>
    <w:p w14:paraId="28AB78E1" w14:textId="77777777" w:rsidR="00384095" w:rsidRDefault="00384095" w:rsidP="00383E50"/>
    <w:p w14:paraId="55492515" w14:textId="77777777" w:rsidR="00384095" w:rsidRPr="00963C09" w:rsidRDefault="00384095" w:rsidP="00383E50">
      <w:pPr>
        <w:rPr>
          <w:i/>
          <w:iCs/>
        </w:rPr>
      </w:pPr>
      <w:r w:rsidRPr="00963C09">
        <w:rPr>
          <w:i/>
          <w:iCs/>
        </w:rPr>
        <w:t>Title: Cultivating Empathy - Activity Guide</w:t>
      </w:r>
    </w:p>
    <w:p w14:paraId="11ADA777" w14:textId="77777777" w:rsidR="00963C09" w:rsidRDefault="00963C09" w:rsidP="00383E50"/>
    <w:p w14:paraId="72206C32" w14:textId="424FFD1A" w:rsidR="00384095" w:rsidRDefault="00384095" w:rsidP="00F71FFF">
      <w:pPr>
        <w:pStyle w:val="ListParagraph"/>
        <w:numPr>
          <w:ilvl w:val="0"/>
          <w:numId w:val="20"/>
        </w:numPr>
      </w:pPr>
      <w:r>
        <w:t>Use this guide to follow step-by-step instructions for activities designed to foster empathy, such as empathy maps or empathy circles.</w:t>
      </w:r>
    </w:p>
    <w:p w14:paraId="60E3A4A3" w14:textId="77777777" w:rsidR="00384095" w:rsidRDefault="00384095" w:rsidP="00383E50"/>
    <w:p w14:paraId="182FDF67" w14:textId="77777777" w:rsidR="00384095" w:rsidRPr="00963C09" w:rsidRDefault="00384095" w:rsidP="00383E50">
      <w:pPr>
        <w:rPr>
          <w:b/>
          <w:bCs/>
        </w:rPr>
      </w:pPr>
      <w:r w:rsidRPr="00963C09">
        <w:rPr>
          <w:b/>
          <w:bCs/>
        </w:rPr>
        <w:t>Personal Reflection Worksheet:</w:t>
      </w:r>
    </w:p>
    <w:p w14:paraId="7F9A3241" w14:textId="77777777" w:rsidR="00384095" w:rsidRPr="00963C09" w:rsidRDefault="00384095" w:rsidP="00383E50">
      <w:pPr>
        <w:rPr>
          <w:b/>
          <w:bCs/>
        </w:rPr>
      </w:pPr>
    </w:p>
    <w:p w14:paraId="5986DE86" w14:textId="77777777" w:rsidR="00384095" w:rsidRPr="00963C09" w:rsidRDefault="00384095" w:rsidP="00383E50">
      <w:pPr>
        <w:rPr>
          <w:i/>
          <w:iCs/>
        </w:rPr>
      </w:pPr>
      <w:r w:rsidRPr="00963C09">
        <w:rPr>
          <w:i/>
          <w:iCs/>
        </w:rPr>
        <w:t>Title: Reflecting on My Communication and Empathy Skills</w:t>
      </w:r>
    </w:p>
    <w:p w14:paraId="2F089D99" w14:textId="77777777" w:rsidR="00963C09" w:rsidRDefault="00963C09" w:rsidP="00383E50"/>
    <w:p w14:paraId="47575EA0" w14:textId="52695C59" w:rsidR="002A4AB9" w:rsidRDefault="00384095" w:rsidP="00F71FFF">
      <w:pPr>
        <w:pStyle w:val="ListParagraph"/>
        <w:numPr>
          <w:ilvl w:val="0"/>
          <w:numId w:val="20"/>
        </w:numPr>
      </w:pPr>
      <w:r>
        <w:t>Reflect on your current practices, identify your strengths and areas for improvement, and formulate an action plan to enhance your communication and empathy skills.</w:t>
      </w:r>
    </w:p>
    <w:p w14:paraId="2642E4AA" w14:textId="77777777" w:rsidR="00384095" w:rsidRDefault="00384095" w:rsidP="00384095"/>
    <w:p w14:paraId="2E01EF5F" w14:textId="77777777" w:rsidR="00384095" w:rsidRDefault="00384095" w:rsidP="00384095"/>
    <w:p w14:paraId="42AEE764" w14:textId="77777777" w:rsidR="00963C09" w:rsidRDefault="00963C09" w:rsidP="00384095"/>
    <w:p w14:paraId="42F5E565" w14:textId="77777777" w:rsidR="00963C09" w:rsidRDefault="00963C09" w:rsidP="00384095"/>
    <w:p w14:paraId="4E4FB88B" w14:textId="77777777" w:rsidR="00963C09" w:rsidRDefault="00963C09" w:rsidP="00384095"/>
    <w:p w14:paraId="76D983FF" w14:textId="77777777" w:rsidR="00963C09" w:rsidRDefault="00963C09" w:rsidP="00384095"/>
    <w:p w14:paraId="5D119BEF" w14:textId="77777777" w:rsidR="00963C09" w:rsidRDefault="00963C09" w:rsidP="00384095"/>
    <w:p w14:paraId="32982C47" w14:textId="77777777" w:rsidR="00963C09" w:rsidRDefault="00963C09" w:rsidP="00384095"/>
    <w:p w14:paraId="070E3E62" w14:textId="77777777" w:rsidR="00963C09" w:rsidRDefault="00963C09" w:rsidP="00384095"/>
    <w:p w14:paraId="10A627C4" w14:textId="77777777" w:rsidR="00963C09" w:rsidRDefault="00963C09" w:rsidP="00384095"/>
    <w:p w14:paraId="75A31B53" w14:textId="77777777" w:rsidR="00963C09" w:rsidRDefault="00963C09" w:rsidP="00384095"/>
    <w:p w14:paraId="26E4938E" w14:textId="77777777" w:rsidR="00963C09" w:rsidRDefault="00963C09" w:rsidP="00384095"/>
    <w:p w14:paraId="2BC38C8C" w14:textId="77777777" w:rsidR="00963C09" w:rsidRDefault="00963C09" w:rsidP="00384095"/>
    <w:p w14:paraId="41B21B72" w14:textId="77777777" w:rsidR="00963C09" w:rsidRDefault="00963C09" w:rsidP="00384095"/>
    <w:p w14:paraId="5B83DF3B" w14:textId="77777777" w:rsidR="00963C09" w:rsidRDefault="00963C09" w:rsidP="00384095"/>
    <w:p w14:paraId="20BE8724" w14:textId="77777777" w:rsidR="00963C09" w:rsidRDefault="00963C09" w:rsidP="00384095"/>
    <w:p w14:paraId="6A36F687" w14:textId="77777777" w:rsidR="00963C09" w:rsidRDefault="00963C09" w:rsidP="00384095"/>
    <w:p w14:paraId="62E9A791" w14:textId="77777777" w:rsidR="00963C09" w:rsidRDefault="00963C09" w:rsidP="00384095"/>
    <w:p w14:paraId="25B6A49E" w14:textId="77777777" w:rsidR="00963C09" w:rsidRDefault="00963C09" w:rsidP="00384095"/>
    <w:p w14:paraId="33F188D4" w14:textId="77777777" w:rsidR="00963C09" w:rsidRDefault="00963C09" w:rsidP="00384095"/>
    <w:p w14:paraId="3C972EEC" w14:textId="77777777" w:rsidR="00963C09" w:rsidRDefault="00963C09" w:rsidP="00384095"/>
    <w:p w14:paraId="51D36717" w14:textId="77777777" w:rsidR="00963C09" w:rsidRDefault="00963C09" w:rsidP="00384095"/>
    <w:p w14:paraId="5C02C4B0" w14:textId="77777777" w:rsidR="00963C09" w:rsidRDefault="00963C09" w:rsidP="00384095"/>
    <w:p w14:paraId="05160623" w14:textId="77777777" w:rsidR="00963C09" w:rsidRDefault="00963C09" w:rsidP="00384095"/>
    <w:p w14:paraId="6387EBA4" w14:textId="77777777" w:rsidR="00963C09" w:rsidRDefault="00963C09" w:rsidP="00384095"/>
    <w:p w14:paraId="76AEB77D" w14:textId="77777777" w:rsidR="00963C09" w:rsidRDefault="00963C09" w:rsidP="00384095"/>
    <w:p w14:paraId="2B29E419" w14:textId="77777777" w:rsidR="00963C09" w:rsidRDefault="00963C09" w:rsidP="00384095"/>
    <w:p w14:paraId="22726D03" w14:textId="5A9A6FAC" w:rsidR="00E53647" w:rsidRPr="00330E29" w:rsidRDefault="00963C09" w:rsidP="00330E29">
      <w:pPr>
        <w:pStyle w:val="Heading1"/>
        <w:rPr>
          <w:b w:val="0"/>
          <w:bCs/>
        </w:rPr>
      </w:pPr>
      <w:bookmarkStart w:id="45" w:name="_Toc138316712"/>
      <w:r>
        <w:rPr>
          <w:bCs/>
        </w:rPr>
        <w:lastRenderedPageBreak/>
        <w:t xml:space="preserve">Appendix I: </w:t>
      </w:r>
      <w:r w:rsidR="00E53647" w:rsidRPr="00330E29">
        <w:rPr>
          <w:bCs/>
        </w:rPr>
        <w:t>Module 9</w:t>
      </w:r>
      <w:r>
        <w:rPr>
          <w:bCs/>
        </w:rPr>
        <w:t xml:space="preserve"> - </w:t>
      </w:r>
      <w:r w:rsidR="00E53647" w:rsidRPr="00330E29">
        <w:rPr>
          <w:bCs/>
        </w:rPr>
        <w:t>Tailoring Approaches for Neurodiverse Students</w:t>
      </w:r>
      <w:bookmarkEnd w:id="45"/>
    </w:p>
    <w:p w14:paraId="1ACCE170" w14:textId="77777777" w:rsidR="00E53647" w:rsidRDefault="00E53647" w:rsidP="00E53647"/>
    <w:p w14:paraId="40F134E5" w14:textId="77777777" w:rsidR="00E53647" w:rsidRPr="00330E29" w:rsidRDefault="00E53647" w:rsidP="00963C09">
      <w:pPr>
        <w:rPr>
          <w:b/>
          <w:bCs/>
        </w:rPr>
      </w:pPr>
      <w:r w:rsidRPr="00963C09">
        <w:rPr>
          <w:b/>
          <w:bCs/>
          <w:i/>
          <w:iCs/>
        </w:rPr>
        <w:t>Objective</w:t>
      </w:r>
      <w:r w:rsidRPr="00330E29">
        <w:rPr>
          <w:b/>
          <w:bCs/>
        </w:rPr>
        <w:t xml:space="preserve">: </w:t>
      </w:r>
      <w:r w:rsidRPr="00330E29">
        <w:t>The aim of this module is to provide educators with knowledge and strategies to adapt their teaching methods to meet the needs of neurodiverse students, fostering an inclusive and understanding learning environment.</w:t>
      </w:r>
    </w:p>
    <w:p w14:paraId="2EB08AA6" w14:textId="77777777" w:rsidR="00EA740D" w:rsidRDefault="00EA740D" w:rsidP="00963C09">
      <w:pPr>
        <w:rPr>
          <w:b/>
          <w:bCs/>
          <w:i/>
          <w:iCs/>
        </w:rPr>
      </w:pPr>
    </w:p>
    <w:p w14:paraId="5516DD15" w14:textId="6E68346F" w:rsidR="00E53647" w:rsidRPr="00963C09" w:rsidRDefault="00E53647" w:rsidP="00963C09">
      <w:pPr>
        <w:rPr>
          <w:b/>
          <w:bCs/>
          <w:i/>
          <w:iCs/>
        </w:rPr>
      </w:pPr>
      <w:r w:rsidRPr="00963C09">
        <w:rPr>
          <w:b/>
          <w:bCs/>
          <w:i/>
          <w:iCs/>
        </w:rPr>
        <w:t>PowerPoint Slide 1: Title Slide</w:t>
      </w:r>
    </w:p>
    <w:p w14:paraId="692C4DDD" w14:textId="77777777" w:rsidR="00E53647" w:rsidRDefault="00E53647" w:rsidP="00963C09"/>
    <w:p w14:paraId="63B3F76B" w14:textId="77777777" w:rsidR="00E53647" w:rsidRPr="00963C09" w:rsidRDefault="00E53647" w:rsidP="00963C09">
      <w:pPr>
        <w:rPr>
          <w:i/>
          <w:iCs/>
        </w:rPr>
      </w:pPr>
      <w:r w:rsidRPr="00963C09">
        <w:rPr>
          <w:i/>
          <w:iCs/>
        </w:rPr>
        <w:t>Title: Tailoring Approaches for Neurodiverse Students</w:t>
      </w:r>
    </w:p>
    <w:p w14:paraId="2ABF4048" w14:textId="77777777" w:rsidR="00380BAA" w:rsidRPr="00380BAA" w:rsidRDefault="00380BAA" w:rsidP="00963C09"/>
    <w:p w14:paraId="0A279F70" w14:textId="77777777" w:rsidR="00E53647" w:rsidRPr="00963C09" w:rsidRDefault="00E53647" w:rsidP="00963C09">
      <w:pPr>
        <w:rPr>
          <w:i/>
          <w:iCs/>
        </w:rPr>
      </w:pPr>
      <w:r w:rsidRPr="00963C09">
        <w:rPr>
          <w:i/>
          <w:iCs/>
        </w:rPr>
        <w:t>Subtitle: Inclusion and Understanding in Action</w:t>
      </w:r>
    </w:p>
    <w:p w14:paraId="4B89E920" w14:textId="77777777" w:rsidR="00963C09" w:rsidRDefault="00963C09" w:rsidP="00963C09"/>
    <w:p w14:paraId="2D1C3DD1" w14:textId="5CEB5788" w:rsidR="00E53647" w:rsidRDefault="00E53647" w:rsidP="00F71FFF">
      <w:pPr>
        <w:pStyle w:val="ListParagraph"/>
        <w:numPr>
          <w:ilvl w:val="0"/>
          <w:numId w:val="20"/>
        </w:numPr>
      </w:pPr>
      <w:r>
        <w:t>Welcome to Module 9: a journey towards creating an inclusive and understanding learning environment for neurodiverse students.</w:t>
      </w:r>
    </w:p>
    <w:p w14:paraId="2F7C4242" w14:textId="77777777" w:rsidR="00E53647" w:rsidRDefault="00E53647" w:rsidP="00963C09"/>
    <w:p w14:paraId="4D06B4D1" w14:textId="77777777" w:rsidR="00E53647" w:rsidRPr="00963C09" w:rsidRDefault="00E53647" w:rsidP="00963C09">
      <w:pPr>
        <w:rPr>
          <w:b/>
          <w:bCs/>
          <w:i/>
          <w:iCs/>
        </w:rPr>
      </w:pPr>
      <w:r w:rsidRPr="00963C09">
        <w:rPr>
          <w:b/>
          <w:bCs/>
          <w:i/>
          <w:iCs/>
        </w:rPr>
        <w:t>PowerPoint Slide 2: Understanding Neurodiversity</w:t>
      </w:r>
    </w:p>
    <w:p w14:paraId="1553A3C6" w14:textId="77777777" w:rsidR="00E53647" w:rsidRDefault="00E53647" w:rsidP="00963C09"/>
    <w:p w14:paraId="44BEA158" w14:textId="77777777" w:rsidR="00E53647" w:rsidRPr="00963C09" w:rsidRDefault="00E53647" w:rsidP="00963C09">
      <w:pPr>
        <w:rPr>
          <w:i/>
          <w:iCs/>
        </w:rPr>
      </w:pPr>
      <w:r w:rsidRPr="00963C09">
        <w:rPr>
          <w:i/>
          <w:iCs/>
        </w:rPr>
        <w:t>Title: What is Neurodiversity?</w:t>
      </w:r>
    </w:p>
    <w:p w14:paraId="01951AF3" w14:textId="77777777" w:rsidR="00963C09" w:rsidRDefault="00963C09" w:rsidP="00963C09"/>
    <w:p w14:paraId="60409292" w14:textId="08E2D86A" w:rsidR="00E53647" w:rsidRDefault="00E53647" w:rsidP="00F71FFF">
      <w:pPr>
        <w:pStyle w:val="ListParagraph"/>
        <w:numPr>
          <w:ilvl w:val="0"/>
          <w:numId w:val="20"/>
        </w:numPr>
      </w:pPr>
      <w:r>
        <w:t>Discover the concept of neurodiversity, understand the range of conditions it encompasses, and explore its relevance in the context of education."</w:t>
      </w:r>
    </w:p>
    <w:p w14:paraId="2843D092" w14:textId="77777777" w:rsidR="00E53647" w:rsidRDefault="00E53647" w:rsidP="00963C09"/>
    <w:p w14:paraId="4CA5293C" w14:textId="77777777" w:rsidR="00E53647" w:rsidRPr="00963C09" w:rsidRDefault="00E53647" w:rsidP="00963C09">
      <w:pPr>
        <w:rPr>
          <w:b/>
          <w:bCs/>
          <w:i/>
          <w:iCs/>
        </w:rPr>
      </w:pPr>
      <w:r w:rsidRPr="00963C09">
        <w:rPr>
          <w:b/>
          <w:bCs/>
          <w:i/>
          <w:iCs/>
        </w:rPr>
        <w:t>PowerPoint Slide 3: The Strengths Perspective</w:t>
      </w:r>
    </w:p>
    <w:p w14:paraId="772BC579" w14:textId="77777777" w:rsidR="00E53647" w:rsidRDefault="00E53647" w:rsidP="00963C09"/>
    <w:p w14:paraId="6543BBA0" w14:textId="77777777" w:rsidR="00E53647" w:rsidRPr="00963C09" w:rsidRDefault="00E53647" w:rsidP="00963C09">
      <w:pPr>
        <w:rPr>
          <w:i/>
          <w:iCs/>
        </w:rPr>
      </w:pPr>
      <w:r w:rsidRPr="00963C09">
        <w:rPr>
          <w:i/>
          <w:iCs/>
        </w:rPr>
        <w:t>Title: Focusing on Strengths</w:t>
      </w:r>
    </w:p>
    <w:p w14:paraId="347CE89B" w14:textId="77777777" w:rsidR="00963C09" w:rsidRDefault="00963C09" w:rsidP="00963C09"/>
    <w:p w14:paraId="7281CEF3" w14:textId="61AC927E" w:rsidR="00E53647" w:rsidRDefault="00E53647" w:rsidP="00F71FFF">
      <w:pPr>
        <w:pStyle w:val="ListParagraph"/>
        <w:numPr>
          <w:ilvl w:val="0"/>
          <w:numId w:val="20"/>
        </w:numPr>
      </w:pPr>
      <w:r>
        <w:t>Learn about the strengths-based approach and its value when working with neurodiverse students.</w:t>
      </w:r>
    </w:p>
    <w:p w14:paraId="78ED3AB5" w14:textId="77777777" w:rsidR="00E53647" w:rsidRDefault="00E53647" w:rsidP="00963C09"/>
    <w:p w14:paraId="3FF22A77" w14:textId="77777777" w:rsidR="00E53647" w:rsidRPr="00963C09" w:rsidRDefault="00E53647" w:rsidP="00963C09">
      <w:pPr>
        <w:rPr>
          <w:b/>
          <w:bCs/>
          <w:i/>
          <w:iCs/>
        </w:rPr>
      </w:pPr>
      <w:r w:rsidRPr="00963C09">
        <w:rPr>
          <w:b/>
          <w:bCs/>
          <w:i/>
          <w:iCs/>
        </w:rPr>
        <w:t>PowerPoint Slide 4: Tailoring Teaching Approaches</w:t>
      </w:r>
    </w:p>
    <w:p w14:paraId="4853E2AF" w14:textId="77777777" w:rsidR="00E53647" w:rsidRPr="00F920F9" w:rsidRDefault="00E53647" w:rsidP="00963C09"/>
    <w:p w14:paraId="552C2A0A" w14:textId="77777777" w:rsidR="00E53647" w:rsidRPr="00963C09" w:rsidRDefault="00E53647" w:rsidP="00963C09">
      <w:pPr>
        <w:rPr>
          <w:i/>
          <w:iCs/>
        </w:rPr>
      </w:pPr>
      <w:r w:rsidRPr="00963C09">
        <w:rPr>
          <w:i/>
          <w:iCs/>
        </w:rPr>
        <w:t>Title: Adapting Our Teaching Approaches</w:t>
      </w:r>
    </w:p>
    <w:p w14:paraId="2245439E" w14:textId="77777777" w:rsidR="00963C09" w:rsidRDefault="00963C09" w:rsidP="00963C09"/>
    <w:p w14:paraId="1A55B300" w14:textId="002B9023" w:rsidR="00E53647" w:rsidRDefault="00E53647" w:rsidP="00F71FFF">
      <w:pPr>
        <w:pStyle w:val="ListParagraph"/>
        <w:numPr>
          <w:ilvl w:val="0"/>
          <w:numId w:val="20"/>
        </w:numPr>
      </w:pPr>
      <w:r>
        <w:t>Dive deep into techniques and strategies for adapting teaching methods to cater to the needs of neurodiverse students.</w:t>
      </w:r>
    </w:p>
    <w:p w14:paraId="64C0DA05" w14:textId="77777777" w:rsidR="00E53647" w:rsidRDefault="00E53647" w:rsidP="00963C09"/>
    <w:p w14:paraId="5578D58C" w14:textId="77777777" w:rsidR="00E53647" w:rsidRPr="00963C09" w:rsidRDefault="00E53647" w:rsidP="00963C09">
      <w:pPr>
        <w:rPr>
          <w:b/>
          <w:bCs/>
          <w:i/>
          <w:iCs/>
        </w:rPr>
      </w:pPr>
      <w:r w:rsidRPr="00963C09">
        <w:rPr>
          <w:b/>
          <w:bCs/>
          <w:i/>
          <w:iCs/>
        </w:rPr>
        <w:t>PowerPoint Slide 5: Case Study and Group Discussion</w:t>
      </w:r>
    </w:p>
    <w:p w14:paraId="17A52CA3" w14:textId="77777777" w:rsidR="00E53647" w:rsidRDefault="00E53647" w:rsidP="00963C09"/>
    <w:p w14:paraId="36AE1559" w14:textId="77777777" w:rsidR="00E53647" w:rsidRPr="00963C09" w:rsidRDefault="00E53647" w:rsidP="00963C09">
      <w:pPr>
        <w:rPr>
          <w:i/>
          <w:iCs/>
        </w:rPr>
      </w:pPr>
      <w:r w:rsidRPr="00963C09">
        <w:rPr>
          <w:i/>
          <w:iCs/>
        </w:rPr>
        <w:t>Title: Applying our Learning: Case Study and Discussion</w:t>
      </w:r>
    </w:p>
    <w:p w14:paraId="707E2F70" w14:textId="77777777" w:rsidR="00963C09" w:rsidRDefault="00963C09" w:rsidP="00963C09"/>
    <w:p w14:paraId="4F75D0A5" w14:textId="6B81E013" w:rsidR="00E53647" w:rsidRDefault="00E53647" w:rsidP="00F71FFF">
      <w:pPr>
        <w:pStyle w:val="ListParagraph"/>
        <w:numPr>
          <w:ilvl w:val="0"/>
          <w:numId w:val="20"/>
        </w:numPr>
      </w:pPr>
      <w:r>
        <w:t>Engage with a case study of an educator effectively tailoring their approach for a neurodiverse student, followed by group discussions.</w:t>
      </w:r>
    </w:p>
    <w:p w14:paraId="75D2378F" w14:textId="77777777" w:rsidR="00E53647" w:rsidRDefault="00E53647" w:rsidP="00E53647"/>
    <w:p w14:paraId="1CAA5F30" w14:textId="77777777" w:rsidR="00E53647" w:rsidRPr="00963C09" w:rsidRDefault="00E53647" w:rsidP="00963C09">
      <w:pPr>
        <w:rPr>
          <w:b/>
          <w:bCs/>
          <w:i/>
          <w:iCs/>
        </w:rPr>
      </w:pPr>
      <w:r w:rsidRPr="00963C09">
        <w:rPr>
          <w:b/>
          <w:bCs/>
          <w:i/>
          <w:iCs/>
        </w:rPr>
        <w:t>Activity Materials:</w:t>
      </w:r>
    </w:p>
    <w:p w14:paraId="4F128030" w14:textId="77777777" w:rsidR="00E53647" w:rsidRDefault="00E53647" w:rsidP="00963C09"/>
    <w:p w14:paraId="13CCA3C8" w14:textId="77777777" w:rsidR="00E53647" w:rsidRPr="00963C09" w:rsidRDefault="00E53647" w:rsidP="00963C09">
      <w:pPr>
        <w:rPr>
          <w:b/>
          <w:bCs/>
        </w:rPr>
      </w:pPr>
      <w:r w:rsidRPr="00963C09">
        <w:rPr>
          <w:b/>
          <w:bCs/>
        </w:rPr>
        <w:t>Scenario Cards:</w:t>
      </w:r>
    </w:p>
    <w:p w14:paraId="2CB3EA2D" w14:textId="77777777" w:rsidR="00E53647" w:rsidRDefault="00E53647" w:rsidP="00963C09"/>
    <w:p w14:paraId="0D2B94DF" w14:textId="77777777" w:rsidR="00E53647" w:rsidRPr="00963C09" w:rsidRDefault="00E53647" w:rsidP="00963C09">
      <w:pPr>
        <w:rPr>
          <w:i/>
          <w:iCs/>
        </w:rPr>
      </w:pPr>
      <w:r w:rsidRPr="00963C09">
        <w:rPr>
          <w:i/>
          <w:iCs/>
        </w:rPr>
        <w:lastRenderedPageBreak/>
        <w:t>Title: Neurodiversity in the Classroom - Scenario Cards</w:t>
      </w:r>
    </w:p>
    <w:p w14:paraId="08DDA3CF" w14:textId="77777777" w:rsidR="00963C09" w:rsidRDefault="00963C09" w:rsidP="00963C09"/>
    <w:p w14:paraId="5BFADE4A" w14:textId="0369B1FB" w:rsidR="00E53647" w:rsidRDefault="00E53647" w:rsidP="00F71FFF">
      <w:pPr>
        <w:pStyle w:val="ListParagraph"/>
        <w:numPr>
          <w:ilvl w:val="0"/>
          <w:numId w:val="20"/>
        </w:numPr>
      </w:pPr>
      <w:r>
        <w:t>Use these cards to understand various classroom scenarios involving a neurodiverse student and discuss ways to tailor teaching approaches.</w:t>
      </w:r>
    </w:p>
    <w:p w14:paraId="422EAE53" w14:textId="77777777" w:rsidR="00E53647" w:rsidRDefault="00E53647" w:rsidP="00963C09"/>
    <w:p w14:paraId="13E28025" w14:textId="77777777" w:rsidR="00E53647" w:rsidRPr="00963C09" w:rsidRDefault="00E53647" w:rsidP="00963C09">
      <w:pPr>
        <w:rPr>
          <w:b/>
          <w:bCs/>
        </w:rPr>
      </w:pPr>
      <w:r w:rsidRPr="00963C09">
        <w:rPr>
          <w:b/>
          <w:bCs/>
        </w:rPr>
        <w:t>Strategy Planning Worksheet:</w:t>
      </w:r>
    </w:p>
    <w:p w14:paraId="735AC4AF" w14:textId="77777777" w:rsidR="00E53647" w:rsidRDefault="00E53647" w:rsidP="00963C09"/>
    <w:p w14:paraId="7C386515" w14:textId="77777777" w:rsidR="00E53647" w:rsidRPr="00963C09" w:rsidRDefault="00E53647" w:rsidP="00963C09">
      <w:pPr>
        <w:rPr>
          <w:i/>
          <w:iCs/>
        </w:rPr>
      </w:pPr>
      <w:r w:rsidRPr="00963C09">
        <w:rPr>
          <w:i/>
          <w:iCs/>
        </w:rPr>
        <w:t>Title: Planning Inclusive Strategies</w:t>
      </w:r>
    </w:p>
    <w:p w14:paraId="08BE7845" w14:textId="77777777" w:rsidR="00963C09" w:rsidRDefault="00963C09" w:rsidP="00963C09"/>
    <w:p w14:paraId="1A8ACC0B" w14:textId="00383E66" w:rsidR="00E53647" w:rsidRDefault="00E53647" w:rsidP="00F71FFF">
      <w:pPr>
        <w:pStyle w:val="ListParagraph"/>
        <w:numPr>
          <w:ilvl w:val="0"/>
          <w:numId w:val="20"/>
        </w:numPr>
      </w:pPr>
      <w:r>
        <w:t>Develop teaching strategies considering the unique strengths and challenges of a hypothetical neurodiverse student.</w:t>
      </w:r>
    </w:p>
    <w:p w14:paraId="59C28DBF" w14:textId="77777777" w:rsidR="00E53647" w:rsidRDefault="00E53647" w:rsidP="00963C09"/>
    <w:p w14:paraId="17C4CABB" w14:textId="77777777" w:rsidR="00E53647" w:rsidRPr="00963C09" w:rsidRDefault="00E53647" w:rsidP="00963C09">
      <w:pPr>
        <w:rPr>
          <w:b/>
          <w:bCs/>
        </w:rPr>
      </w:pPr>
      <w:r w:rsidRPr="00963C09">
        <w:rPr>
          <w:b/>
          <w:bCs/>
        </w:rPr>
        <w:t>Personal Reflection Worksheet:</w:t>
      </w:r>
    </w:p>
    <w:p w14:paraId="73A22273" w14:textId="77777777" w:rsidR="00E53647" w:rsidRDefault="00E53647" w:rsidP="00963C09"/>
    <w:p w14:paraId="2E1090A9" w14:textId="77777777" w:rsidR="00E53647" w:rsidRPr="00963C09" w:rsidRDefault="00E53647" w:rsidP="00963C09">
      <w:pPr>
        <w:rPr>
          <w:i/>
          <w:iCs/>
        </w:rPr>
      </w:pPr>
      <w:r w:rsidRPr="00963C09">
        <w:rPr>
          <w:i/>
          <w:iCs/>
        </w:rPr>
        <w:t>Title: Reflecting on My Practices for Neurodiverse Students</w:t>
      </w:r>
    </w:p>
    <w:p w14:paraId="0C1EF62D" w14:textId="77777777" w:rsidR="00963C09" w:rsidRDefault="00963C09" w:rsidP="00963C09"/>
    <w:p w14:paraId="4C8A790A" w14:textId="1D0CB8EC" w:rsidR="00E53647" w:rsidRDefault="00E53647" w:rsidP="00F71FFF">
      <w:pPr>
        <w:pStyle w:val="ListParagraph"/>
        <w:numPr>
          <w:ilvl w:val="0"/>
          <w:numId w:val="20"/>
        </w:numPr>
      </w:pPr>
      <w:r>
        <w:t>Reflect on your current practices for neurodiverse students, identify areas for growth, and devise an action plan to improve.</w:t>
      </w:r>
    </w:p>
    <w:p w14:paraId="55A8CA75" w14:textId="77777777" w:rsidR="00EA740D" w:rsidRDefault="00EA740D" w:rsidP="00EA740D"/>
    <w:p w14:paraId="2F4D5B65" w14:textId="77777777" w:rsidR="00EA740D" w:rsidRDefault="00EA740D" w:rsidP="00EA740D"/>
    <w:p w14:paraId="51E58D7F" w14:textId="77777777" w:rsidR="00EA740D" w:rsidRDefault="00EA740D" w:rsidP="00EA740D"/>
    <w:p w14:paraId="29CCA2A4" w14:textId="77777777" w:rsidR="00EA740D" w:rsidRDefault="00EA740D" w:rsidP="00EA740D"/>
    <w:p w14:paraId="47C43594" w14:textId="77777777" w:rsidR="00EA740D" w:rsidRDefault="00EA740D" w:rsidP="00EA740D"/>
    <w:p w14:paraId="6ADC5F8B" w14:textId="77777777" w:rsidR="00EA740D" w:rsidRDefault="00EA740D" w:rsidP="00EA740D"/>
    <w:p w14:paraId="762A3EBD" w14:textId="77777777" w:rsidR="00EA740D" w:rsidRDefault="00EA740D" w:rsidP="00EA740D"/>
    <w:p w14:paraId="5056B5C2" w14:textId="77777777" w:rsidR="00EA740D" w:rsidRDefault="00EA740D" w:rsidP="00EA740D"/>
    <w:p w14:paraId="56A05C1F" w14:textId="77777777" w:rsidR="00EA740D" w:rsidRDefault="00EA740D" w:rsidP="00EA740D"/>
    <w:p w14:paraId="156D725F" w14:textId="77777777" w:rsidR="00EA740D" w:rsidRDefault="00EA740D" w:rsidP="00EA740D"/>
    <w:p w14:paraId="74D9134E" w14:textId="77777777" w:rsidR="00EA740D" w:rsidRDefault="00EA740D" w:rsidP="00EA740D"/>
    <w:p w14:paraId="4BBEBA28" w14:textId="77777777" w:rsidR="00EA740D" w:rsidRDefault="00EA740D" w:rsidP="00EA740D"/>
    <w:p w14:paraId="4DAD924F" w14:textId="77777777" w:rsidR="00EA740D" w:rsidRDefault="00EA740D" w:rsidP="00EA740D"/>
    <w:p w14:paraId="09E57C37" w14:textId="77777777" w:rsidR="00EA740D" w:rsidRDefault="00EA740D" w:rsidP="00EA740D"/>
    <w:p w14:paraId="4345C2A9" w14:textId="77777777" w:rsidR="00EA740D" w:rsidRDefault="00EA740D" w:rsidP="00EA740D"/>
    <w:p w14:paraId="22DCC6B3" w14:textId="77777777" w:rsidR="00EA740D" w:rsidRDefault="00EA740D" w:rsidP="00EA740D"/>
    <w:p w14:paraId="0960B884" w14:textId="77777777" w:rsidR="00EA740D" w:rsidRDefault="00EA740D" w:rsidP="00EA740D"/>
    <w:p w14:paraId="3AAB1A83" w14:textId="77777777" w:rsidR="00EA740D" w:rsidRDefault="00EA740D" w:rsidP="00EA740D"/>
    <w:p w14:paraId="71737416" w14:textId="77777777" w:rsidR="00EA740D" w:rsidRDefault="00EA740D" w:rsidP="00EA740D"/>
    <w:p w14:paraId="7133908F" w14:textId="77777777" w:rsidR="00EA740D" w:rsidRDefault="00EA740D" w:rsidP="00EA740D"/>
    <w:p w14:paraId="7B87A725" w14:textId="77777777" w:rsidR="00EA740D" w:rsidRDefault="00EA740D" w:rsidP="00EA740D"/>
    <w:p w14:paraId="0FC2AF2C" w14:textId="77777777" w:rsidR="00EA740D" w:rsidRDefault="00EA740D" w:rsidP="00EA740D"/>
    <w:p w14:paraId="5A794F16" w14:textId="77777777" w:rsidR="00EA740D" w:rsidRDefault="00EA740D" w:rsidP="00EA740D"/>
    <w:p w14:paraId="06A4FEE0" w14:textId="77777777" w:rsidR="00EA740D" w:rsidRDefault="00EA740D" w:rsidP="00EA740D"/>
    <w:p w14:paraId="58FB3F19" w14:textId="77777777" w:rsidR="00EA740D" w:rsidRDefault="00EA740D" w:rsidP="00EA740D"/>
    <w:p w14:paraId="6793E501" w14:textId="77777777" w:rsidR="00EA740D" w:rsidRDefault="00EA740D" w:rsidP="00EA740D"/>
    <w:p w14:paraId="60737F14" w14:textId="77777777" w:rsidR="00924A0B" w:rsidRDefault="00924A0B" w:rsidP="00C64972"/>
    <w:p w14:paraId="5BB0A766" w14:textId="7F4DEE52" w:rsidR="00C64972" w:rsidRPr="00924A0B" w:rsidRDefault="00EA740D" w:rsidP="00924A0B">
      <w:pPr>
        <w:pStyle w:val="Heading1"/>
        <w:rPr>
          <w:b w:val="0"/>
          <w:bCs/>
        </w:rPr>
      </w:pPr>
      <w:bookmarkStart w:id="46" w:name="_Toc138316713"/>
      <w:r>
        <w:rPr>
          <w:bCs/>
        </w:rPr>
        <w:lastRenderedPageBreak/>
        <w:t xml:space="preserve">Appendix J: </w:t>
      </w:r>
      <w:r w:rsidR="00C64972" w:rsidRPr="00924A0B">
        <w:rPr>
          <w:bCs/>
        </w:rPr>
        <w:t>Module 10</w:t>
      </w:r>
      <w:r>
        <w:rPr>
          <w:bCs/>
        </w:rPr>
        <w:t xml:space="preserve"> - </w:t>
      </w:r>
      <w:r w:rsidR="00C64972" w:rsidRPr="00924A0B">
        <w:rPr>
          <w:bCs/>
        </w:rPr>
        <w:t>Fostering Effective Home-School Communication</w:t>
      </w:r>
      <w:bookmarkEnd w:id="46"/>
    </w:p>
    <w:p w14:paraId="2312D5B0" w14:textId="77777777" w:rsidR="00C64972" w:rsidRDefault="00C64972" w:rsidP="00C64972"/>
    <w:p w14:paraId="249C8E6A" w14:textId="77777777" w:rsidR="00C64972" w:rsidRPr="00924A0B" w:rsidRDefault="00C64972" w:rsidP="00EA740D">
      <w:pPr>
        <w:rPr>
          <w:b/>
          <w:bCs/>
        </w:rPr>
      </w:pPr>
      <w:r w:rsidRPr="00EA740D">
        <w:rPr>
          <w:b/>
          <w:bCs/>
          <w:i/>
          <w:iCs/>
        </w:rPr>
        <w:t>Aim</w:t>
      </w:r>
      <w:r w:rsidRPr="00924A0B">
        <w:rPr>
          <w:b/>
          <w:bCs/>
        </w:rPr>
        <w:t xml:space="preserve">: </w:t>
      </w:r>
      <w:r w:rsidRPr="00924A0B">
        <w:t>To provide educators with insights and strategies on strengthening the lines of communication between home and school, and to encourage reflection on the entire training series and its practical application.</w:t>
      </w:r>
    </w:p>
    <w:p w14:paraId="25104B4E" w14:textId="77777777" w:rsidR="00C64972" w:rsidRDefault="00C64972" w:rsidP="00C64972"/>
    <w:p w14:paraId="7D25BE28" w14:textId="77777777" w:rsidR="00C64972" w:rsidRPr="00EA740D" w:rsidRDefault="00C64972" w:rsidP="00EA740D">
      <w:pPr>
        <w:rPr>
          <w:b/>
          <w:bCs/>
          <w:i/>
          <w:iCs/>
        </w:rPr>
      </w:pPr>
      <w:r w:rsidRPr="00EA740D">
        <w:rPr>
          <w:b/>
          <w:bCs/>
          <w:i/>
          <w:iCs/>
        </w:rPr>
        <w:t>PowerPoint Slide 1: Title Slide</w:t>
      </w:r>
    </w:p>
    <w:p w14:paraId="2BFD0808" w14:textId="77777777" w:rsidR="00C64972" w:rsidRDefault="00C64972" w:rsidP="00EA740D"/>
    <w:p w14:paraId="2529EC5B" w14:textId="77777777" w:rsidR="00C64972" w:rsidRPr="00EA740D" w:rsidRDefault="00C64972" w:rsidP="00EA740D">
      <w:pPr>
        <w:rPr>
          <w:i/>
          <w:iCs/>
        </w:rPr>
      </w:pPr>
      <w:r w:rsidRPr="00EA740D">
        <w:rPr>
          <w:i/>
          <w:iCs/>
        </w:rPr>
        <w:t>Title: Fostering Effective Home-School Communication</w:t>
      </w:r>
    </w:p>
    <w:p w14:paraId="1F3B1DE5" w14:textId="77777777" w:rsidR="00924A0B" w:rsidRPr="00EA740D" w:rsidRDefault="00924A0B" w:rsidP="00EA740D">
      <w:pPr>
        <w:rPr>
          <w:i/>
          <w:iCs/>
        </w:rPr>
      </w:pPr>
    </w:p>
    <w:p w14:paraId="3486D1AF" w14:textId="77777777" w:rsidR="00AD235C" w:rsidRPr="00AD235C" w:rsidRDefault="00AD235C" w:rsidP="00AD235C">
      <w:pPr>
        <w:pStyle w:val="ListParagraph"/>
        <w:numPr>
          <w:ilvl w:val="0"/>
          <w:numId w:val="20"/>
        </w:numPr>
      </w:pPr>
      <w:r w:rsidRPr="00AD235C">
        <w:t>Brief introduction to the topic of Home-School communication</w:t>
      </w:r>
    </w:p>
    <w:p w14:paraId="3326F360" w14:textId="77777777" w:rsidR="00AD235C" w:rsidRPr="00AD235C" w:rsidRDefault="00AD235C" w:rsidP="00AD235C">
      <w:pPr>
        <w:pStyle w:val="ListParagraph"/>
        <w:numPr>
          <w:ilvl w:val="0"/>
          <w:numId w:val="20"/>
        </w:numPr>
      </w:pPr>
      <w:r w:rsidRPr="00AD235C">
        <w:t>Explanation of the relevance and significance of this module</w:t>
      </w:r>
    </w:p>
    <w:p w14:paraId="78538AAE" w14:textId="77777777" w:rsidR="00AD235C" w:rsidRPr="00AD235C" w:rsidRDefault="00AD235C" w:rsidP="00AD235C">
      <w:pPr>
        <w:pStyle w:val="ListParagraph"/>
        <w:numPr>
          <w:ilvl w:val="0"/>
          <w:numId w:val="20"/>
        </w:numPr>
      </w:pPr>
      <w:r w:rsidRPr="00AD235C">
        <w:t>Statement of the primary aim: Strengthening ties between home and school to enhance outcomes</w:t>
      </w:r>
    </w:p>
    <w:p w14:paraId="545D238B" w14:textId="37FC2920" w:rsidR="00C64972" w:rsidRPr="00AD235C" w:rsidRDefault="00AD235C" w:rsidP="00AD235C">
      <w:pPr>
        <w:pStyle w:val="ListParagraph"/>
        <w:numPr>
          <w:ilvl w:val="0"/>
          <w:numId w:val="20"/>
        </w:numPr>
      </w:pPr>
      <w:r w:rsidRPr="00AD235C">
        <w:t>A glimpse into what the module will cover, e.g., exploring barriers to effective communication, discussing strategies to enhance communication, etc.</w:t>
      </w:r>
    </w:p>
    <w:p w14:paraId="7B02E2D1" w14:textId="77777777" w:rsidR="00EA740D" w:rsidRPr="00EA740D" w:rsidRDefault="00EA740D" w:rsidP="00EA740D"/>
    <w:p w14:paraId="141A0097" w14:textId="77777777" w:rsidR="00924A0B" w:rsidRPr="00924A0B" w:rsidRDefault="00924A0B" w:rsidP="00EA740D"/>
    <w:p w14:paraId="14296616" w14:textId="77777777" w:rsidR="00C64972" w:rsidRPr="00EA740D" w:rsidRDefault="00C64972" w:rsidP="00EA740D">
      <w:pPr>
        <w:rPr>
          <w:b/>
          <w:bCs/>
          <w:i/>
          <w:iCs/>
        </w:rPr>
      </w:pPr>
      <w:r w:rsidRPr="00EA740D">
        <w:rPr>
          <w:b/>
          <w:bCs/>
          <w:i/>
          <w:iCs/>
        </w:rPr>
        <w:t>PowerPoint Slide 2: Importance of Home-School Communication</w:t>
      </w:r>
    </w:p>
    <w:p w14:paraId="133E24A0" w14:textId="77777777" w:rsidR="00C64972" w:rsidRPr="00EA740D" w:rsidRDefault="00C64972" w:rsidP="00EA740D">
      <w:pPr>
        <w:rPr>
          <w:i/>
          <w:iCs/>
        </w:rPr>
      </w:pPr>
    </w:p>
    <w:p w14:paraId="520FBE4E" w14:textId="77777777" w:rsidR="00C64972" w:rsidRPr="00EA740D" w:rsidRDefault="00C64972" w:rsidP="00EA740D">
      <w:pPr>
        <w:rPr>
          <w:i/>
          <w:iCs/>
        </w:rPr>
      </w:pPr>
      <w:r w:rsidRPr="00EA740D">
        <w:rPr>
          <w:i/>
          <w:iCs/>
        </w:rPr>
        <w:t>Title: Why Home-School Communication Matters</w:t>
      </w:r>
    </w:p>
    <w:p w14:paraId="1B786BA2" w14:textId="77777777" w:rsidR="00EA740D" w:rsidRDefault="00EA740D" w:rsidP="00EA740D"/>
    <w:p w14:paraId="0B01D60B" w14:textId="77777777" w:rsidR="00EA740D" w:rsidRDefault="00C64972" w:rsidP="00F71FFF">
      <w:pPr>
        <w:pStyle w:val="ListParagraph"/>
        <w:numPr>
          <w:ilvl w:val="0"/>
          <w:numId w:val="20"/>
        </w:numPr>
      </w:pPr>
      <w:r>
        <w:t>Explanation of the benefits of effective home-school communication, and its influence on student success</w:t>
      </w:r>
    </w:p>
    <w:p w14:paraId="65EE0D99" w14:textId="7AE053F5" w:rsidR="00C64972" w:rsidRDefault="00C64972" w:rsidP="00F71FFF">
      <w:pPr>
        <w:pStyle w:val="ListParagraph"/>
        <w:numPr>
          <w:ilvl w:val="0"/>
          <w:numId w:val="20"/>
        </w:numPr>
      </w:pPr>
      <w:r>
        <w:t>A bridge or a two-way street symboli</w:t>
      </w:r>
      <w:r w:rsidR="00211E46">
        <w:t>s</w:t>
      </w:r>
      <w:r>
        <w:t xml:space="preserve">ing </w:t>
      </w:r>
      <w:r w:rsidR="00CC376F">
        <w:t>effective communication</w:t>
      </w:r>
    </w:p>
    <w:p w14:paraId="61AA94ED" w14:textId="77777777" w:rsidR="00246142" w:rsidRDefault="00246142" w:rsidP="00EA740D"/>
    <w:p w14:paraId="788C8AAF" w14:textId="520D4205" w:rsidR="00C64972" w:rsidRPr="00EA740D" w:rsidRDefault="00C64972" w:rsidP="00EA740D">
      <w:pPr>
        <w:rPr>
          <w:b/>
          <w:bCs/>
          <w:i/>
          <w:iCs/>
        </w:rPr>
      </w:pPr>
      <w:r w:rsidRPr="00EA740D">
        <w:rPr>
          <w:b/>
          <w:bCs/>
          <w:i/>
          <w:iCs/>
        </w:rPr>
        <w:t>PowerPoint Slide 3: Strategies for Effective Communication</w:t>
      </w:r>
    </w:p>
    <w:p w14:paraId="42B14F30" w14:textId="77777777" w:rsidR="00C64972" w:rsidRDefault="00C64972" w:rsidP="00EA740D"/>
    <w:p w14:paraId="2737C8C5" w14:textId="77777777" w:rsidR="00C64972" w:rsidRPr="00EA740D" w:rsidRDefault="00C64972" w:rsidP="00EA740D">
      <w:pPr>
        <w:rPr>
          <w:i/>
          <w:iCs/>
        </w:rPr>
      </w:pPr>
      <w:r w:rsidRPr="00EA740D">
        <w:rPr>
          <w:i/>
          <w:iCs/>
        </w:rPr>
        <w:t>Title: Strategies for Strengthening Home-School Ties</w:t>
      </w:r>
    </w:p>
    <w:p w14:paraId="5902EEF2" w14:textId="77777777" w:rsidR="00EA740D" w:rsidRDefault="00EA740D" w:rsidP="00EA740D"/>
    <w:p w14:paraId="221DE95D" w14:textId="21A28212" w:rsidR="00C64972" w:rsidRDefault="00C64972" w:rsidP="00F71FFF">
      <w:pPr>
        <w:pStyle w:val="ListParagraph"/>
        <w:numPr>
          <w:ilvl w:val="0"/>
          <w:numId w:val="21"/>
        </w:numPr>
      </w:pPr>
      <w:r>
        <w:t>Overview of strategies to improve communication with parents and guardians, including regular updates, accessibility, mutual respect, and responsiveness</w:t>
      </w:r>
    </w:p>
    <w:p w14:paraId="708E464F" w14:textId="574A87DB" w:rsidR="00C64972" w:rsidRDefault="00C64972" w:rsidP="00F71FFF">
      <w:pPr>
        <w:pStyle w:val="ListParagraph"/>
        <w:numPr>
          <w:ilvl w:val="0"/>
          <w:numId w:val="21"/>
        </w:numPr>
      </w:pPr>
      <w:r>
        <w:t>Icons or images illustrating each strategy</w:t>
      </w:r>
    </w:p>
    <w:p w14:paraId="4325440D" w14:textId="77777777" w:rsidR="00211E46" w:rsidRDefault="00211E46" w:rsidP="00EA740D"/>
    <w:p w14:paraId="1D2C4760" w14:textId="203C44BA" w:rsidR="00C64972" w:rsidRPr="00EA740D" w:rsidRDefault="00C64972" w:rsidP="00EA740D">
      <w:pPr>
        <w:rPr>
          <w:b/>
          <w:bCs/>
          <w:i/>
          <w:iCs/>
        </w:rPr>
      </w:pPr>
      <w:r w:rsidRPr="00EA740D">
        <w:rPr>
          <w:b/>
          <w:bCs/>
          <w:i/>
          <w:iCs/>
        </w:rPr>
        <w:t>PowerPoint Slide 4: Reflection on Training Series</w:t>
      </w:r>
    </w:p>
    <w:p w14:paraId="46BAFF52" w14:textId="77777777" w:rsidR="00C64972" w:rsidRDefault="00C64972" w:rsidP="00EA740D"/>
    <w:p w14:paraId="0EE1D7A4" w14:textId="77777777" w:rsidR="00C64972" w:rsidRPr="00407A5C" w:rsidRDefault="00C64972" w:rsidP="00EA740D">
      <w:pPr>
        <w:rPr>
          <w:i/>
          <w:iCs/>
        </w:rPr>
      </w:pPr>
      <w:r w:rsidRPr="00407A5C">
        <w:rPr>
          <w:i/>
          <w:iCs/>
        </w:rPr>
        <w:t>Title: Reflecting on Our Learning Journey</w:t>
      </w:r>
    </w:p>
    <w:p w14:paraId="2FBFF2CE" w14:textId="77777777" w:rsidR="00407A5C" w:rsidRDefault="00407A5C" w:rsidP="00EA740D"/>
    <w:p w14:paraId="091A62CF" w14:textId="4C7AD6FF" w:rsidR="00C64972" w:rsidRDefault="00C64972" w:rsidP="00F71FFF">
      <w:pPr>
        <w:pStyle w:val="ListParagraph"/>
        <w:numPr>
          <w:ilvl w:val="0"/>
          <w:numId w:val="22"/>
        </w:numPr>
      </w:pPr>
      <w:r>
        <w:t>Prompts for reflecting on key learnings from the entire training series and how these can be applied in practice</w:t>
      </w:r>
    </w:p>
    <w:p w14:paraId="544D4377" w14:textId="2EA3A703" w:rsidR="00C64972" w:rsidRDefault="00C64972" w:rsidP="00F71FFF">
      <w:pPr>
        <w:pStyle w:val="ListParagraph"/>
        <w:numPr>
          <w:ilvl w:val="0"/>
          <w:numId w:val="22"/>
        </w:numPr>
      </w:pPr>
      <w:r>
        <w:t>A road or pathway symboli</w:t>
      </w:r>
      <w:r w:rsidR="00163AF7">
        <w:t>s</w:t>
      </w:r>
      <w:r>
        <w:t>ing the learning journey</w:t>
      </w:r>
    </w:p>
    <w:p w14:paraId="4DFE84E9" w14:textId="77777777" w:rsidR="00163AF7" w:rsidRDefault="00163AF7" w:rsidP="00EA740D"/>
    <w:p w14:paraId="332202C6" w14:textId="577C1355" w:rsidR="00C64972" w:rsidRPr="00407A5C" w:rsidRDefault="00C64972" w:rsidP="00EA740D">
      <w:pPr>
        <w:rPr>
          <w:b/>
          <w:bCs/>
          <w:i/>
          <w:iCs/>
        </w:rPr>
      </w:pPr>
      <w:r w:rsidRPr="00407A5C">
        <w:rPr>
          <w:b/>
          <w:bCs/>
          <w:i/>
          <w:iCs/>
        </w:rPr>
        <w:t>PowerPoint Slide 5: Action Planning</w:t>
      </w:r>
    </w:p>
    <w:p w14:paraId="3AD137E7" w14:textId="77777777" w:rsidR="00C64972" w:rsidRPr="00163AF7" w:rsidRDefault="00C64972" w:rsidP="00EA740D"/>
    <w:p w14:paraId="075A67D2" w14:textId="77777777" w:rsidR="00C64972" w:rsidRPr="00407A5C" w:rsidRDefault="00C64972" w:rsidP="00EA740D">
      <w:pPr>
        <w:rPr>
          <w:i/>
          <w:iCs/>
        </w:rPr>
      </w:pPr>
      <w:r w:rsidRPr="00407A5C">
        <w:rPr>
          <w:i/>
          <w:iCs/>
        </w:rPr>
        <w:t>Title: Planning for Practice: From Learning to Action</w:t>
      </w:r>
    </w:p>
    <w:p w14:paraId="5656EF56" w14:textId="77777777" w:rsidR="00407A5C" w:rsidRDefault="00407A5C" w:rsidP="00EA740D"/>
    <w:p w14:paraId="324DA108" w14:textId="314A15B7" w:rsidR="00C64972" w:rsidRDefault="00C64972" w:rsidP="00F71FFF">
      <w:pPr>
        <w:pStyle w:val="ListParagraph"/>
        <w:numPr>
          <w:ilvl w:val="0"/>
          <w:numId w:val="23"/>
        </w:numPr>
      </w:pPr>
      <w:r>
        <w:lastRenderedPageBreak/>
        <w:t>Guidance on how to develop an action plan based on the training series, focusing on improving home-school communication and other learned skills</w:t>
      </w:r>
    </w:p>
    <w:p w14:paraId="67277D28" w14:textId="6CCB4466" w:rsidR="00C64972" w:rsidRDefault="00C64972" w:rsidP="00F71FFF">
      <w:pPr>
        <w:pStyle w:val="ListParagraph"/>
        <w:numPr>
          <w:ilvl w:val="0"/>
          <w:numId w:val="23"/>
        </w:numPr>
      </w:pPr>
      <w:r>
        <w:t>A checklist or action plan image</w:t>
      </w:r>
    </w:p>
    <w:p w14:paraId="3CE1D967" w14:textId="77777777" w:rsidR="00163AF7" w:rsidRPr="00407A5C" w:rsidRDefault="00163AF7" w:rsidP="00C64972">
      <w:pPr>
        <w:rPr>
          <w:b/>
          <w:bCs/>
          <w:i/>
          <w:iCs/>
        </w:rPr>
      </w:pPr>
    </w:p>
    <w:p w14:paraId="70F94BC8" w14:textId="7B81C7FB" w:rsidR="00C64972" w:rsidRPr="00407A5C" w:rsidRDefault="00C64972" w:rsidP="00407A5C">
      <w:pPr>
        <w:rPr>
          <w:b/>
          <w:bCs/>
          <w:i/>
          <w:iCs/>
        </w:rPr>
      </w:pPr>
      <w:r w:rsidRPr="00407A5C">
        <w:rPr>
          <w:b/>
          <w:bCs/>
          <w:i/>
          <w:iCs/>
        </w:rPr>
        <w:t>Activity Materials:</w:t>
      </w:r>
    </w:p>
    <w:p w14:paraId="26DD3936" w14:textId="77777777" w:rsidR="00C64972" w:rsidRDefault="00C64972" w:rsidP="00407A5C"/>
    <w:p w14:paraId="0FE88258" w14:textId="77777777" w:rsidR="00C64972" w:rsidRPr="00407A5C" w:rsidRDefault="00C64972" w:rsidP="00407A5C">
      <w:pPr>
        <w:rPr>
          <w:b/>
          <w:bCs/>
        </w:rPr>
      </w:pPr>
      <w:r w:rsidRPr="00407A5C">
        <w:rPr>
          <w:b/>
          <w:bCs/>
        </w:rPr>
        <w:t>Group Discussion Prompts:</w:t>
      </w:r>
    </w:p>
    <w:p w14:paraId="65DD2682" w14:textId="77777777" w:rsidR="00C64972" w:rsidRDefault="00C64972" w:rsidP="00407A5C"/>
    <w:p w14:paraId="701B406F" w14:textId="77777777" w:rsidR="00C64972" w:rsidRDefault="00C64972" w:rsidP="00407A5C">
      <w:r w:rsidRPr="00407A5C">
        <w:rPr>
          <w:i/>
          <w:iCs/>
        </w:rPr>
        <w:t>Title: Reflecting on Our Learning - Group Discussion Prompts</w:t>
      </w:r>
    </w:p>
    <w:p w14:paraId="1735E179" w14:textId="77777777" w:rsidR="008F7826" w:rsidRPr="008F7826" w:rsidRDefault="008F7826" w:rsidP="00407A5C"/>
    <w:p w14:paraId="6083E226" w14:textId="5AFA8C53" w:rsidR="00C64972" w:rsidRDefault="00C64972" w:rsidP="00F71FFF">
      <w:pPr>
        <w:pStyle w:val="ListParagraph"/>
        <w:numPr>
          <w:ilvl w:val="0"/>
          <w:numId w:val="24"/>
        </w:numPr>
      </w:pPr>
      <w:r>
        <w:t>Discussion Questions on key learnings, application in practice, and insights on home-school communication</w:t>
      </w:r>
    </w:p>
    <w:p w14:paraId="3E87C783" w14:textId="089CB5D7" w:rsidR="00C64972" w:rsidRDefault="00C64972" w:rsidP="00F71FFF">
      <w:pPr>
        <w:pStyle w:val="ListParagraph"/>
        <w:numPr>
          <w:ilvl w:val="0"/>
          <w:numId w:val="24"/>
        </w:numPr>
      </w:pPr>
      <w:r>
        <w:t>These prompts are designed to facilitate meaningful discussions on the training content and its practical application.</w:t>
      </w:r>
    </w:p>
    <w:p w14:paraId="5C28AE95" w14:textId="77777777" w:rsidR="008F7826" w:rsidRDefault="008F7826" w:rsidP="00407A5C"/>
    <w:p w14:paraId="79FDC228" w14:textId="77777777" w:rsidR="00C64972" w:rsidRPr="00D277A6" w:rsidRDefault="00C64972" w:rsidP="00407A5C">
      <w:r w:rsidRPr="00407A5C">
        <w:rPr>
          <w:b/>
          <w:bCs/>
        </w:rPr>
        <w:t>Action Planning Worksheet</w:t>
      </w:r>
      <w:r w:rsidRPr="00D277A6">
        <w:t>:</w:t>
      </w:r>
    </w:p>
    <w:p w14:paraId="170E6302" w14:textId="77777777" w:rsidR="00C64972" w:rsidRDefault="00C64972" w:rsidP="00407A5C"/>
    <w:p w14:paraId="1DF8FB8D" w14:textId="77777777" w:rsidR="00C64972" w:rsidRPr="00407A5C" w:rsidRDefault="00C64972" w:rsidP="00407A5C">
      <w:pPr>
        <w:rPr>
          <w:i/>
          <w:iCs/>
        </w:rPr>
      </w:pPr>
      <w:r w:rsidRPr="00407A5C">
        <w:rPr>
          <w:i/>
          <w:iCs/>
        </w:rPr>
        <w:t>Title: My Action Plan</w:t>
      </w:r>
    </w:p>
    <w:p w14:paraId="0241017D" w14:textId="77777777" w:rsidR="00407A5C" w:rsidRDefault="00407A5C" w:rsidP="00407A5C"/>
    <w:p w14:paraId="73D7100F" w14:textId="65AA98DE" w:rsidR="00C64972" w:rsidRDefault="00C64972" w:rsidP="00F71FFF">
      <w:pPr>
        <w:pStyle w:val="ListParagraph"/>
        <w:numPr>
          <w:ilvl w:val="0"/>
          <w:numId w:val="25"/>
        </w:numPr>
      </w:pPr>
      <w:r>
        <w:t>Key Learnings, Planned Actions, Support Needed, Timeline</w:t>
      </w:r>
    </w:p>
    <w:p w14:paraId="1C90065D" w14:textId="54525632" w:rsidR="00C64972" w:rsidRDefault="00C64972" w:rsidP="00F71FFF">
      <w:pPr>
        <w:pStyle w:val="ListParagraph"/>
        <w:numPr>
          <w:ilvl w:val="0"/>
          <w:numId w:val="25"/>
        </w:numPr>
      </w:pPr>
      <w:r>
        <w:t>This worksheet guides educators in transforming their learnings from the training series into actionable steps in their practice.</w:t>
      </w:r>
    </w:p>
    <w:p w14:paraId="298137D8" w14:textId="77777777" w:rsidR="00D277A6" w:rsidRDefault="00D277A6" w:rsidP="00407A5C"/>
    <w:p w14:paraId="5C50DB73" w14:textId="62747A35" w:rsidR="00C64972" w:rsidRPr="00407A5C" w:rsidRDefault="00C64972" w:rsidP="00407A5C">
      <w:pPr>
        <w:rPr>
          <w:b/>
          <w:bCs/>
        </w:rPr>
      </w:pPr>
      <w:r w:rsidRPr="00407A5C">
        <w:rPr>
          <w:b/>
          <w:bCs/>
        </w:rPr>
        <w:t>Personal Reflection Worksheet:</w:t>
      </w:r>
    </w:p>
    <w:p w14:paraId="24FFB76D" w14:textId="77777777" w:rsidR="00C64972" w:rsidRDefault="00C64972" w:rsidP="00407A5C"/>
    <w:p w14:paraId="012C929D" w14:textId="77777777" w:rsidR="00C64972" w:rsidRPr="00407A5C" w:rsidRDefault="00C64972" w:rsidP="00407A5C">
      <w:pPr>
        <w:rPr>
          <w:i/>
          <w:iCs/>
        </w:rPr>
      </w:pPr>
      <w:r w:rsidRPr="00407A5C">
        <w:rPr>
          <w:i/>
          <w:iCs/>
        </w:rPr>
        <w:t>Title: Reflecting on My Learning and Practice</w:t>
      </w:r>
    </w:p>
    <w:p w14:paraId="2601457D" w14:textId="7FC2332E" w:rsidR="00C64972" w:rsidRDefault="00C64972" w:rsidP="00F71FFF">
      <w:pPr>
        <w:pStyle w:val="ListParagraph"/>
        <w:numPr>
          <w:ilvl w:val="0"/>
          <w:numId w:val="26"/>
        </w:numPr>
      </w:pPr>
      <w:r>
        <w:t>My Key Learnings, How I Will Apply These, Areas for Improvement, Support Needed</w:t>
      </w:r>
    </w:p>
    <w:p w14:paraId="26D05417" w14:textId="37B9A398" w:rsidR="00D57E03" w:rsidRDefault="00407A5C" w:rsidP="00F71FFF">
      <w:pPr>
        <w:pStyle w:val="ListParagraph"/>
        <w:numPr>
          <w:ilvl w:val="0"/>
          <w:numId w:val="26"/>
        </w:numPr>
      </w:pPr>
      <w:r>
        <w:t>T</w:t>
      </w:r>
      <w:r w:rsidR="00C64972">
        <w:t>his worksheet prompts educators to reflect on their entire learning journey, their areas of growth, and their plans for implementing their learnings.</w:t>
      </w:r>
    </w:p>
    <w:p w14:paraId="42A0126B" w14:textId="77777777" w:rsidR="00C64972" w:rsidRDefault="00C64972" w:rsidP="00407A5C"/>
    <w:p w14:paraId="0B9DBF11" w14:textId="77777777" w:rsidR="00407A5C" w:rsidRDefault="00407A5C" w:rsidP="00407A5C"/>
    <w:p w14:paraId="19AFCD1D" w14:textId="77777777" w:rsidR="00407A5C" w:rsidRDefault="00407A5C" w:rsidP="00407A5C"/>
    <w:p w14:paraId="00D49BA9" w14:textId="77777777" w:rsidR="00407A5C" w:rsidRDefault="00407A5C" w:rsidP="00407A5C"/>
    <w:p w14:paraId="6BEFD5DF" w14:textId="77777777" w:rsidR="00407A5C" w:rsidRDefault="00407A5C" w:rsidP="00407A5C"/>
    <w:p w14:paraId="1B359E3E" w14:textId="77777777" w:rsidR="00407A5C" w:rsidRDefault="00407A5C" w:rsidP="00407A5C"/>
    <w:p w14:paraId="044247F9" w14:textId="77777777" w:rsidR="00407A5C" w:rsidRDefault="00407A5C" w:rsidP="00407A5C"/>
    <w:p w14:paraId="272E2A08" w14:textId="77777777" w:rsidR="00407A5C" w:rsidRDefault="00407A5C" w:rsidP="00407A5C"/>
    <w:p w14:paraId="4B78A102" w14:textId="77777777" w:rsidR="00407A5C" w:rsidRDefault="00407A5C" w:rsidP="00407A5C"/>
    <w:p w14:paraId="0A23D989" w14:textId="77777777" w:rsidR="00407A5C" w:rsidRDefault="00407A5C" w:rsidP="00407A5C"/>
    <w:p w14:paraId="567956FB" w14:textId="77777777" w:rsidR="00407A5C" w:rsidRDefault="00407A5C" w:rsidP="00407A5C"/>
    <w:p w14:paraId="1BE6AEEA" w14:textId="77777777" w:rsidR="00407A5C" w:rsidRDefault="00407A5C" w:rsidP="00407A5C"/>
    <w:p w14:paraId="0BFAF1C6" w14:textId="77777777" w:rsidR="00407A5C" w:rsidRDefault="00407A5C" w:rsidP="00407A5C"/>
    <w:p w14:paraId="5D07363E" w14:textId="77777777" w:rsidR="00407A5C" w:rsidRDefault="00407A5C" w:rsidP="00407A5C"/>
    <w:p w14:paraId="21BB4715" w14:textId="77777777" w:rsidR="00407A5C" w:rsidRDefault="00407A5C" w:rsidP="00407A5C"/>
    <w:p w14:paraId="33D762EA" w14:textId="77777777" w:rsidR="00407A5C" w:rsidRDefault="00407A5C" w:rsidP="00407A5C"/>
    <w:p w14:paraId="37D58E5C" w14:textId="77777777" w:rsidR="00407A5C" w:rsidRDefault="00407A5C" w:rsidP="00407A5C"/>
    <w:p w14:paraId="52FA08DA" w14:textId="77777777" w:rsidR="00407A5C" w:rsidRDefault="00407A5C" w:rsidP="00407A5C"/>
    <w:p w14:paraId="59882745" w14:textId="77777777" w:rsidR="00407A5C" w:rsidRDefault="00407A5C" w:rsidP="00407A5C"/>
    <w:p w14:paraId="12EDB7B3" w14:textId="77777777" w:rsidR="00407A5C" w:rsidRDefault="00407A5C" w:rsidP="00407A5C"/>
    <w:p w14:paraId="6B1E432F" w14:textId="77777777" w:rsidR="00407A5C" w:rsidRDefault="00407A5C" w:rsidP="00407A5C"/>
    <w:p w14:paraId="3AF048C9" w14:textId="44D73D4F" w:rsidR="00C2126A" w:rsidRPr="007368A3" w:rsidRDefault="00407A5C" w:rsidP="007368A3">
      <w:pPr>
        <w:pStyle w:val="Heading1"/>
        <w:rPr>
          <w:b w:val="0"/>
          <w:bCs/>
        </w:rPr>
      </w:pPr>
      <w:bookmarkStart w:id="47" w:name="_Toc138316714"/>
      <w:r>
        <w:rPr>
          <w:bCs/>
        </w:rPr>
        <w:t xml:space="preserve">Appendix K: </w:t>
      </w:r>
      <w:r w:rsidR="00C2126A" w:rsidRPr="007368A3">
        <w:rPr>
          <w:bCs/>
        </w:rPr>
        <w:t>Module 11</w:t>
      </w:r>
      <w:r>
        <w:rPr>
          <w:bCs/>
        </w:rPr>
        <w:t xml:space="preserve"> - </w:t>
      </w:r>
      <w:r w:rsidR="00C2126A" w:rsidRPr="007368A3">
        <w:rPr>
          <w:bCs/>
        </w:rPr>
        <w:t>Prioriti</w:t>
      </w:r>
      <w:r w:rsidR="007368A3">
        <w:rPr>
          <w:bCs/>
        </w:rPr>
        <w:t>s</w:t>
      </w:r>
      <w:r w:rsidR="00C2126A" w:rsidRPr="007368A3">
        <w:rPr>
          <w:bCs/>
        </w:rPr>
        <w:t>ing Early Intervention and Support</w:t>
      </w:r>
      <w:bookmarkEnd w:id="47"/>
    </w:p>
    <w:p w14:paraId="2F251C11" w14:textId="77777777" w:rsidR="00C2126A" w:rsidRDefault="00C2126A" w:rsidP="00C2126A"/>
    <w:p w14:paraId="3DB288E0" w14:textId="52FC803E" w:rsidR="00C2126A" w:rsidRPr="007368A3" w:rsidRDefault="00C2126A" w:rsidP="00407A5C">
      <w:pPr>
        <w:rPr>
          <w:b/>
          <w:bCs/>
        </w:rPr>
      </w:pPr>
      <w:r w:rsidRPr="00407A5C">
        <w:rPr>
          <w:b/>
          <w:bCs/>
          <w:i/>
          <w:iCs/>
        </w:rPr>
        <w:t>Aim</w:t>
      </w:r>
      <w:r w:rsidRPr="007368A3">
        <w:rPr>
          <w:b/>
          <w:bCs/>
        </w:rPr>
        <w:t xml:space="preserve">: </w:t>
      </w:r>
      <w:r w:rsidRPr="007368A3">
        <w:t xml:space="preserve">To </w:t>
      </w:r>
      <w:bookmarkStart w:id="48" w:name="_Hlk138312640"/>
      <w:r w:rsidRPr="007368A3">
        <w:t xml:space="preserve">educate and equip educators with the knowledge, skills, and strategies necessary for identifying early signs of learning, emotional, or </w:t>
      </w:r>
      <w:r w:rsidR="007368A3" w:rsidRPr="007368A3">
        <w:t>behavioural</w:t>
      </w:r>
      <w:r w:rsidRPr="007368A3">
        <w:t xml:space="preserve"> difficulties in students, and providing timely, effective support.</w:t>
      </w:r>
      <w:bookmarkEnd w:id="48"/>
    </w:p>
    <w:p w14:paraId="0539C4E8" w14:textId="77777777" w:rsidR="00C2126A" w:rsidRDefault="00C2126A" w:rsidP="00C2126A"/>
    <w:p w14:paraId="1443AF5B" w14:textId="77777777" w:rsidR="00C2126A" w:rsidRPr="00407A5C" w:rsidRDefault="00C2126A" w:rsidP="00407A5C">
      <w:pPr>
        <w:rPr>
          <w:b/>
          <w:bCs/>
          <w:i/>
          <w:iCs/>
        </w:rPr>
      </w:pPr>
      <w:r w:rsidRPr="00407A5C">
        <w:rPr>
          <w:b/>
          <w:bCs/>
          <w:i/>
          <w:iCs/>
        </w:rPr>
        <w:t>PowerPoint Slide 1: Title Slide</w:t>
      </w:r>
    </w:p>
    <w:p w14:paraId="03AAFCF2" w14:textId="77777777" w:rsidR="00C2126A" w:rsidRDefault="00C2126A" w:rsidP="00407A5C"/>
    <w:p w14:paraId="51B67CF2" w14:textId="580C9DAE" w:rsidR="00C2126A" w:rsidRPr="00407A5C" w:rsidRDefault="00C2126A" w:rsidP="00407A5C">
      <w:pPr>
        <w:rPr>
          <w:i/>
          <w:iCs/>
        </w:rPr>
      </w:pPr>
      <w:r w:rsidRPr="00407A5C">
        <w:rPr>
          <w:i/>
          <w:iCs/>
        </w:rPr>
        <w:t xml:space="preserve">Title: </w:t>
      </w:r>
      <w:r w:rsidR="007368A3" w:rsidRPr="00407A5C">
        <w:rPr>
          <w:i/>
          <w:iCs/>
        </w:rPr>
        <w:t>Prioritising</w:t>
      </w:r>
      <w:r w:rsidRPr="00407A5C">
        <w:rPr>
          <w:i/>
          <w:iCs/>
        </w:rPr>
        <w:t xml:space="preserve"> Early Intervention and Support</w:t>
      </w:r>
    </w:p>
    <w:p w14:paraId="4B1A2D35" w14:textId="77777777" w:rsidR="007368A3" w:rsidRPr="00407A5C" w:rsidRDefault="007368A3" w:rsidP="00407A5C">
      <w:pPr>
        <w:rPr>
          <w:i/>
          <w:iCs/>
        </w:rPr>
      </w:pPr>
    </w:p>
    <w:p w14:paraId="4357C3E6" w14:textId="77777777" w:rsidR="0038758D" w:rsidRPr="00ED5E5B" w:rsidRDefault="0038758D" w:rsidP="00ED5E5B">
      <w:pPr>
        <w:pStyle w:val="ListParagraph"/>
        <w:numPr>
          <w:ilvl w:val="0"/>
          <w:numId w:val="57"/>
        </w:numPr>
        <w:rPr>
          <w:rFonts w:ascii="Calibri" w:hAnsi="Calibri" w:cs="Calibri"/>
        </w:rPr>
      </w:pPr>
      <w:r w:rsidRPr="00ED5E5B">
        <w:rPr>
          <w:rFonts w:ascii="Calibri" w:hAnsi="Calibri" w:cs="Calibri"/>
        </w:rPr>
        <w:t>A brief introduction to the concept of Early Intervention and Support</w:t>
      </w:r>
    </w:p>
    <w:p w14:paraId="19031BCF" w14:textId="77777777" w:rsidR="0038758D" w:rsidRPr="00ED5E5B" w:rsidRDefault="0038758D" w:rsidP="00ED5E5B">
      <w:pPr>
        <w:pStyle w:val="ListParagraph"/>
        <w:numPr>
          <w:ilvl w:val="0"/>
          <w:numId w:val="57"/>
        </w:numPr>
        <w:rPr>
          <w:rFonts w:ascii="Calibri" w:hAnsi="Calibri" w:cs="Calibri"/>
        </w:rPr>
      </w:pPr>
      <w:r w:rsidRPr="00ED5E5B">
        <w:rPr>
          <w:rFonts w:ascii="Calibri" w:hAnsi="Calibri" w:cs="Calibri"/>
        </w:rPr>
        <w:t>Explanation of the module's relevance and significance for educators</w:t>
      </w:r>
    </w:p>
    <w:p w14:paraId="749C3DDB" w14:textId="274E9218" w:rsidR="00407A5C" w:rsidRDefault="0038758D" w:rsidP="00ED5E5B">
      <w:pPr>
        <w:pStyle w:val="ListParagraph"/>
        <w:numPr>
          <w:ilvl w:val="0"/>
          <w:numId w:val="57"/>
        </w:numPr>
      </w:pPr>
      <w:r w:rsidRPr="00ED5E5B">
        <w:rPr>
          <w:rFonts w:ascii="Calibri" w:hAnsi="Calibri" w:cs="Calibri"/>
        </w:rPr>
        <w:t>Overview of topics to be covered in the module</w:t>
      </w:r>
    </w:p>
    <w:p w14:paraId="57ED36B5" w14:textId="77777777" w:rsidR="00ED5E5B" w:rsidRDefault="00ED5E5B" w:rsidP="00407A5C">
      <w:pPr>
        <w:rPr>
          <w:b/>
          <w:bCs/>
          <w:i/>
          <w:iCs/>
        </w:rPr>
      </w:pPr>
    </w:p>
    <w:p w14:paraId="2D16F7CB" w14:textId="7EFD5685" w:rsidR="00C2126A" w:rsidRPr="00407A5C" w:rsidRDefault="00C2126A" w:rsidP="00407A5C">
      <w:pPr>
        <w:rPr>
          <w:b/>
          <w:bCs/>
          <w:i/>
          <w:iCs/>
        </w:rPr>
      </w:pPr>
      <w:r w:rsidRPr="00407A5C">
        <w:rPr>
          <w:b/>
          <w:bCs/>
          <w:i/>
          <w:iCs/>
        </w:rPr>
        <w:t>PowerPoint Slide 2: The Importance of Early Intervention</w:t>
      </w:r>
    </w:p>
    <w:p w14:paraId="652CFB1D" w14:textId="77777777" w:rsidR="00C2126A" w:rsidRDefault="00C2126A" w:rsidP="00407A5C"/>
    <w:p w14:paraId="09AA759C" w14:textId="77777777" w:rsidR="00C2126A" w:rsidRPr="00407A5C" w:rsidRDefault="00C2126A" w:rsidP="00407A5C">
      <w:pPr>
        <w:rPr>
          <w:i/>
          <w:iCs/>
        </w:rPr>
      </w:pPr>
      <w:r w:rsidRPr="00407A5C">
        <w:rPr>
          <w:i/>
          <w:iCs/>
        </w:rPr>
        <w:t>Title: Why Early Intervention?</w:t>
      </w:r>
    </w:p>
    <w:p w14:paraId="0E0E1422" w14:textId="77777777" w:rsidR="00407A5C" w:rsidRDefault="00407A5C" w:rsidP="00407A5C"/>
    <w:p w14:paraId="5078F0F3" w14:textId="77777777" w:rsidR="00E630FD" w:rsidRDefault="00E630FD" w:rsidP="00E630FD">
      <w:pPr>
        <w:pStyle w:val="ListParagraph"/>
        <w:numPr>
          <w:ilvl w:val="0"/>
          <w:numId w:val="27"/>
        </w:numPr>
      </w:pPr>
      <w:r>
        <w:t>Detailed explanation of the importance of early intervention</w:t>
      </w:r>
    </w:p>
    <w:p w14:paraId="4AC0893F" w14:textId="77777777" w:rsidR="00E630FD" w:rsidRDefault="00E630FD" w:rsidP="00E630FD">
      <w:pPr>
        <w:pStyle w:val="ListParagraph"/>
        <w:numPr>
          <w:ilvl w:val="0"/>
          <w:numId w:val="27"/>
        </w:numPr>
      </w:pPr>
      <w:r>
        <w:t>Explanation of the benefits of timely support</w:t>
      </w:r>
    </w:p>
    <w:p w14:paraId="0B628FBB" w14:textId="33D685A9" w:rsidR="00C2126A" w:rsidRDefault="00E630FD" w:rsidP="00E630FD">
      <w:pPr>
        <w:pStyle w:val="ListParagraph"/>
        <w:numPr>
          <w:ilvl w:val="0"/>
          <w:numId w:val="27"/>
        </w:numPr>
      </w:pPr>
      <w:r>
        <w:t>Discussion on the impact of early intervention on long-term student success</w:t>
      </w:r>
    </w:p>
    <w:p w14:paraId="1835BEAD" w14:textId="77777777" w:rsidR="007368A3" w:rsidRDefault="007368A3" w:rsidP="00407A5C"/>
    <w:p w14:paraId="5F30B94C" w14:textId="1DA6847F" w:rsidR="00C2126A" w:rsidRPr="00920CDA" w:rsidRDefault="00C2126A" w:rsidP="00407A5C">
      <w:pPr>
        <w:rPr>
          <w:b/>
          <w:bCs/>
          <w:i/>
          <w:iCs/>
        </w:rPr>
      </w:pPr>
      <w:r w:rsidRPr="00920CDA">
        <w:rPr>
          <w:b/>
          <w:bCs/>
          <w:i/>
          <w:iCs/>
        </w:rPr>
        <w:t>PowerPoint Slide 3: Identifying Signs and Symptoms</w:t>
      </w:r>
    </w:p>
    <w:p w14:paraId="6B417392" w14:textId="77777777" w:rsidR="00C2126A" w:rsidRDefault="00C2126A" w:rsidP="00407A5C"/>
    <w:p w14:paraId="48FB9582" w14:textId="100D1A1B" w:rsidR="00C2126A" w:rsidRDefault="00C2126A" w:rsidP="00407A5C">
      <w:pPr>
        <w:rPr>
          <w:i/>
          <w:iCs/>
        </w:rPr>
      </w:pPr>
      <w:r w:rsidRPr="00920CDA">
        <w:rPr>
          <w:i/>
          <w:iCs/>
        </w:rPr>
        <w:t xml:space="preserve">Title: </w:t>
      </w:r>
      <w:r w:rsidR="002E40AD" w:rsidRPr="00920CDA">
        <w:rPr>
          <w:i/>
          <w:iCs/>
        </w:rPr>
        <w:t>Recognising</w:t>
      </w:r>
      <w:r w:rsidRPr="00920CDA">
        <w:rPr>
          <w:i/>
          <w:iCs/>
        </w:rPr>
        <w:t xml:space="preserve"> the Early Signs</w:t>
      </w:r>
    </w:p>
    <w:p w14:paraId="0F6CE152" w14:textId="77777777" w:rsidR="00920CDA" w:rsidRPr="00920CDA" w:rsidRDefault="00920CDA" w:rsidP="00407A5C">
      <w:pPr>
        <w:rPr>
          <w:i/>
          <w:iCs/>
        </w:rPr>
      </w:pPr>
    </w:p>
    <w:p w14:paraId="76A38499" w14:textId="25B6F5B8" w:rsidR="00C2126A" w:rsidRDefault="00C2126A" w:rsidP="00F71FFF">
      <w:pPr>
        <w:pStyle w:val="ListParagraph"/>
        <w:numPr>
          <w:ilvl w:val="0"/>
          <w:numId w:val="28"/>
        </w:numPr>
      </w:pPr>
      <w:r>
        <w:t xml:space="preserve">Overview of common signs and symptoms that may indicate learning, emotional, or </w:t>
      </w:r>
      <w:r w:rsidR="007368A3">
        <w:t>behavioural</w:t>
      </w:r>
      <w:r>
        <w:t xml:space="preserve"> difficulties in students</w:t>
      </w:r>
      <w:r w:rsidR="00920CDA">
        <w:t>.</w:t>
      </w:r>
    </w:p>
    <w:p w14:paraId="7A22E2C1" w14:textId="34D3265C" w:rsidR="00C2126A" w:rsidRDefault="00C2126A" w:rsidP="00F71FFF">
      <w:pPr>
        <w:pStyle w:val="ListParagraph"/>
        <w:numPr>
          <w:ilvl w:val="0"/>
          <w:numId w:val="28"/>
        </w:numPr>
      </w:pPr>
      <w:r>
        <w:t>Icons or illustrative images representing each sign or symptom</w:t>
      </w:r>
      <w:r w:rsidR="00920CDA">
        <w:t>.</w:t>
      </w:r>
    </w:p>
    <w:p w14:paraId="4AACDE2F" w14:textId="77777777" w:rsidR="00920CDA" w:rsidRDefault="00920CDA" w:rsidP="00407A5C"/>
    <w:p w14:paraId="27620C03" w14:textId="7E9C3BBE" w:rsidR="00C2126A" w:rsidRPr="00920CDA" w:rsidRDefault="00C2126A" w:rsidP="00407A5C">
      <w:pPr>
        <w:rPr>
          <w:b/>
          <w:bCs/>
          <w:i/>
          <w:iCs/>
        </w:rPr>
      </w:pPr>
      <w:r w:rsidRPr="00920CDA">
        <w:rPr>
          <w:b/>
          <w:bCs/>
          <w:i/>
          <w:iCs/>
        </w:rPr>
        <w:t>PowerPoint Slide 4: Strategies for Early Intervention</w:t>
      </w:r>
    </w:p>
    <w:p w14:paraId="77739957" w14:textId="77777777" w:rsidR="00C2126A" w:rsidRDefault="00C2126A" w:rsidP="00407A5C"/>
    <w:p w14:paraId="28CE9F09" w14:textId="77777777" w:rsidR="00C2126A" w:rsidRDefault="00C2126A" w:rsidP="00407A5C">
      <w:pPr>
        <w:rPr>
          <w:i/>
          <w:iCs/>
        </w:rPr>
      </w:pPr>
      <w:r w:rsidRPr="00920CDA">
        <w:rPr>
          <w:i/>
          <w:iCs/>
        </w:rPr>
        <w:t>Title: Strategies for Effective Early Intervention</w:t>
      </w:r>
    </w:p>
    <w:p w14:paraId="3A61A391" w14:textId="77777777" w:rsidR="00920CDA" w:rsidRPr="00920CDA" w:rsidRDefault="00920CDA" w:rsidP="00407A5C">
      <w:pPr>
        <w:rPr>
          <w:i/>
          <w:iCs/>
        </w:rPr>
      </w:pPr>
    </w:p>
    <w:p w14:paraId="19B7DCA3" w14:textId="7D9DC0C6" w:rsidR="00C2126A" w:rsidRDefault="00C2126A" w:rsidP="00F71FFF">
      <w:pPr>
        <w:pStyle w:val="ListParagraph"/>
        <w:numPr>
          <w:ilvl w:val="0"/>
          <w:numId w:val="29"/>
        </w:numPr>
      </w:pPr>
      <w:r>
        <w:t xml:space="preserve">Introduction to a range of strategies and techniques for providing support to students at the </w:t>
      </w:r>
      <w:r w:rsidR="00CC376F">
        <w:t>initial stages</w:t>
      </w:r>
      <w:r>
        <w:t xml:space="preserve"> of difficulty, with a focus on inclusivity and empathy</w:t>
      </w:r>
      <w:r w:rsidR="00920CDA">
        <w:t>.</w:t>
      </w:r>
    </w:p>
    <w:p w14:paraId="3D980DD1" w14:textId="513BF357" w:rsidR="00C2126A" w:rsidRDefault="00C2126A" w:rsidP="00F71FFF">
      <w:pPr>
        <w:pStyle w:val="ListParagraph"/>
        <w:numPr>
          <w:ilvl w:val="0"/>
          <w:numId w:val="29"/>
        </w:numPr>
      </w:pPr>
      <w:r>
        <w:t>A toolbox symboli</w:t>
      </w:r>
      <w:r w:rsidR="00FB68FD">
        <w:t>s</w:t>
      </w:r>
      <w:r>
        <w:t>ing the range of strategies and techniques available</w:t>
      </w:r>
      <w:r w:rsidR="00920CDA">
        <w:t>.</w:t>
      </w:r>
    </w:p>
    <w:p w14:paraId="3D7569F6" w14:textId="77777777" w:rsidR="007368A3" w:rsidRDefault="007368A3" w:rsidP="00407A5C"/>
    <w:p w14:paraId="0D56D209" w14:textId="41C85519" w:rsidR="00C2126A" w:rsidRPr="00920CDA" w:rsidRDefault="00C2126A" w:rsidP="00407A5C">
      <w:pPr>
        <w:rPr>
          <w:b/>
          <w:bCs/>
          <w:i/>
          <w:iCs/>
        </w:rPr>
      </w:pPr>
      <w:r w:rsidRPr="00920CDA">
        <w:rPr>
          <w:b/>
          <w:bCs/>
          <w:i/>
          <w:iCs/>
        </w:rPr>
        <w:t>PowerPoint Slide 5: Group Discussion and Case Study</w:t>
      </w:r>
    </w:p>
    <w:p w14:paraId="56C46535" w14:textId="77777777" w:rsidR="00C2126A" w:rsidRDefault="00C2126A" w:rsidP="00407A5C"/>
    <w:p w14:paraId="476B7619" w14:textId="77777777" w:rsidR="00C2126A" w:rsidRPr="00920CDA" w:rsidRDefault="00C2126A" w:rsidP="00407A5C">
      <w:pPr>
        <w:rPr>
          <w:i/>
          <w:iCs/>
        </w:rPr>
      </w:pPr>
      <w:r w:rsidRPr="00920CDA">
        <w:rPr>
          <w:i/>
          <w:iCs/>
        </w:rPr>
        <w:t>Title: Applying Our Knowledge: Case Study and Discussion</w:t>
      </w:r>
    </w:p>
    <w:p w14:paraId="49AFDFB2" w14:textId="77777777" w:rsidR="00920CDA" w:rsidRDefault="00920CDA" w:rsidP="00407A5C"/>
    <w:p w14:paraId="009E80BE" w14:textId="0FB13D02" w:rsidR="00C2126A" w:rsidRDefault="00C2126A" w:rsidP="00F71FFF">
      <w:pPr>
        <w:pStyle w:val="ListParagraph"/>
        <w:numPr>
          <w:ilvl w:val="0"/>
          <w:numId w:val="30"/>
        </w:numPr>
      </w:pPr>
      <w:r>
        <w:lastRenderedPageBreak/>
        <w:t>A brief case study illustrating an educator implementing early intervention strategies, with prompts for group discussion</w:t>
      </w:r>
      <w:r w:rsidR="00920CDA">
        <w:t>.</w:t>
      </w:r>
    </w:p>
    <w:p w14:paraId="5BBD9C77" w14:textId="58F4B6F2" w:rsidR="00C2126A" w:rsidRDefault="00C2126A" w:rsidP="00F71FFF">
      <w:pPr>
        <w:pStyle w:val="ListParagraph"/>
        <w:numPr>
          <w:ilvl w:val="0"/>
          <w:numId w:val="30"/>
        </w:numPr>
      </w:pPr>
      <w:r>
        <w:t>A storyboard or comic strip illustrating the case study</w:t>
      </w:r>
      <w:r w:rsidR="00920CDA">
        <w:t>.</w:t>
      </w:r>
    </w:p>
    <w:p w14:paraId="33466C75" w14:textId="77777777" w:rsidR="00FB68FD" w:rsidRDefault="00FB68FD" w:rsidP="00C2126A"/>
    <w:p w14:paraId="142857DA" w14:textId="751B4C2E" w:rsidR="00C2126A" w:rsidRPr="00363D8F" w:rsidRDefault="00C2126A" w:rsidP="00363D8F">
      <w:pPr>
        <w:rPr>
          <w:b/>
          <w:bCs/>
          <w:i/>
          <w:iCs/>
        </w:rPr>
      </w:pPr>
      <w:r w:rsidRPr="00363D8F">
        <w:rPr>
          <w:b/>
          <w:bCs/>
          <w:i/>
          <w:iCs/>
        </w:rPr>
        <w:t>Activity Materials:</w:t>
      </w:r>
    </w:p>
    <w:p w14:paraId="6ABF043C" w14:textId="77777777" w:rsidR="00C2126A" w:rsidRDefault="00C2126A" w:rsidP="00363D8F"/>
    <w:p w14:paraId="3D125AEC" w14:textId="77777777" w:rsidR="00C2126A" w:rsidRPr="00363D8F" w:rsidRDefault="00C2126A" w:rsidP="00363D8F">
      <w:pPr>
        <w:rPr>
          <w:b/>
          <w:bCs/>
        </w:rPr>
      </w:pPr>
      <w:r w:rsidRPr="00363D8F">
        <w:rPr>
          <w:b/>
          <w:bCs/>
        </w:rPr>
        <w:t>Scenario Cards:</w:t>
      </w:r>
    </w:p>
    <w:p w14:paraId="0436E382" w14:textId="77777777" w:rsidR="00C2126A" w:rsidRDefault="00C2126A" w:rsidP="00363D8F"/>
    <w:p w14:paraId="48C2A88D" w14:textId="77777777" w:rsidR="00C2126A" w:rsidRPr="00363D8F" w:rsidRDefault="00C2126A" w:rsidP="00363D8F">
      <w:pPr>
        <w:rPr>
          <w:i/>
          <w:iCs/>
        </w:rPr>
      </w:pPr>
      <w:r w:rsidRPr="00363D8F">
        <w:rPr>
          <w:i/>
          <w:iCs/>
        </w:rPr>
        <w:t>Title: Early Intervention Scenarios</w:t>
      </w:r>
    </w:p>
    <w:p w14:paraId="48D65036" w14:textId="77777777" w:rsidR="00363D8F" w:rsidRDefault="00363D8F" w:rsidP="00363D8F"/>
    <w:p w14:paraId="6EC8F725" w14:textId="59EB32C9" w:rsidR="00C2126A" w:rsidRDefault="00C2126A" w:rsidP="00F71FFF">
      <w:pPr>
        <w:pStyle w:val="ListParagraph"/>
        <w:numPr>
          <w:ilvl w:val="0"/>
          <w:numId w:val="31"/>
        </w:numPr>
      </w:pPr>
      <w:r>
        <w:t>Scenario Description, Discussion Questions</w:t>
      </w:r>
    </w:p>
    <w:p w14:paraId="2EBE430C" w14:textId="790C026B" w:rsidR="00C2126A" w:rsidRDefault="00C2126A" w:rsidP="00F71FFF">
      <w:pPr>
        <w:pStyle w:val="ListParagraph"/>
        <w:numPr>
          <w:ilvl w:val="0"/>
          <w:numId w:val="31"/>
        </w:numPr>
      </w:pPr>
      <w:r>
        <w:t>Each card presents a classroom scenario that provides an opportunity for educators to think through early intervention strategies.</w:t>
      </w:r>
    </w:p>
    <w:p w14:paraId="621300EA" w14:textId="77777777" w:rsidR="00455A88" w:rsidRDefault="00455A88" w:rsidP="00363D8F"/>
    <w:p w14:paraId="541EFFE5" w14:textId="3AF19CA4" w:rsidR="00C2126A" w:rsidRPr="00363D8F" w:rsidRDefault="00C2126A" w:rsidP="00363D8F">
      <w:pPr>
        <w:rPr>
          <w:b/>
          <w:bCs/>
        </w:rPr>
      </w:pPr>
      <w:r w:rsidRPr="00363D8F">
        <w:rPr>
          <w:b/>
          <w:bCs/>
        </w:rPr>
        <w:t>Strategy Implementation Worksheet:</w:t>
      </w:r>
    </w:p>
    <w:p w14:paraId="444BDA8B" w14:textId="77777777" w:rsidR="00C2126A" w:rsidRDefault="00C2126A" w:rsidP="00363D8F"/>
    <w:p w14:paraId="2D0BE4FB" w14:textId="77777777" w:rsidR="00C2126A" w:rsidRDefault="00C2126A" w:rsidP="00363D8F">
      <w:pPr>
        <w:rPr>
          <w:i/>
          <w:iCs/>
        </w:rPr>
      </w:pPr>
      <w:r w:rsidRPr="00363D8F">
        <w:rPr>
          <w:i/>
          <w:iCs/>
        </w:rPr>
        <w:t>Title: Implementing Early Intervention Strategies</w:t>
      </w:r>
    </w:p>
    <w:p w14:paraId="37D2BA83" w14:textId="77777777" w:rsidR="00363D8F" w:rsidRPr="00363D8F" w:rsidRDefault="00363D8F" w:rsidP="00363D8F">
      <w:pPr>
        <w:rPr>
          <w:i/>
          <w:iCs/>
        </w:rPr>
      </w:pPr>
    </w:p>
    <w:p w14:paraId="3C5C4CE5" w14:textId="3073C59C" w:rsidR="00C2126A" w:rsidRDefault="00C2126A" w:rsidP="00F71FFF">
      <w:pPr>
        <w:pStyle w:val="ListParagraph"/>
        <w:numPr>
          <w:ilvl w:val="0"/>
          <w:numId w:val="32"/>
        </w:numPr>
      </w:pPr>
      <w:r>
        <w:t>Student Profile, Identified Signs, Planned Interventions, Anticipated Support</w:t>
      </w:r>
    </w:p>
    <w:p w14:paraId="3BFED39E" w14:textId="20C534D3" w:rsidR="00C2126A" w:rsidRDefault="00C2126A" w:rsidP="00F71FFF">
      <w:pPr>
        <w:pStyle w:val="ListParagraph"/>
        <w:numPr>
          <w:ilvl w:val="0"/>
          <w:numId w:val="32"/>
        </w:numPr>
      </w:pPr>
      <w:r>
        <w:t>This worksheet guides educators in planning early intervention strategies based on hypothetical student profiles.</w:t>
      </w:r>
    </w:p>
    <w:p w14:paraId="545DF9FA" w14:textId="77777777" w:rsidR="00455A88" w:rsidRDefault="00455A88" w:rsidP="00363D8F"/>
    <w:p w14:paraId="3A0939DA" w14:textId="52605306" w:rsidR="00C2126A" w:rsidRPr="00363D8F" w:rsidRDefault="00C2126A" w:rsidP="00363D8F">
      <w:pPr>
        <w:rPr>
          <w:b/>
          <w:bCs/>
        </w:rPr>
      </w:pPr>
      <w:r w:rsidRPr="00363D8F">
        <w:rPr>
          <w:b/>
          <w:bCs/>
        </w:rPr>
        <w:t>Personal Reflection Worksheet:</w:t>
      </w:r>
    </w:p>
    <w:p w14:paraId="0EFD37CA" w14:textId="77777777" w:rsidR="00C2126A" w:rsidRDefault="00C2126A" w:rsidP="00363D8F"/>
    <w:p w14:paraId="235200D3" w14:textId="77777777" w:rsidR="00C2126A" w:rsidRDefault="00C2126A" w:rsidP="00363D8F">
      <w:pPr>
        <w:rPr>
          <w:i/>
          <w:iCs/>
        </w:rPr>
      </w:pPr>
      <w:r w:rsidRPr="00363D8F">
        <w:rPr>
          <w:i/>
          <w:iCs/>
        </w:rPr>
        <w:t>Title: Reflecting on My Approach to Early Intervention</w:t>
      </w:r>
    </w:p>
    <w:p w14:paraId="034DABCC" w14:textId="77777777" w:rsidR="00363D8F" w:rsidRPr="00363D8F" w:rsidRDefault="00363D8F" w:rsidP="00363D8F">
      <w:pPr>
        <w:rPr>
          <w:i/>
          <w:iCs/>
        </w:rPr>
      </w:pPr>
    </w:p>
    <w:p w14:paraId="1BF65A39" w14:textId="68C32CA1" w:rsidR="00C2126A" w:rsidRDefault="00C2126A" w:rsidP="00F71FFF">
      <w:pPr>
        <w:pStyle w:val="ListParagraph"/>
        <w:numPr>
          <w:ilvl w:val="0"/>
          <w:numId w:val="33"/>
        </w:numPr>
      </w:pPr>
      <w:r>
        <w:t>My Current Practices, Areas for Improvement, Action Plan, Support Needed</w:t>
      </w:r>
    </w:p>
    <w:p w14:paraId="6ED31CEC" w14:textId="351FE69D" w:rsidR="00C64972" w:rsidRDefault="00C2126A" w:rsidP="00F71FFF">
      <w:pPr>
        <w:pStyle w:val="ListParagraph"/>
        <w:numPr>
          <w:ilvl w:val="0"/>
          <w:numId w:val="33"/>
        </w:numPr>
      </w:pPr>
      <w:r>
        <w:t>This worksheet prompts educators to reflect on their current approach to early intervention and identify areas for growth.</w:t>
      </w:r>
    </w:p>
    <w:p w14:paraId="637AEBD9" w14:textId="77777777" w:rsidR="00C2126A" w:rsidRDefault="00C2126A" w:rsidP="00C2126A"/>
    <w:p w14:paraId="1231B846" w14:textId="77777777" w:rsidR="00363D8F" w:rsidRDefault="00363D8F" w:rsidP="00C2126A"/>
    <w:p w14:paraId="335EF97B" w14:textId="77777777" w:rsidR="00363D8F" w:rsidRDefault="00363D8F" w:rsidP="00C2126A"/>
    <w:p w14:paraId="19018EB4" w14:textId="77777777" w:rsidR="00363D8F" w:rsidRDefault="00363D8F" w:rsidP="00C2126A"/>
    <w:p w14:paraId="6A8EFBEF" w14:textId="77777777" w:rsidR="00363D8F" w:rsidRDefault="00363D8F" w:rsidP="00C2126A"/>
    <w:p w14:paraId="3E9061BE" w14:textId="77777777" w:rsidR="00363D8F" w:rsidRDefault="00363D8F" w:rsidP="00C2126A"/>
    <w:p w14:paraId="614990AD" w14:textId="77777777" w:rsidR="00363D8F" w:rsidRDefault="00363D8F" w:rsidP="00C2126A"/>
    <w:p w14:paraId="1B221AFC" w14:textId="77777777" w:rsidR="00363D8F" w:rsidRDefault="00363D8F" w:rsidP="00C2126A"/>
    <w:p w14:paraId="189E3A49" w14:textId="77777777" w:rsidR="00363D8F" w:rsidRDefault="00363D8F" w:rsidP="00C2126A"/>
    <w:p w14:paraId="358C1178" w14:textId="77777777" w:rsidR="00363D8F" w:rsidRDefault="00363D8F" w:rsidP="00C2126A"/>
    <w:p w14:paraId="5B4D742F" w14:textId="77777777" w:rsidR="00363D8F" w:rsidRDefault="00363D8F" w:rsidP="00C2126A"/>
    <w:p w14:paraId="7C67D1E3" w14:textId="77777777" w:rsidR="00363D8F" w:rsidRDefault="00363D8F" w:rsidP="00C2126A"/>
    <w:p w14:paraId="1A623D52" w14:textId="77777777" w:rsidR="00363D8F" w:rsidRDefault="00363D8F" w:rsidP="00C2126A"/>
    <w:p w14:paraId="33A517C6" w14:textId="77777777" w:rsidR="00363D8F" w:rsidRDefault="00363D8F" w:rsidP="00C2126A"/>
    <w:p w14:paraId="22284BC1" w14:textId="77777777" w:rsidR="00363D8F" w:rsidRDefault="00363D8F" w:rsidP="00C2126A"/>
    <w:p w14:paraId="28AFC297" w14:textId="77777777" w:rsidR="00363D8F" w:rsidRDefault="00363D8F" w:rsidP="00C2126A"/>
    <w:p w14:paraId="2A03133D" w14:textId="77777777" w:rsidR="00363D8F" w:rsidRDefault="00363D8F" w:rsidP="00C2126A"/>
    <w:p w14:paraId="660E517E" w14:textId="77777777" w:rsidR="00363D8F" w:rsidRDefault="00363D8F" w:rsidP="00C2126A"/>
    <w:p w14:paraId="3A05EC68" w14:textId="77777777" w:rsidR="00363D8F" w:rsidRDefault="00363D8F" w:rsidP="00C2126A"/>
    <w:p w14:paraId="1A0BE62E" w14:textId="77777777" w:rsidR="00363D8F" w:rsidRDefault="00363D8F" w:rsidP="00C2126A"/>
    <w:p w14:paraId="1424240B" w14:textId="77777777" w:rsidR="00363D8F" w:rsidRDefault="00363D8F" w:rsidP="00C2126A"/>
    <w:p w14:paraId="7D562FF6" w14:textId="77777777" w:rsidR="00363D8F" w:rsidRDefault="00363D8F" w:rsidP="00C2126A"/>
    <w:p w14:paraId="127EF3DE" w14:textId="21FB1707" w:rsidR="00731604" w:rsidRPr="00996889" w:rsidRDefault="00363D8F" w:rsidP="00996889">
      <w:pPr>
        <w:pStyle w:val="Heading1"/>
        <w:rPr>
          <w:b w:val="0"/>
          <w:bCs/>
        </w:rPr>
      </w:pPr>
      <w:bookmarkStart w:id="49" w:name="_Toc138316715"/>
      <w:r>
        <w:rPr>
          <w:bCs/>
        </w:rPr>
        <w:t xml:space="preserve">Appendix L: </w:t>
      </w:r>
      <w:r w:rsidR="00731604" w:rsidRPr="00996889">
        <w:rPr>
          <w:bCs/>
        </w:rPr>
        <w:t>Module 12</w:t>
      </w:r>
      <w:r>
        <w:rPr>
          <w:bCs/>
        </w:rPr>
        <w:t xml:space="preserve"> - </w:t>
      </w:r>
      <w:r w:rsidR="00731604" w:rsidRPr="00996889">
        <w:rPr>
          <w:bCs/>
        </w:rPr>
        <w:t>Building Flexibility into Curriculum and Instruction</w:t>
      </w:r>
      <w:bookmarkEnd w:id="49"/>
    </w:p>
    <w:p w14:paraId="2B5E3ADB" w14:textId="77777777" w:rsidR="00731604" w:rsidRDefault="00731604" w:rsidP="00731604"/>
    <w:p w14:paraId="5904A7AB" w14:textId="77777777" w:rsidR="00731604" w:rsidRPr="00996889" w:rsidRDefault="00731604" w:rsidP="00363D8F">
      <w:pPr>
        <w:rPr>
          <w:b/>
          <w:bCs/>
        </w:rPr>
      </w:pPr>
      <w:r w:rsidRPr="00363D8F">
        <w:rPr>
          <w:b/>
          <w:bCs/>
          <w:i/>
          <w:iCs/>
        </w:rPr>
        <w:t>Aim</w:t>
      </w:r>
      <w:r w:rsidRPr="00996889">
        <w:rPr>
          <w:b/>
          <w:bCs/>
        </w:rPr>
        <w:t xml:space="preserve">: </w:t>
      </w:r>
      <w:r w:rsidRPr="00996889">
        <w:t>To empower educators with the knowledge and techniques necessary for creating a flexible curriculum and adaptable instruction methods that can cater to diverse student needs.</w:t>
      </w:r>
    </w:p>
    <w:p w14:paraId="22A1293C" w14:textId="77777777" w:rsidR="00731604" w:rsidRDefault="00731604" w:rsidP="00731604"/>
    <w:p w14:paraId="1BB79BAC" w14:textId="77777777" w:rsidR="00731604" w:rsidRPr="00363D8F" w:rsidRDefault="00731604" w:rsidP="00363D8F">
      <w:pPr>
        <w:rPr>
          <w:b/>
          <w:bCs/>
          <w:i/>
          <w:iCs/>
        </w:rPr>
      </w:pPr>
      <w:r w:rsidRPr="00363D8F">
        <w:rPr>
          <w:b/>
          <w:bCs/>
          <w:i/>
          <w:iCs/>
        </w:rPr>
        <w:t>PowerPoint Slide 1: Title Slide</w:t>
      </w:r>
    </w:p>
    <w:p w14:paraId="6DDBC3CA" w14:textId="77777777" w:rsidR="00731604" w:rsidRDefault="00731604" w:rsidP="00363D8F"/>
    <w:p w14:paraId="22F2FFF7" w14:textId="77777777" w:rsidR="00731604" w:rsidRPr="00363D8F" w:rsidRDefault="00731604" w:rsidP="00363D8F">
      <w:pPr>
        <w:rPr>
          <w:i/>
          <w:iCs/>
        </w:rPr>
      </w:pPr>
      <w:r w:rsidRPr="00363D8F">
        <w:rPr>
          <w:i/>
          <w:iCs/>
        </w:rPr>
        <w:t>Title: Building Flexibility into Curriculum and Instruction</w:t>
      </w:r>
    </w:p>
    <w:p w14:paraId="10480FE5" w14:textId="77777777" w:rsidR="00750022" w:rsidRPr="00363D8F" w:rsidRDefault="00750022" w:rsidP="00363D8F">
      <w:pPr>
        <w:rPr>
          <w:i/>
          <w:iCs/>
        </w:rPr>
      </w:pPr>
    </w:p>
    <w:p w14:paraId="5F5269A4" w14:textId="77777777" w:rsidR="00731604" w:rsidRDefault="00731604" w:rsidP="00363D8F">
      <w:pPr>
        <w:rPr>
          <w:i/>
          <w:iCs/>
        </w:rPr>
      </w:pPr>
      <w:r w:rsidRPr="00363D8F">
        <w:rPr>
          <w:i/>
          <w:iCs/>
        </w:rPr>
        <w:t>Subtitle: Catering to Diverse Learning Styles and Needs</w:t>
      </w:r>
    </w:p>
    <w:p w14:paraId="226216B1" w14:textId="77777777" w:rsidR="00363D8F" w:rsidRDefault="00363D8F" w:rsidP="00363D8F">
      <w:pPr>
        <w:rPr>
          <w:i/>
          <w:iCs/>
        </w:rPr>
      </w:pPr>
    </w:p>
    <w:p w14:paraId="613CEF31" w14:textId="77777777" w:rsidR="005C05B3" w:rsidRDefault="005C05B3" w:rsidP="005C05B3">
      <w:pPr>
        <w:pStyle w:val="ListParagraph"/>
        <w:numPr>
          <w:ilvl w:val="0"/>
          <w:numId w:val="58"/>
        </w:numPr>
      </w:pPr>
      <w:r>
        <w:t>Brief introduction to the theme of the module: flexibility in curriculum design and instruction</w:t>
      </w:r>
    </w:p>
    <w:p w14:paraId="79B117BE" w14:textId="77777777" w:rsidR="005C05B3" w:rsidRDefault="005C05B3" w:rsidP="005C05B3">
      <w:pPr>
        <w:pStyle w:val="ListParagraph"/>
        <w:numPr>
          <w:ilvl w:val="0"/>
          <w:numId w:val="58"/>
        </w:numPr>
      </w:pPr>
      <w:r>
        <w:t>Outline of the session's primary objective: to cater to diverse learning styles and needs</w:t>
      </w:r>
    </w:p>
    <w:p w14:paraId="5E8A5D77" w14:textId="19E8D846" w:rsidR="00363D8F" w:rsidRPr="00363D8F" w:rsidRDefault="005C05B3" w:rsidP="005C05B3">
      <w:pPr>
        <w:pStyle w:val="ListParagraph"/>
        <w:numPr>
          <w:ilvl w:val="0"/>
          <w:numId w:val="58"/>
        </w:numPr>
      </w:pPr>
      <w:r>
        <w:t>Overview of the topics that will be covered throughout the module</w:t>
      </w:r>
    </w:p>
    <w:p w14:paraId="5E7484F1" w14:textId="77777777" w:rsidR="00750022" w:rsidRDefault="00750022" w:rsidP="00363D8F"/>
    <w:p w14:paraId="77AB9A48" w14:textId="792D6B26" w:rsidR="00731604" w:rsidRPr="00363D8F" w:rsidRDefault="00731604" w:rsidP="00363D8F">
      <w:pPr>
        <w:rPr>
          <w:b/>
          <w:bCs/>
          <w:i/>
          <w:iCs/>
        </w:rPr>
      </w:pPr>
      <w:r w:rsidRPr="00363D8F">
        <w:rPr>
          <w:b/>
          <w:bCs/>
          <w:i/>
          <w:iCs/>
        </w:rPr>
        <w:t>PowerPoint Slide 2: The Importance of Flexibility in Education</w:t>
      </w:r>
    </w:p>
    <w:p w14:paraId="0D4AB6F8" w14:textId="77777777" w:rsidR="00731604" w:rsidRDefault="00731604" w:rsidP="00363D8F"/>
    <w:p w14:paraId="0659F07C" w14:textId="77777777" w:rsidR="00731604" w:rsidRDefault="00731604" w:rsidP="00363D8F">
      <w:pPr>
        <w:rPr>
          <w:i/>
          <w:iCs/>
        </w:rPr>
      </w:pPr>
      <w:r w:rsidRPr="00363D8F">
        <w:rPr>
          <w:i/>
          <w:iCs/>
        </w:rPr>
        <w:t>Title: Why is Flexibility Important?</w:t>
      </w:r>
    </w:p>
    <w:p w14:paraId="7B801E8A" w14:textId="77777777" w:rsidR="00363D8F" w:rsidRPr="00363D8F" w:rsidRDefault="00363D8F" w:rsidP="00363D8F">
      <w:pPr>
        <w:rPr>
          <w:i/>
          <w:iCs/>
        </w:rPr>
      </w:pPr>
    </w:p>
    <w:p w14:paraId="436B74DA" w14:textId="4D9ADC1D" w:rsidR="00731604" w:rsidRPr="00750022" w:rsidRDefault="00731604" w:rsidP="00F71FFF">
      <w:pPr>
        <w:pStyle w:val="ListParagraph"/>
        <w:numPr>
          <w:ilvl w:val="0"/>
          <w:numId w:val="34"/>
        </w:numPr>
      </w:pPr>
      <w:r w:rsidRPr="00750022">
        <w:t>Explanation of the importance of flexible curriculum and instruction, benefits of adaptable teaching methods, and its impact on inclusive education</w:t>
      </w:r>
      <w:r w:rsidR="00363D8F">
        <w:t>.</w:t>
      </w:r>
    </w:p>
    <w:p w14:paraId="0C6EA4B1" w14:textId="39F711AD" w:rsidR="00731604" w:rsidRPr="00750022" w:rsidRDefault="00731604" w:rsidP="00F71FFF">
      <w:pPr>
        <w:pStyle w:val="ListParagraph"/>
        <w:numPr>
          <w:ilvl w:val="0"/>
          <w:numId w:val="34"/>
        </w:numPr>
      </w:pPr>
      <w:r w:rsidRPr="00750022">
        <w:t>An illustrative image representing flexibility in education</w:t>
      </w:r>
      <w:r w:rsidR="00363D8F">
        <w:t>.</w:t>
      </w:r>
    </w:p>
    <w:p w14:paraId="393DF274" w14:textId="77777777" w:rsidR="00750022" w:rsidRDefault="00750022" w:rsidP="00363D8F"/>
    <w:p w14:paraId="0BB0D772" w14:textId="52EF1679" w:rsidR="00731604" w:rsidRPr="00363D8F" w:rsidRDefault="00731604" w:rsidP="00363D8F">
      <w:pPr>
        <w:rPr>
          <w:b/>
          <w:bCs/>
          <w:i/>
          <w:iCs/>
        </w:rPr>
      </w:pPr>
      <w:r w:rsidRPr="00363D8F">
        <w:rPr>
          <w:b/>
          <w:bCs/>
          <w:i/>
          <w:iCs/>
        </w:rPr>
        <w:t>PowerPoint Slide 3: Principles of Flexible Curriculum Design</w:t>
      </w:r>
    </w:p>
    <w:p w14:paraId="1A45EC49" w14:textId="77777777" w:rsidR="00731604" w:rsidRDefault="00731604" w:rsidP="00363D8F"/>
    <w:p w14:paraId="07866505" w14:textId="77777777" w:rsidR="00731604" w:rsidRPr="00363D8F" w:rsidRDefault="00731604" w:rsidP="00363D8F">
      <w:pPr>
        <w:rPr>
          <w:i/>
          <w:iCs/>
        </w:rPr>
      </w:pPr>
      <w:r w:rsidRPr="00363D8F">
        <w:rPr>
          <w:i/>
          <w:iCs/>
        </w:rPr>
        <w:t>Title: Principles of Flexible Curriculum Design</w:t>
      </w:r>
    </w:p>
    <w:p w14:paraId="4BD77533" w14:textId="77777777" w:rsidR="00363D8F" w:rsidRDefault="00363D8F" w:rsidP="00363D8F"/>
    <w:p w14:paraId="49DE22A5" w14:textId="634792CC" w:rsidR="00731604" w:rsidRDefault="00731604" w:rsidP="00F71FFF">
      <w:pPr>
        <w:pStyle w:val="ListParagraph"/>
        <w:numPr>
          <w:ilvl w:val="0"/>
          <w:numId w:val="35"/>
        </w:numPr>
      </w:pPr>
      <w:r>
        <w:t>Overview of key principles for designing a flexible curriculum, such as differentiation, universal design for learning, and student-</w:t>
      </w:r>
      <w:r w:rsidR="007A057D">
        <w:t>centred</w:t>
      </w:r>
      <w:r>
        <w:t xml:space="preserve"> learning</w:t>
      </w:r>
    </w:p>
    <w:p w14:paraId="69E3E5C3" w14:textId="05E6161D" w:rsidR="00731604" w:rsidRDefault="00731604" w:rsidP="00F71FFF">
      <w:pPr>
        <w:pStyle w:val="ListParagraph"/>
        <w:numPr>
          <w:ilvl w:val="0"/>
          <w:numId w:val="35"/>
        </w:numPr>
      </w:pPr>
      <w:r>
        <w:t>Icons or illustrative images representing each principle</w:t>
      </w:r>
    </w:p>
    <w:p w14:paraId="75E88332" w14:textId="77777777" w:rsidR="007A057D" w:rsidRDefault="007A057D" w:rsidP="00363D8F"/>
    <w:p w14:paraId="66F2512A" w14:textId="6EC425BC" w:rsidR="00731604" w:rsidRPr="00363D8F" w:rsidRDefault="00731604" w:rsidP="00363D8F">
      <w:pPr>
        <w:rPr>
          <w:b/>
          <w:bCs/>
          <w:i/>
          <w:iCs/>
        </w:rPr>
      </w:pPr>
      <w:r w:rsidRPr="00363D8F">
        <w:rPr>
          <w:b/>
          <w:bCs/>
          <w:i/>
          <w:iCs/>
        </w:rPr>
        <w:t>PowerPoint Slide 4: Adaptable Instruction Strategies</w:t>
      </w:r>
    </w:p>
    <w:p w14:paraId="7920A49A" w14:textId="77777777" w:rsidR="00731604" w:rsidRDefault="00731604" w:rsidP="00363D8F"/>
    <w:p w14:paraId="74579ACF" w14:textId="77777777" w:rsidR="00731604" w:rsidRPr="00363D8F" w:rsidRDefault="00731604" w:rsidP="00363D8F">
      <w:pPr>
        <w:rPr>
          <w:i/>
          <w:iCs/>
        </w:rPr>
      </w:pPr>
      <w:r w:rsidRPr="00363D8F">
        <w:rPr>
          <w:i/>
          <w:iCs/>
        </w:rPr>
        <w:t>Title: Adaptable Instruction: Strategies for Success</w:t>
      </w:r>
    </w:p>
    <w:p w14:paraId="701D5C11" w14:textId="77777777" w:rsidR="00363D8F" w:rsidRDefault="00363D8F" w:rsidP="00363D8F"/>
    <w:p w14:paraId="5FDAE292" w14:textId="3E0CAD55" w:rsidR="00731604" w:rsidRDefault="00731604" w:rsidP="00F71FFF">
      <w:pPr>
        <w:pStyle w:val="ListParagraph"/>
        <w:numPr>
          <w:ilvl w:val="0"/>
          <w:numId w:val="36"/>
        </w:numPr>
      </w:pPr>
      <w:r>
        <w:t>Introduction to a range of strategies and techniques for adaptable instruction, with a focus on differentiation, multimodal learning, and student engagement</w:t>
      </w:r>
    </w:p>
    <w:p w14:paraId="6B32E01D" w14:textId="4529DB47" w:rsidR="00731604" w:rsidRDefault="00731604" w:rsidP="00F71FFF">
      <w:pPr>
        <w:pStyle w:val="ListParagraph"/>
        <w:numPr>
          <w:ilvl w:val="0"/>
          <w:numId w:val="36"/>
        </w:numPr>
      </w:pPr>
      <w:r>
        <w:t>A toolbox symboli</w:t>
      </w:r>
      <w:r w:rsidR="007A057D">
        <w:t>s</w:t>
      </w:r>
      <w:r>
        <w:t>ing the range of strategies and techniques available</w:t>
      </w:r>
    </w:p>
    <w:p w14:paraId="602411DB" w14:textId="77777777" w:rsidR="007A057D" w:rsidRDefault="007A057D" w:rsidP="00363D8F"/>
    <w:p w14:paraId="19CCBA04" w14:textId="04879321" w:rsidR="00731604" w:rsidRPr="00363D8F" w:rsidRDefault="00731604" w:rsidP="00363D8F">
      <w:pPr>
        <w:rPr>
          <w:b/>
          <w:bCs/>
          <w:i/>
          <w:iCs/>
        </w:rPr>
      </w:pPr>
      <w:r w:rsidRPr="00363D8F">
        <w:rPr>
          <w:b/>
          <w:bCs/>
          <w:i/>
          <w:iCs/>
        </w:rPr>
        <w:lastRenderedPageBreak/>
        <w:t>PowerPoint Slide 5: Group Discussion and Case Study</w:t>
      </w:r>
    </w:p>
    <w:p w14:paraId="5E08DA22" w14:textId="77777777" w:rsidR="00731604" w:rsidRDefault="00731604" w:rsidP="00363D8F"/>
    <w:p w14:paraId="14A52A6A" w14:textId="77777777" w:rsidR="00731604" w:rsidRPr="00363D8F" w:rsidRDefault="00731604" w:rsidP="00363D8F">
      <w:pPr>
        <w:rPr>
          <w:i/>
          <w:iCs/>
        </w:rPr>
      </w:pPr>
      <w:r w:rsidRPr="00363D8F">
        <w:rPr>
          <w:i/>
          <w:iCs/>
        </w:rPr>
        <w:t>Title: Implementing Flexibility: Case Study and Discussion</w:t>
      </w:r>
    </w:p>
    <w:p w14:paraId="08E58AFB" w14:textId="77777777" w:rsidR="00363D8F" w:rsidRDefault="00363D8F" w:rsidP="00363D8F"/>
    <w:p w14:paraId="1F58D2BE" w14:textId="5DA82E7B" w:rsidR="00731604" w:rsidRDefault="00731604" w:rsidP="00F71FFF">
      <w:pPr>
        <w:pStyle w:val="ListParagraph"/>
        <w:numPr>
          <w:ilvl w:val="0"/>
          <w:numId w:val="37"/>
        </w:numPr>
      </w:pPr>
      <w:r>
        <w:t>A brief case study illustrating an educator implementing flexible curriculum design and adaptable instruction, with prompts for group discussion</w:t>
      </w:r>
    </w:p>
    <w:p w14:paraId="2D997946" w14:textId="5CEA86FB" w:rsidR="00731604" w:rsidRDefault="00731604" w:rsidP="00F71FFF">
      <w:pPr>
        <w:pStyle w:val="ListParagraph"/>
        <w:numPr>
          <w:ilvl w:val="0"/>
          <w:numId w:val="37"/>
        </w:numPr>
      </w:pPr>
      <w:r>
        <w:t>A storyboard or comic strip illustrating the case study</w:t>
      </w:r>
    </w:p>
    <w:p w14:paraId="6E300115" w14:textId="77777777" w:rsidR="007A057D" w:rsidRDefault="007A057D" w:rsidP="00363D8F"/>
    <w:p w14:paraId="73CE3962" w14:textId="1C7C78B9" w:rsidR="00731604" w:rsidRPr="00363D8F" w:rsidRDefault="00731604" w:rsidP="00363D8F">
      <w:pPr>
        <w:rPr>
          <w:b/>
          <w:bCs/>
          <w:i/>
          <w:iCs/>
        </w:rPr>
      </w:pPr>
      <w:r w:rsidRPr="00363D8F">
        <w:rPr>
          <w:b/>
          <w:bCs/>
          <w:i/>
          <w:iCs/>
        </w:rPr>
        <w:t>Activity Materials:</w:t>
      </w:r>
    </w:p>
    <w:p w14:paraId="497C6554" w14:textId="77777777" w:rsidR="00731604" w:rsidRDefault="00731604" w:rsidP="00363D8F"/>
    <w:p w14:paraId="444823C1" w14:textId="77777777" w:rsidR="00731604" w:rsidRPr="00363D8F" w:rsidRDefault="00731604" w:rsidP="00363D8F">
      <w:pPr>
        <w:rPr>
          <w:b/>
          <w:bCs/>
        </w:rPr>
      </w:pPr>
      <w:r w:rsidRPr="00363D8F">
        <w:rPr>
          <w:b/>
          <w:bCs/>
        </w:rPr>
        <w:t>Curriculum Design Task:</w:t>
      </w:r>
    </w:p>
    <w:p w14:paraId="1E906D98" w14:textId="77777777" w:rsidR="00731604" w:rsidRDefault="00731604" w:rsidP="00363D8F"/>
    <w:p w14:paraId="25C928D4" w14:textId="77777777" w:rsidR="00731604" w:rsidRPr="00363D8F" w:rsidRDefault="00731604" w:rsidP="00363D8F">
      <w:pPr>
        <w:rPr>
          <w:i/>
          <w:iCs/>
        </w:rPr>
      </w:pPr>
      <w:r w:rsidRPr="00363D8F">
        <w:rPr>
          <w:i/>
          <w:iCs/>
        </w:rPr>
        <w:t>Title: Designing a Flexible Lesson Plan</w:t>
      </w:r>
    </w:p>
    <w:p w14:paraId="1A7B55A5" w14:textId="77777777" w:rsidR="00363D8F" w:rsidRDefault="00363D8F" w:rsidP="00363D8F"/>
    <w:p w14:paraId="313000DE" w14:textId="426668B4" w:rsidR="00731604" w:rsidRDefault="00731604" w:rsidP="00F71FFF">
      <w:pPr>
        <w:pStyle w:val="ListParagraph"/>
        <w:numPr>
          <w:ilvl w:val="0"/>
          <w:numId w:val="38"/>
        </w:numPr>
      </w:pPr>
      <w:r>
        <w:t>Lesson Objective, Flexible Strategies, Assessment Methods</w:t>
      </w:r>
    </w:p>
    <w:p w14:paraId="199E12CD" w14:textId="616ED591" w:rsidR="00731604" w:rsidRDefault="00731604" w:rsidP="00F71FFF">
      <w:pPr>
        <w:pStyle w:val="ListParagraph"/>
        <w:numPr>
          <w:ilvl w:val="0"/>
          <w:numId w:val="38"/>
        </w:numPr>
      </w:pPr>
      <w:r>
        <w:t>This task guides educators in creating a lesson plan that incorporates elements of flexible curriculum design and adaptable instruction.</w:t>
      </w:r>
    </w:p>
    <w:p w14:paraId="4A4DF12F" w14:textId="77777777" w:rsidR="0056657A" w:rsidRDefault="0056657A" w:rsidP="00363D8F"/>
    <w:p w14:paraId="60440741" w14:textId="42A18A93" w:rsidR="00731604" w:rsidRPr="00363D8F" w:rsidRDefault="00731604" w:rsidP="00363D8F">
      <w:pPr>
        <w:rPr>
          <w:b/>
          <w:bCs/>
        </w:rPr>
      </w:pPr>
      <w:r w:rsidRPr="00363D8F">
        <w:rPr>
          <w:b/>
          <w:bCs/>
        </w:rPr>
        <w:t>Strategy Implementation Worksheet:</w:t>
      </w:r>
    </w:p>
    <w:p w14:paraId="2CD73F14" w14:textId="77777777" w:rsidR="00731604" w:rsidRDefault="00731604" w:rsidP="00363D8F"/>
    <w:p w14:paraId="589B9C69" w14:textId="77777777" w:rsidR="00731604" w:rsidRDefault="00731604" w:rsidP="00363D8F">
      <w:pPr>
        <w:rPr>
          <w:i/>
          <w:iCs/>
        </w:rPr>
      </w:pPr>
      <w:r w:rsidRPr="00363D8F">
        <w:rPr>
          <w:i/>
          <w:iCs/>
        </w:rPr>
        <w:t>Title: Implementing Flexible Strategies</w:t>
      </w:r>
    </w:p>
    <w:p w14:paraId="4CB9AA2D" w14:textId="77777777" w:rsidR="00363D8F" w:rsidRPr="00363D8F" w:rsidRDefault="00363D8F" w:rsidP="00363D8F">
      <w:pPr>
        <w:rPr>
          <w:i/>
          <w:iCs/>
        </w:rPr>
      </w:pPr>
    </w:p>
    <w:p w14:paraId="64CC402F" w14:textId="7748570C" w:rsidR="00731604" w:rsidRDefault="00731604" w:rsidP="00F71FFF">
      <w:pPr>
        <w:pStyle w:val="ListParagraph"/>
        <w:numPr>
          <w:ilvl w:val="0"/>
          <w:numId w:val="39"/>
        </w:numPr>
      </w:pPr>
      <w:r>
        <w:t>Teaching Goal, Chosen Strategy, Implementation Plan, Anticipated Challenges</w:t>
      </w:r>
    </w:p>
    <w:p w14:paraId="0AC73553" w14:textId="4A72C7C7" w:rsidR="00731604" w:rsidRDefault="00731604" w:rsidP="00F71FFF">
      <w:pPr>
        <w:pStyle w:val="ListParagraph"/>
        <w:numPr>
          <w:ilvl w:val="0"/>
          <w:numId w:val="39"/>
        </w:numPr>
      </w:pPr>
      <w:r>
        <w:t>This worksheet helps educators plan the implementation of flexible strategies in their instruction.</w:t>
      </w:r>
    </w:p>
    <w:p w14:paraId="71DABF71" w14:textId="77777777" w:rsidR="0056657A" w:rsidRDefault="0056657A" w:rsidP="00363D8F"/>
    <w:p w14:paraId="17557A5C" w14:textId="3ACD524A" w:rsidR="00731604" w:rsidRPr="00363D8F" w:rsidRDefault="00731604" w:rsidP="00363D8F">
      <w:pPr>
        <w:rPr>
          <w:b/>
          <w:bCs/>
        </w:rPr>
      </w:pPr>
      <w:r w:rsidRPr="00363D8F">
        <w:rPr>
          <w:b/>
          <w:bCs/>
        </w:rPr>
        <w:t>Personal Reflection Worksheet:</w:t>
      </w:r>
    </w:p>
    <w:p w14:paraId="4543E0A8" w14:textId="77777777" w:rsidR="00731604" w:rsidRDefault="00731604" w:rsidP="00363D8F"/>
    <w:p w14:paraId="580E6093" w14:textId="77777777" w:rsidR="00731604" w:rsidRPr="00363D8F" w:rsidRDefault="00731604" w:rsidP="00363D8F">
      <w:pPr>
        <w:rPr>
          <w:i/>
          <w:iCs/>
        </w:rPr>
      </w:pPr>
      <w:r w:rsidRPr="00363D8F">
        <w:rPr>
          <w:i/>
          <w:iCs/>
        </w:rPr>
        <w:t>Title: Reflecting on My Approach to Flexibility in Teaching</w:t>
      </w:r>
    </w:p>
    <w:p w14:paraId="1DC2BFC3" w14:textId="77777777" w:rsidR="00363D8F" w:rsidRDefault="00363D8F" w:rsidP="00363D8F"/>
    <w:p w14:paraId="3A9BD58C" w14:textId="215073F0" w:rsidR="00731604" w:rsidRDefault="00731604" w:rsidP="00F71FFF">
      <w:pPr>
        <w:pStyle w:val="ListParagraph"/>
        <w:numPr>
          <w:ilvl w:val="0"/>
          <w:numId w:val="40"/>
        </w:numPr>
      </w:pPr>
      <w:r>
        <w:t>My Current Practices, Areas for Improvement, Action Plan, Support Needed</w:t>
      </w:r>
    </w:p>
    <w:p w14:paraId="6C0C424D" w14:textId="3CF1DF9C" w:rsidR="00C2126A" w:rsidRDefault="00731604" w:rsidP="00F71FFF">
      <w:pPr>
        <w:pStyle w:val="ListParagraph"/>
        <w:numPr>
          <w:ilvl w:val="0"/>
          <w:numId w:val="40"/>
        </w:numPr>
      </w:pPr>
      <w:r>
        <w:t xml:space="preserve">This worksheet prompts educators to reflect on their current approach to flexible curriculum design and adaptable </w:t>
      </w:r>
      <w:r w:rsidR="0056657A">
        <w:t>instruction and</w:t>
      </w:r>
      <w:r>
        <w:t xml:space="preserve"> identify areas for growth.</w:t>
      </w:r>
    </w:p>
    <w:p w14:paraId="597616E8" w14:textId="77777777" w:rsidR="00731604" w:rsidRDefault="00731604" w:rsidP="00731604"/>
    <w:p w14:paraId="6420136A" w14:textId="77777777" w:rsidR="00731604" w:rsidRDefault="00731604" w:rsidP="00731604"/>
    <w:p w14:paraId="7E5DE185" w14:textId="77777777" w:rsidR="00363D8F" w:rsidRDefault="00363D8F" w:rsidP="00731604"/>
    <w:p w14:paraId="0A402311" w14:textId="77777777" w:rsidR="00363D8F" w:rsidRDefault="00363D8F" w:rsidP="00731604"/>
    <w:p w14:paraId="588398A5" w14:textId="77777777" w:rsidR="00363D8F" w:rsidRDefault="00363D8F" w:rsidP="00731604"/>
    <w:p w14:paraId="46244FF4" w14:textId="77777777" w:rsidR="00363D8F" w:rsidRDefault="00363D8F" w:rsidP="00731604"/>
    <w:p w14:paraId="4E2C27D3" w14:textId="77777777" w:rsidR="00363D8F" w:rsidRDefault="00363D8F" w:rsidP="00731604"/>
    <w:p w14:paraId="39CF51DB" w14:textId="77777777" w:rsidR="00363D8F" w:rsidRDefault="00363D8F" w:rsidP="00731604"/>
    <w:p w14:paraId="02526E48" w14:textId="77777777" w:rsidR="00363D8F" w:rsidRDefault="00363D8F" w:rsidP="00731604"/>
    <w:p w14:paraId="50444F75" w14:textId="77777777" w:rsidR="00363D8F" w:rsidRDefault="00363D8F" w:rsidP="00731604"/>
    <w:p w14:paraId="0E9A43AF" w14:textId="77777777" w:rsidR="00363D8F" w:rsidRDefault="00363D8F" w:rsidP="00731604"/>
    <w:p w14:paraId="3E50927C" w14:textId="77777777" w:rsidR="00363D8F" w:rsidRDefault="00363D8F" w:rsidP="00731604"/>
    <w:p w14:paraId="35778C4D" w14:textId="77777777" w:rsidR="00363D8F" w:rsidRDefault="00363D8F" w:rsidP="00731604"/>
    <w:p w14:paraId="181F6CBC" w14:textId="77777777" w:rsidR="00363D8F" w:rsidRDefault="00363D8F" w:rsidP="00731604"/>
    <w:p w14:paraId="4CE639EE" w14:textId="77777777" w:rsidR="00363D8F" w:rsidRDefault="00363D8F" w:rsidP="00731604"/>
    <w:p w14:paraId="29FA7795" w14:textId="77777777" w:rsidR="00363D8F" w:rsidRDefault="00363D8F" w:rsidP="00731604"/>
    <w:p w14:paraId="27A64897" w14:textId="77777777" w:rsidR="00363D8F" w:rsidRDefault="00363D8F" w:rsidP="00731604"/>
    <w:p w14:paraId="0BD82F01" w14:textId="77777777" w:rsidR="00363D8F" w:rsidRDefault="00363D8F" w:rsidP="00731604"/>
    <w:p w14:paraId="444AA683" w14:textId="77777777" w:rsidR="00363D8F" w:rsidRDefault="00363D8F" w:rsidP="00731604"/>
    <w:p w14:paraId="624FE0B7" w14:textId="77777777" w:rsidR="00363D8F" w:rsidRDefault="00363D8F" w:rsidP="00731604"/>
    <w:p w14:paraId="6A99CBC3" w14:textId="77777777" w:rsidR="00363D8F" w:rsidRDefault="00363D8F" w:rsidP="00731604"/>
    <w:p w14:paraId="51E794E3" w14:textId="0BA8B22F" w:rsidR="006B66CB" w:rsidRPr="0056657A" w:rsidRDefault="00363D8F" w:rsidP="0056657A">
      <w:pPr>
        <w:pStyle w:val="Heading1"/>
        <w:rPr>
          <w:b w:val="0"/>
          <w:bCs/>
        </w:rPr>
      </w:pPr>
      <w:bookmarkStart w:id="50" w:name="_Toc138316716"/>
      <w:r>
        <w:rPr>
          <w:bCs/>
        </w:rPr>
        <w:t xml:space="preserve">Appendix M: </w:t>
      </w:r>
      <w:r w:rsidR="006B66CB" w:rsidRPr="0056657A">
        <w:rPr>
          <w:bCs/>
        </w:rPr>
        <w:t>Module 13</w:t>
      </w:r>
      <w:r>
        <w:rPr>
          <w:bCs/>
        </w:rPr>
        <w:t xml:space="preserve"> - </w:t>
      </w:r>
      <w:r w:rsidR="006B66CB" w:rsidRPr="0056657A">
        <w:rPr>
          <w:bCs/>
        </w:rPr>
        <w:t>Final Wrap-up and Reflective Practices</w:t>
      </w:r>
      <w:bookmarkEnd w:id="50"/>
    </w:p>
    <w:p w14:paraId="3C47A647" w14:textId="77777777" w:rsidR="006B66CB" w:rsidRDefault="006B66CB" w:rsidP="006B66CB"/>
    <w:p w14:paraId="23C2B528" w14:textId="77777777" w:rsidR="006B66CB" w:rsidRPr="0056657A" w:rsidRDefault="006B66CB" w:rsidP="00363D8F">
      <w:r w:rsidRPr="00363D8F">
        <w:rPr>
          <w:b/>
          <w:bCs/>
          <w:i/>
          <w:iCs/>
        </w:rPr>
        <w:t>Aim</w:t>
      </w:r>
      <w:r w:rsidRPr="0056657A">
        <w:rPr>
          <w:b/>
          <w:bCs/>
        </w:rPr>
        <w:t xml:space="preserve">: </w:t>
      </w:r>
      <w:r w:rsidRPr="0056657A">
        <w:t>To review the training content, reinforce its importance and utility, and encourage ongoing self-reflection and professional growth.</w:t>
      </w:r>
    </w:p>
    <w:p w14:paraId="7FAC7E51" w14:textId="77777777" w:rsidR="006B66CB" w:rsidRDefault="006B66CB" w:rsidP="006B66CB"/>
    <w:p w14:paraId="1776F1DF" w14:textId="77777777" w:rsidR="006B66CB" w:rsidRPr="00363D8F" w:rsidRDefault="006B66CB" w:rsidP="00363D8F">
      <w:pPr>
        <w:rPr>
          <w:b/>
          <w:bCs/>
          <w:i/>
          <w:iCs/>
        </w:rPr>
      </w:pPr>
      <w:r w:rsidRPr="00363D8F">
        <w:rPr>
          <w:b/>
          <w:bCs/>
          <w:i/>
          <w:iCs/>
        </w:rPr>
        <w:t>PowerPoint Slide 1: Title Slide</w:t>
      </w:r>
    </w:p>
    <w:p w14:paraId="4929C902" w14:textId="77777777" w:rsidR="006B66CB" w:rsidRDefault="006B66CB" w:rsidP="00363D8F"/>
    <w:p w14:paraId="63113920" w14:textId="77777777" w:rsidR="006B66CB" w:rsidRPr="00363D8F" w:rsidRDefault="006B66CB" w:rsidP="00363D8F">
      <w:pPr>
        <w:rPr>
          <w:i/>
          <w:iCs/>
        </w:rPr>
      </w:pPr>
      <w:r w:rsidRPr="00363D8F">
        <w:rPr>
          <w:i/>
          <w:iCs/>
        </w:rPr>
        <w:t>Title: Final Wrap-up and Reflective Practices</w:t>
      </w:r>
    </w:p>
    <w:p w14:paraId="7FF5B315" w14:textId="77777777" w:rsidR="00AF0554" w:rsidRPr="00AF0554" w:rsidRDefault="00AF0554" w:rsidP="00363D8F"/>
    <w:p w14:paraId="26C973F1" w14:textId="77777777" w:rsidR="006B66CB" w:rsidRPr="00363D8F" w:rsidRDefault="006B66CB" w:rsidP="00363D8F">
      <w:pPr>
        <w:rPr>
          <w:i/>
          <w:iCs/>
        </w:rPr>
      </w:pPr>
      <w:r w:rsidRPr="00363D8F">
        <w:rPr>
          <w:i/>
          <w:iCs/>
        </w:rPr>
        <w:t>Subtitle: Review, Reflect, and Grow</w:t>
      </w:r>
    </w:p>
    <w:p w14:paraId="15A19504" w14:textId="77777777" w:rsidR="003D10E1" w:rsidRDefault="003D10E1" w:rsidP="003D10E1">
      <w:pPr>
        <w:pStyle w:val="ListParagraph"/>
        <w:numPr>
          <w:ilvl w:val="0"/>
          <w:numId w:val="59"/>
        </w:numPr>
      </w:pPr>
      <w:r>
        <w:t>A succinct introduction to the final session: review of the training and the significance of reflective practices</w:t>
      </w:r>
    </w:p>
    <w:p w14:paraId="72DE6CBA" w14:textId="6F7B9508" w:rsidR="003D10E1" w:rsidRDefault="003D10E1" w:rsidP="003D10E1">
      <w:pPr>
        <w:pStyle w:val="ListParagraph"/>
        <w:numPr>
          <w:ilvl w:val="0"/>
          <w:numId w:val="59"/>
        </w:numPr>
      </w:pPr>
      <w:r>
        <w:t>The main aim of this session: to recap, reflect, and promote continuous professional growth</w:t>
      </w:r>
    </w:p>
    <w:p w14:paraId="5CEE24B3" w14:textId="73114246" w:rsidR="00AF0554" w:rsidRDefault="003D10E1" w:rsidP="003D10E1">
      <w:pPr>
        <w:pStyle w:val="ListParagraph"/>
        <w:numPr>
          <w:ilvl w:val="0"/>
          <w:numId w:val="59"/>
        </w:numPr>
      </w:pPr>
      <w:r>
        <w:t>Brief preview of the topics to be discussed in the wrap-up session</w:t>
      </w:r>
    </w:p>
    <w:p w14:paraId="0ED2711A" w14:textId="77777777" w:rsidR="00363D8F" w:rsidRDefault="00363D8F" w:rsidP="00363D8F"/>
    <w:p w14:paraId="1971ACEF" w14:textId="77777777" w:rsidR="006B66CB" w:rsidRPr="00363D8F" w:rsidRDefault="006B66CB" w:rsidP="00363D8F">
      <w:pPr>
        <w:rPr>
          <w:b/>
          <w:bCs/>
          <w:i/>
          <w:iCs/>
        </w:rPr>
      </w:pPr>
      <w:r w:rsidRPr="00363D8F">
        <w:rPr>
          <w:b/>
          <w:bCs/>
          <w:i/>
          <w:iCs/>
        </w:rPr>
        <w:t>PowerPoint Slide 2: Training Review</w:t>
      </w:r>
    </w:p>
    <w:p w14:paraId="39041222" w14:textId="77777777" w:rsidR="006B66CB" w:rsidRDefault="006B66CB" w:rsidP="00363D8F"/>
    <w:p w14:paraId="6C387CDD" w14:textId="77777777" w:rsidR="006B66CB" w:rsidRPr="00363D8F" w:rsidRDefault="006B66CB" w:rsidP="00363D8F">
      <w:pPr>
        <w:rPr>
          <w:i/>
          <w:iCs/>
        </w:rPr>
      </w:pPr>
      <w:r w:rsidRPr="00363D8F">
        <w:rPr>
          <w:i/>
          <w:iCs/>
        </w:rPr>
        <w:t>Title: A Journey of Learning and Growth</w:t>
      </w:r>
    </w:p>
    <w:p w14:paraId="70B7846D" w14:textId="77777777" w:rsidR="00363D8F" w:rsidRDefault="00363D8F" w:rsidP="00363D8F"/>
    <w:p w14:paraId="77B11C3D" w14:textId="77777777" w:rsidR="00363D8F" w:rsidRDefault="006B66CB" w:rsidP="00F71FFF">
      <w:pPr>
        <w:pStyle w:val="ListParagraph"/>
        <w:numPr>
          <w:ilvl w:val="0"/>
          <w:numId w:val="41"/>
        </w:numPr>
      </w:pPr>
      <w:r>
        <w:t>A recap of key points from each module, the overall purpose, and potential impacts</w:t>
      </w:r>
    </w:p>
    <w:p w14:paraId="7FE6F56F" w14:textId="4FFFA6CD" w:rsidR="006B66CB" w:rsidRDefault="006B66CB" w:rsidP="00F71FFF">
      <w:pPr>
        <w:pStyle w:val="ListParagraph"/>
        <w:numPr>
          <w:ilvl w:val="0"/>
          <w:numId w:val="41"/>
        </w:numPr>
      </w:pPr>
      <w:r>
        <w:t>A road or path symboli</w:t>
      </w:r>
      <w:r w:rsidR="00AF0554">
        <w:t>s</w:t>
      </w:r>
      <w:r>
        <w:t>ing the journey of the training</w:t>
      </w:r>
      <w:r w:rsidR="00363D8F">
        <w:t>.</w:t>
      </w:r>
    </w:p>
    <w:p w14:paraId="1211BCC2" w14:textId="77777777" w:rsidR="00AF0554" w:rsidRDefault="00AF0554" w:rsidP="00363D8F"/>
    <w:p w14:paraId="5A62A240" w14:textId="72D5E07B" w:rsidR="006B66CB" w:rsidRPr="00363D8F" w:rsidRDefault="006B66CB" w:rsidP="00363D8F">
      <w:pPr>
        <w:rPr>
          <w:b/>
          <w:bCs/>
          <w:i/>
          <w:iCs/>
        </w:rPr>
      </w:pPr>
      <w:r w:rsidRPr="00363D8F">
        <w:rPr>
          <w:b/>
          <w:bCs/>
          <w:i/>
          <w:iCs/>
        </w:rPr>
        <w:t>PowerPoint Slide 3: The Power of Reflection</w:t>
      </w:r>
    </w:p>
    <w:p w14:paraId="14F76611" w14:textId="77777777" w:rsidR="006B66CB" w:rsidRDefault="006B66CB" w:rsidP="00363D8F"/>
    <w:p w14:paraId="72135478" w14:textId="77777777" w:rsidR="006B66CB" w:rsidRPr="00363D8F" w:rsidRDefault="006B66CB" w:rsidP="00363D8F">
      <w:pPr>
        <w:rPr>
          <w:i/>
          <w:iCs/>
        </w:rPr>
      </w:pPr>
      <w:r w:rsidRPr="00363D8F">
        <w:rPr>
          <w:i/>
          <w:iCs/>
        </w:rPr>
        <w:t>Title: Reflection as a Tool for Growth</w:t>
      </w:r>
    </w:p>
    <w:p w14:paraId="13143385" w14:textId="77777777" w:rsidR="00363D8F" w:rsidRDefault="00363D8F" w:rsidP="00363D8F"/>
    <w:p w14:paraId="6A9C6592" w14:textId="3DC40D28" w:rsidR="006B66CB" w:rsidRDefault="006B66CB" w:rsidP="00F71FFF">
      <w:pPr>
        <w:pStyle w:val="ListParagraph"/>
        <w:numPr>
          <w:ilvl w:val="0"/>
          <w:numId w:val="42"/>
        </w:numPr>
      </w:pPr>
      <w:r>
        <w:t>Explanation of the importance of reflective practice in education, ways to integrate reflection into daily routines, and potential benefits</w:t>
      </w:r>
      <w:r w:rsidR="00363D8F">
        <w:t>.</w:t>
      </w:r>
    </w:p>
    <w:p w14:paraId="0CF17420" w14:textId="7C1803D3" w:rsidR="006B66CB" w:rsidRDefault="006B66CB" w:rsidP="00F71FFF">
      <w:pPr>
        <w:pStyle w:val="ListParagraph"/>
        <w:numPr>
          <w:ilvl w:val="0"/>
          <w:numId w:val="42"/>
        </w:numPr>
      </w:pPr>
      <w:r>
        <w:t xml:space="preserve">A mirror </w:t>
      </w:r>
      <w:r w:rsidR="00AF0554">
        <w:t>symbolising</w:t>
      </w:r>
      <w:r>
        <w:t xml:space="preserve"> reflection</w:t>
      </w:r>
      <w:r w:rsidR="00363D8F">
        <w:t>.</w:t>
      </w:r>
    </w:p>
    <w:p w14:paraId="01D5AC71" w14:textId="77777777" w:rsidR="00AF0554" w:rsidRDefault="00AF0554" w:rsidP="00363D8F"/>
    <w:p w14:paraId="26009A30" w14:textId="1D91EA49" w:rsidR="006B66CB" w:rsidRPr="00363D8F" w:rsidRDefault="006B66CB" w:rsidP="00363D8F">
      <w:pPr>
        <w:rPr>
          <w:b/>
          <w:bCs/>
          <w:i/>
          <w:iCs/>
        </w:rPr>
      </w:pPr>
      <w:r w:rsidRPr="00363D8F">
        <w:rPr>
          <w:b/>
          <w:bCs/>
          <w:i/>
          <w:iCs/>
        </w:rPr>
        <w:t>PowerPoint Slide 4: Continuing the Journey</w:t>
      </w:r>
    </w:p>
    <w:p w14:paraId="0027DD83" w14:textId="77777777" w:rsidR="006B66CB" w:rsidRDefault="006B66CB" w:rsidP="00363D8F"/>
    <w:p w14:paraId="1469954D" w14:textId="77777777" w:rsidR="006B66CB" w:rsidRPr="00363D8F" w:rsidRDefault="006B66CB" w:rsidP="00363D8F">
      <w:pPr>
        <w:rPr>
          <w:i/>
          <w:iCs/>
        </w:rPr>
      </w:pPr>
      <w:r w:rsidRPr="00363D8F">
        <w:rPr>
          <w:i/>
          <w:iCs/>
        </w:rPr>
        <w:t>Title: Keep Growing, Keep Learning</w:t>
      </w:r>
    </w:p>
    <w:p w14:paraId="706DFC2C" w14:textId="77777777" w:rsidR="00363D8F" w:rsidRDefault="00363D8F" w:rsidP="00363D8F"/>
    <w:p w14:paraId="319172FB" w14:textId="0A70C380" w:rsidR="006B66CB" w:rsidRDefault="006B66CB" w:rsidP="00F71FFF">
      <w:pPr>
        <w:pStyle w:val="ListParagraph"/>
        <w:numPr>
          <w:ilvl w:val="0"/>
          <w:numId w:val="43"/>
        </w:numPr>
      </w:pPr>
      <w:r>
        <w:t>Encouragement for continued learning and growth beyond the training, with suggestions for further resources and professional development opportunities</w:t>
      </w:r>
      <w:r w:rsidR="00363D8F">
        <w:t>.</w:t>
      </w:r>
    </w:p>
    <w:p w14:paraId="33F4DE62" w14:textId="4F334E48" w:rsidR="006B66CB" w:rsidRDefault="006B66CB" w:rsidP="00F71FFF">
      <w:pPr>
        <w:pStyle w:val="ListParagraph"/>
        <w:numPr>
          <w:ilvl w:val="0"/>
          <w:numId w:val="43"/>
        </w:numPr>
      </w:pPr>
      <w:r>
        <w:t xml:space="preserve">A tree or plant </w:t>
      </w:r>
      <w:r w:rsidR="00AF0554">
        <w:t>symbolising</w:t>
      </w:r>
      <w:r>
        <w:t xml:space="preserve"> growth</w:t>
      </w:r>
      <w:r w:rsidR="00363D8F">
        <w:t>.</w:t>
      </w:r>
    </w:p>
    <w:p w14:paraId="14A2B9B1" w14:textId="77777777" w:rsidR="00AF0554" w:rsidRDefault="00AF0554" w:rsidP="00363D8F"/>
    <w:p w14:paraId="5404216E" w14:textId="14F4F68A" w:rsidR="006B66CB" w:rsidRPr="00363D8F" w:rsidRDefault="006B66CB" w:rsidP="00363D8F">
      <w:pPr>
        <w:rPr>
          <w:b/>
          <w:bCs/>
          <w:i/>
          <w:iCs/>
        </w:rPr>
      </w:pPr>
      <w:r w:rsidRPr="00363D8F">
        <w:rPr>
          <w:b/>
          <w:bCs/>
          <w:i/>
          <w:iCs/>
        </w:rPr>
        <w:lastRenderedPageBreak/>
        <w:t>PowerPoint Slide 5: Feedback and Thanks</w:t>
      </w:r>
    </w:p>
    <w:p w14:paraId="3D834BE8" w14:textId="77777777" w:rsidR="006B66CB" w:rsidRDefault="006B66CB" w:rsidP="00363D8F"/>
    <w:p w14:paraId="7103E00A" w14:textId="77777777" w:rsidR="006B66CB" w:rsidRPr="00363D8F" w:rsidRDefault="006B66CB" w:rsidP="00363D8F">
      <w:pPr>
        <w:rPr>
          <w:i/>
          <w:iCs/>
        </w:rPr>
      </w:pPr>
      <w:r w:rsidRPr="00363D8F">
        <w:rPr>
          <w:i/>
          <w:iCs/>
        </w:rPr>
        <w:t>Title: Your Feedback Matters</w:t>
      </w:r>
    </w:p>
    <w:p w14:paraId="0B12EDBB" w14:textId="77777777" w:rsidR="00363D8F" w:rsidRDefault="00363D8F" w:rsidP="00363D8F"/>
    <w:p w14:paraId="3CB6DAE4" w14:textId="673C64F2" w:rsidR="006B66CB" w:rsidRDefault="006B66CB" w:rsidP="00F71FFF">
      <w:pPr>
        <w:pStyle w:val="ListParagraph"/>
        <w:numPr>
          <w:ilvl w:val="0"/>
          <w:numId w:val="44"/>
        </w:numPr>
      </w:pPr>
      <w:r>
        <w:t>A call for feedback on the training and gratitude for participants' engagement and dedication</w:t>
      </w:r>
    </w:p>
    <w:p w14:paraId="27913B37" w14:textId="74163419" w:rsidR="00363D8F" w:rsidRDefault="006B66CB" w:rsidP="00F71FFF">
      <w:pPr>
        <w:pStyle w:val="ListParagraph"/>
        <w:numPr>
          <w:ilvl w:val="0"/>
          <w:numId w:val="44"/>
        </w:numPr>
      </w:pPr>
      <w:r>
        <w:t>A feedback box or similar symbol</w:t>
      </w:r>
    </w:p>
    <w:p w14:paraId="284A6B48" w14:textId="77777777" w:rsidR="00363D8F" w:rsidRDefault="00363D8F" w:rsidP="006B66CB"/>
    <w:p w14:paraId="4530DCFC" w14:textId="17C40018" w:rsidR="006B66CB" w:rsidRPr="00363D8F" w:rsidRDefault="006B66CB" w:rsidP="00363D8F">
      <w:pPr>
        <w:rPr>
          <w:b/>
          <w:bCs/>
          <w:i/>
          <w:iCs/>
        </w:rPr>
      </w:pPr>
      <w:r w:rsidRPr="00363D8F">
        <w:rPr>
          <w:b/>
          <w:bCs/>
          <w:i/>
          <w:iCs/>
        </w:rPr>
        <w:t>Activity Materials:</w:t>
      </w:r>
    </w:p>
    <w:p w14:paraId="7E9A8749" w14:textId="77777777" w:rsidR="006B66CB" w:rsidRDefault="006B66CB" w:rsidP="00363D8F"/>
    <w:p w14:paraId="0944F043" w14:textId="77777777" w:rsidR="006B66CB" w:rsidRPr="00363D8F" w:rsidRDefault="006B66CB" w:rsidP="00363D8F">
      <w:pPr>
        <w:rPr>
          <w:b/>
          <w:bCs/>
        </w:rPr>
      </w:pPr>
      <w:r w:rsidRPr="00363D8F">
        <w:rPr>
          <w:b/>
          <w:bCs/>
        </w:rPr>
        <w:t>Final Reflection Worksheet:</w:t>
      </w:r>
    </w:p>
    <w:p w14:paraId="34C1EDD1" w14:textId="77777777" w:rsidR="006B66CB" w:rsidRDefault="006B66CB" w:rsidP="00363D8F"/>
    <w:p w14:paraId="0ECD3C9A" w14:textId="77777777" w:rsidR="006B66CB" w:rsidRPr="00363D8F" w:rsidRDefault="006B66CB" w:rsidP="00363D8F">
      <w:pPr>
        <w:rPr>
          <w:i/>
          <w:iCs/>
        </w:rPr>
      </w:pPr>
      <w:r w:rsidRPr="00363D8F">
        <w:rPr>
          <w:i/>
          <w:iCs/>
        </w:rPr>
        <w:t>Title: Reflecting on the Training and Looking Ahead</w:t>
      </w:r>
    </w:p>
    <w:p w14:paraId="5FEF2621" w14:textId="77777777" w:rsidR="00363D8F" w:rsidRDefault="00363D8F" w:rsidP="00363D8F"/>
    <w:p w14:paraId="729A92F8" w14:textId="2E113625" w:rsidR="006B66CB" w:rsidRDefault="006B66CB" w:rsidP="00F71FFF">
      <w:pPr>
        <w:pStyle w:val="ListParagraph"/>
        <w:numPr>
          <w:ilvl w:val="0"/>
          <w:numId w:val="45"/>
        </w:numPr>
      </w:pPr>
      <w:r>
        <w:t>Key Takeaways, Personal Growth, Future Goals, Feedback for the Training</w:t>
      </w:r>
    </w:p>
    <w:p w14:paraId="2F0528AF" w14:textId="16712DE4" w:rsidR="006B66CB" w:rsidRDefault="006B66CB" w:rsidP="00F71FFF">
      <w:pPr>
        <w:pStyle w:val="ListParagraph"/>
        <w:numPr>
          <w:ilvl w:val="0"/>
          <w:numId w:val="45"/>
        </w:numPr>
      </w:pPr>
      <w:r>
        <w:t>This worksheet allows educators to consolidate their learning from the training, reflect on personal growth, set future goals, and provide feedback.</w:t>
      </w:r>
    </w:p>
    <w:p w14:paraId="29D5C31C" w14:textId="77777777" w:rsidR="007B511C" w:rsidRDefault="007B511C" w:rsidP="00363D8F"/>
    <w:p w14:paraId="73F68D53" w14:textId="1C920BA7" w:rsidR="006B66CB" w:rsidRPr="007B511C" w:rsidRDefault="006B66CB" w:rsidP="00363D8F">
      <w:r w:rsidRPr="00363D8F">
        <w:rPr>
          <w:b/>
          <w:bCs/>
        </w:rPr>
        <w:t>Professional Development Planning Template</w:t>
      </w:r>
      <w:r w:rsidRPr="007B511C">
        <w:t>:</w:t>
      </w:r>
    </w:p>
    <w:p w14:paraId="54989B7E" w14:textId="77777777" w:rsidR="006B66CB" w:rsidRDefault="006B66CB" w:rsidP="00363D8F"/>
    <w:p w14:paraId="7D9211CD" w14:textId="77777777" w:rsidR="006B66CB" w:rsidRPr="00363D8F" w:rsidRDefault="006B66CB" w:rsidP="00363D8F">
      <w:pPr>
        <w:rPr>
          <w:i/>
          <w:iCs/>
        </w:rPr>
      </w:pPr>
      <w:r w:rsidRPr="00363D8F">
        <w:rPr>
          <w:i/>
          <w:iCs/>
        </w:rPr>
        <w:t>Title: My Professional Development Plan</w:t>
      </w:r>
    </w:p>
    <w:p w14:paraId="29318EA6" w14:textId="77777777" w:rsidR="00363D8F" w:rsidRDefault="00363D8F" w:rsidP="00363D8F"/>
    <w:p w14:paraId="67C1EE4A" w14:textId="6732E2C4" w:rsidR="006B66CB" w:rsidRDefault="006B66CB" w:rsidP="00F71FFF">
      <w:pPr>
        <w:pStyle w:val="ListParagraph"/>
        <w:numPr>
          <w:ilvl w:val="0"/>
          <w:numId w:val="46"/>
        </w:numPr>
      </w:pPr>
      <w:r>
        <w:t>Areas of Interest, Potential Resources/Opportunities, Action Steps, Timeline</w:t>
      </w:r>
    </w:p>
    <w:p w14:paraId="15DF80CD" w14:textId="2D919115" w:rsidR="006B66CB" w:rsidRDefault="006B66CB" w:rsidP="00F71FFF">
      <w:pPr>
        <w:pStyle w:val="ListParagraph"/>
        <w:numPr>
          <w:ilvl w:val="0"/>
          <w:numId w:val="46"/>
        </w:numPr>
      </w:pPr>
      <w:r>
        <w:t>This template helps educators plan for their ongoing professional development beyond the training.</w:t>
      </w:r>
    </w:p>
    <w:p w14:paraId="19B24BC6" w14:textId="77777777" w:rsidR="007B511C" w:rsidRDefault="007B511C" w:rsidP="00363D8F"/>
    <w:p w14:paraId="3A5CEBE0" w14:textId="2932B764" w:rsidR="006B66CB" w:rsidRPr="007B511C" w:rsidRDefault="006B66CB" w:rsidP="00363D8F">
      <w:r w:rsidRPr="00363D8F">
        <w:rPr>
          <w:b/>
          <w:bCs/>
        </w:rPr>
        <w:t>Training Feedback Form</w:t>
      </w:r>
      <w:r w:rsidRPr="007B511C">
        <w:t>:</w:t>
      </w:r>
    </w:p>
    <w:p w14:paraId="19D1BB15" w14:textId="77777777" w:rsidR="006B66CB" w:rsidRDefault="006B66CB" w:rsidP="00363D8F"/>
    <w:p w14:paraId="1E02CBC7" w14:textId="77777777" w:rsidR="006B66CB" w:rsidRPr="00363D8F" w:rsidRDefault="006B66CB" w:rsidP="00363D8F">
      <w:pPr>
        <w:rPr>
          <w:i/>
          <w:iCs/>
        </w:rPr>
      </w:pPr>
      <w:r w:rsidRPr="00363D8F">
        <w:rPr>
          <w:i/>
          <w:iCs/>
        </w:rPr>
        <w:t>Title: Training Feedback Form</w:t>
      </w:r>
    </w:p>
    <w:p w14:paraId="70BDB329" w14:textId="77777777" w:rsidR="00363D8F" w:rsidRDefault="00363D8F" w:rsidP="00363D8F"/>
    <w:p w14:paraId="6C505F24" w14:textId="46B6067B" w:rsidR="006B66CB" w:rsidRDefault="006B66CB" w:rsidP="00F71FFF">
      <w:pPr>
        <w:pStyle w:val="ListParagraph"/>
        <w:numPr>
          <w:ilvl w:val="0"/>
          <w:numId w:val="47"/>
        </w:numPr>
      </w:pPr>
      <w:r>
        <w:t>General Feedback, Module-specific Feedback, Suggestions for Improvement</w:t>
      </w:r>
    </w:p>
    <w:p w14:paraId="3138188A" w14:textId="1186E09E" w:rsidR="00731604" w:rsidRDefault="006B66CB" w:rsidP="00F71FFF">
      <w:pPr>
        <w:pStyle w:val="ListParagraph"/>
        <w:numPr>
          <w:ilvl w:val="0"/>
          <w:numId w:val="47"/>
        </w:numPr>
      </w:pPr>
      <w:r>
        <w:t>This form collects feedback from educators to improve future iterations of the training.</w:t>
      </w:r>
    </w:p>
    <w:p w14:paraId="5CCB26D8" w14:textId="77777777" w:rsidR="006B66CB" w:rsidRDefault="006B66CB" w:rsidP="006B66CB"/>
    <w:p w14:paraId="62FFE3E0" w14:textId="77777777" w:rsidR="006B66CB" w:rsidRDefault="006B66CB" w:rsidP="006B66CB"/>
    <w:p w14:paraId="52376105" w14:textId="77777777" w:rsidR="00363D8F" w:rsidRDefault="00363D8F" w:rsidP="006B66CB"/>
    <w:p w14:paraId="2A7B455F" w14:textId="77777777" w:rsidR="00363D8F" w:rsidRDefault="00363D8F" w:rsidP="006B66CB"/>
    <w:p w14:paraId="4BFEB245" w14:textId="77777777" w:rsidR="00363D8F" w:rsidRDefault="00363D8F" w:rsidP="006B66CB"/>
    <w:p w14:paraId="67957723" w14:textId="77777777" w:rsidR="00363D8F" w:rsidRDefault="00363D8F" w:rsidP="006B66CB"/>
    <w:p w14:paraId="1C5C7C7E" w14:textId="77777777" w:rsidR="00363D8F" w:rsidRDefault="00363D8F" w:rsidP="006B66CB"/>
    <w:p w14:paraId="3B6B53FA" w14:textId="77777777" w:rsidR="00363D8F" w:rsidRDefault="00363D8F" w:rsidP="006B66CB"/>
    <w:p w14:paraId="0B6EC545" w14:textId="77777777" w:rsidR="00363D8F" w:rsidRDefault="00363D8F" w:rsidP="006B66CB"/>
    <w:p w14:paraId="3A521745" w14:textId="77777777" w:rsidR="00363D8F" w:rsidRDefault="00363D8F" w:rsidP="006B66CB"/>
    <w:p w14:paraId="49FB953A" w14:textId="77777777" w:rsidR="00363D8F" w:rsidRDefault="00363D8F" w:rsidP="006B66CB"/>
    <w:p w14:paraId="46988664" w14:textId="77777777" w:rsidR="00363D8F" w:rsidRDefault="00363D8F" w:rsidP="006B66CB"/>
    <w:p w14:paraId="204A1640" w14:textId="77777777" w:rsidR="00363D8F" w:rsidRDefault="00363D8F" w:rsidP="006B66CB"/>
    <w:p w14:paraId="33FA3560" w14:textId="77777777" w:rsidR="00363D8F" w:rsidRDefault="00363D8F" w:rsidP="006B66CB"/>
    <w:p w14:paraId="0A99369D" w14:textId="77777777" w:rsidR="00D74964" w:rsidRDefault="00D74964" w:rsidP="008935AC"/>
    <w:p w14:paraId="50FA6681" w14:textId="3B2D11E6" w:rsidR="00A870DC" w:rsidRPr="0082763E" w:rsidRDefault="00363D8F" w:rsidP="00363D8F">
      <w:pPr>
        <w:pStyle w:val="Heading1"/>
        <w:rPr>
          <w:b w:val="0"/>
          <w:bCs/>
        </w:rPr>
      </w:pPr>
      <w:bookmarkStart w:id="51" w:name="_Toc138316717"/>
      <w:r>
        <w:rPr>
          <w:bCs/>
        </w:rPr>
        <w:t xml:space="preserve">Appendix N: </w:t>
      </w:r>
      <w:r w:rsidR="00A870DC" w:rsidRPr="0082763E">
        <w:rPr>
          <w:bCs/>
        </w:rPr>
        <w:t>Supplementary materials</w:t>
      </w:r>
      <w:bookmarkEnd w:id="51"/>
    </w:p>
    <w:p w14:paraId="46D42B3D" w14:textId="77777777" w:rsidR="00A870DC" w:rsidRDefault="00A870DC" w:rsidP="008935AC"/>
    <w:p w14:paraId="15AB448D" w14:textId="25E6B51B" w:rsidR="008935AC" w:rsidRPr="005D060E" w:rsidRDefault="008935AC" w:rsidP="008935AC">
      <w:pPr>
        <w:rPr>
          <w:b/>
          <w:bCs/>
        </w:rPr>
      </w:pPr>
      <w:r w:rsidRPr="005D060E">
        <w:rPr>
          <w:b/>
          <w:bCs/>
        </w:rPr>
        <w:t>PowerPoint Presentations:</w:t>
      </w:r>
    </w:p>
    <w:p w14:paraId="5562ADC9" w14:textId="77777777" w:rsidR="000C032C" w:rsidRDefault="000C032C" w:rsidP="008935AC"/>
    <w:p w14:paraId="667190A4" w14:textId="1CF746C5" w:rsidR="008935AC" w:rsidRDefault="008935AC" w:rsidP="008935AC">
      <w:r w:rsidRPr="005D060E">
        <w:t>Supplementary to the training, these presentations will offer a concise overview of each module's key concepts. Enhanced with visual aids, key points, and case studies, they serve to reinforce the training content and facilitate a deeper understanding.</w:t>
      </w:r>
    </w:p>
    <w:p w14:paraId="2DC6BEFE" w14:textId="77777777" w:rsidR="008935AC" w:rsidRDefault="008935AC" w:rsidP="008935AC"/>
    <w:p w14:paraId="3C99E0D4" w14:textId="3435F00E" w:rsidR="008935AC" w:rsidRPr="0082763E" w:rsidRDefault="008935AC" w:rsidP="008935AC">
      <w:pPr>
        <w:rPr>
          <w:b/>
          <w:bCs/>
        </w:rPr>
      </w:pPr>
      <w:r w:rsidRPr="0082763E">
        <w:rPr>
          <w:b/>
          <w:bCs/>
        </w:rPr>
        <w:t>Case Studies and Anonymized Vignettes:</w:t>
      </w:r>
    </w:p>
    <w:p w14:paraId="1E4A2196" w14:textId="77777777" w:rsidR="000C032C" w:rsidRDefault="000C032C" w:rsidP="008935AC"/>
    <w:p w14:paraId="7652F496" w14:textId="17366EEC" w:rsidR="008935AC" w:rsidRDefault="008935AC" w:rsidP="008935AC">
      <w:r>
        <w:t>These resources provide educators with real-world scenarios for further exploration and understanding. While adapted from actual experiences to maintain confidentiality, they still encapsulate the complexities of real-life situations, aiding in the practical application of training content.</w:t>
      </w:r>
    </w:p>
    <w:p w14:paraId="677E1AF2" w14:textId="77777777" w:rsidR="008935AC" w:rsidRDefault="008935AC" w:rsidP="008935AC"/>
    <w:p w14:paraId="6BDCAAE0" w14:textId="42716AD7" w:rsidR="008935AC" w:rsidRPr="0082763E" w:rsidRDefault="008935AC" w:rsidP="008935AC">
      <w:pPr>
        <w:rPr>
          <w:b/>
          <w:bCs/>
        </w:rPr>
      </w:pPr>
      <w:r w:rsidRPr="0082763E">
        <w:rPr>
          <w:b/>
          <w:bCs/>
        </w:rPr>
        <w:t>Self-Assessment Tools:</w:t>
      </w:r>
    </w:p>
    <w:p w14:paraId="6B6EDD8E" w14:textId="77777777" w:rsidR="000C032C" w:rsidRDefault="000C032C" w:rsidP="008935AC"/>
    <w:p w14:paraId="0B9441F9" w14:textId="5A8996E6" w:rsidR="008935AC" w:rsidRDefault="008935AC" w:rsidP="008935AC">
      <w:r>
        <w:t>These tools are designed to help educators assess their understanding and application of the training material. They can be used during or after the training to identify areas for further study or practice, thus promoting ongoing professional development.</w:t>
      </w:r>
    </w:p>
    <w:p w14:paraId="51B3A4D4" w14:textId="77777777" w:rsidR="008935AC" w:rsidRDefault="008935AC" w:rsidP="008935AC"/>
    <w:p w14:paraId="73C73BC5" w14:textId="14654DAD" w:rsidR="008935AC" w:rsidRPr="0082763E" w:rsidRDefault="008935AC" w:rsidP="008935AC">
      <w:pPr>
        <w:rPr>
          <w:b/>
          <w:bCs/>
        </w:rPr>
      </w:pPr>
      <w:r w:rsidRPr="0082763E">
        <w:rPr>
          <w:b/>
          <w:bCs/>
        </w:rPr>
        <w:t>The UNCRC in a Table: Articles, Explanations, and Applications:</w:t>
      </w:r>
    </w:p>
    <w:p w14:paraId="6798588A" w14:textId="77777777" w:rsidR="000C032C" w:rsidRDefault="000C032C" w:rsidP="008935AC"/>
    <w:p w14:paraId="3D4CDDD7" w14:textId="13315BB8" w:rsidR="008935AC" w:rsidRDefault="008935AC" w:rsidP="008935AC">
      <w:r>
        <w:t>This handy resource condenses key articles of the UNCRC, provides simple explanations, and suggests practical applications for the classroom. It serves as a quick reference guide for educators seeking to uphold children's rights in their teaching practices.</w:t>
      </w:r>
    </w:p>
    <w:p w14:paraId="48E762E3" w14:textId="77777777" w:rsidR="008935AC" w:rsidRDefault="008935AC" w:rsidP="008935AC"/>
    <w:p w14:paraId="6FC979E0" w14:textId="5E04DB48" w:rsidR="008935AC" w:rsidRPr="0082763E" w:rsidRDefault="008935AC" w:rsidP="008935AC">
      <w:pPr>
        <w:rPr>
          <w:b/>
          <w:bCs/>
        </w:rPr>
      </w:pPr>
      <w:r w:rsidRPr="0082763E">
        <w:rPr>
          <w:b/>
          <w:bCs/>
        </w:rPr>
        <w:t>Recommended Readings and References:</w:t>
      </w:r>
    </w:p>
    <w:p w14:paraId="25D5B945" w14:textId="77777777" w:rsidR="000C032C" w:rsidRDefault="000C032C" w:rsidP="008935AC"/>
    <w:p w14:paraId="1F55774B" w14:textId="0F616112" w:rsidR="008935AC" w:rsidRDefault="008935AC" w:rsidP="008935AC">
      <w:r>
        <w:t>For educators who wish to dive deeper into the subjects covered in the training, this curated list offers a selection of further reading options. It includes academic articles, books, and reputable online resources, facilitating continued exploration and learning.</w:t>
      </w:r>
    </w:p>
    <w:p w14:paraId="2CCE47E5" w14:textId="77777777" w:rsidR="008935AC" w:rsidRDefault="008935AC" w:rsidP="008935AC"/>
    <w:p w14:paraId="64F1C002" w14:textId="4A4C1140" w:rsidR="006B66CB" w:rsidRDefault="008935AC" w:rsidP="008935AC">
      <w:r>
        <w:t xml:space="preserve">By </w:t>
      </w:r>
      <w:r w:rsidR="00CC376F">
        <w:t>using</w:t>
      </w:r>
      <w:r>
        <w:t xml:space="preserve"> these resources in their ongoing professional development, educators can reinforce their understanding of the training material, identify and address areas for improvement, and explore the topics in greater depth. They offer a holistic approach to continued learning, promoting both theoretical understanding and practical application.</w:t>
      </w:r>
    </w:p>
    <w:p w14:paraId="29DAF351" w14:textId="77777777" w:rsidR="00363D8F" w:rsidRDefault="00363D8F" w:rsidP="008935AC"/>
    <w:p w14:paraId="63B267C2" w14:textId="77777777" w:rsidR="00363D8F" w:rsidRDefault="00363D8F" w:rsidP="008935AC"/>
    <w:p w14:paraId="7766874A" w14:textId="77777777" w:rsidR="00363D8F" w:rsidRDefault="00363D8F" w:rsidP="008935AC"/>
    <w:p w14:paraId="54380848" w14:textId="77777777" w:rsidR="00363D8F" w:rsidRDefault="00363D8F" w:rsidP="008935AC"/>
    <w:p w14:paraId="6226C24D" w14:textId="77777777" w:rsidR="00363D8F" w:rsidRDefault="00363D8F" w:rsidP="008935AC"/>
    <w:p w14:paraId="0E407B2A" w14:textId="77777777" w:rsidR="00363D8F" w:rsidRDefault="00363D8F" w:rsidP="008935AC"/>
    <w:p w14:paraId="6C660F71" w14:textId="77777777" w:rsidR="00363D8F" w:rsidRDefault="00363D8F" w:rsidP="008935AC"/>
    <w:p w14:paraId="0608B4A1" w14:textId="77777777" w:rsidR="006A3625" w:rsidRDefault="006A3625" w:rsidP="00384095"/>
    <w:p w14:paraId="3D80C6AE" w14:textId="1FA14AAD" w:rsidR="00296EB1" w:rsidRPr="000C032C" w:rsidRDefault="0073204E" w:rsidP="006A3625">
      <w:pPr>
        <w:pStyle w:val="Heading1"/>
        <w:rPr>
          <w:b w:val="0"/>
          <w:bCs/>
        </w:rPr>
      </w:pPr>
      <w:bookmarkStart w:id="52" w:name="_Toc138316718"/>
      <w:r>
        <w:rPr>
          <w:bCs/>
        </w:rPr>
        <w:lastRenderedPageBreak/>
        <w:t xml:space="preserve">Appendix P: </w:t>
      </w:r>
      <w:r w:rsidR="003C6F21" w:rsidRPr="000C032C">
        <w:rPr>
          <w:bCs/>
        </w:rPr>
        <w:t>Vignettes</w:t>
      </w:r>
      <w:bookmarkEnd w:id="52"/>
    </w:p>
    <w:p w14:paraId="388BA1F0" w14:textId="77777777" w:rsidR="0082763E" w:rsidRDefault="0082763E" w:rsidP="003C6F21">
      <w:pPr>
        <w:pStyle w:val="ListParagraph"/>
        <w:ind w:left="360"/>
      </w:pPr>
    </w:p>
    <w:p w14:paraId="5635416E" w14:textId="24825F38" w:rsidR="003C6F21" w:rsidRPr="00B96FA8" w:rsidRDefault="003C6F21" w:rsidP="00B96FA8">
      <w:pPr>
        <w:rPr>
          <w:i/>
          <w:iCs/>
        </w:rPr>
      </w:pPr>
      <w:r w:rsidRPr="00B96FA8">
        <w:rPr>
          <w:i/>
          <w:iCs/>
        </w:rPr>
        <w:t>Case Studies and Anonymised Vignettes</w:t>
      </w:r>
    </w:p>
    <w:p w14:paraId="541BF80B" w14:textId="77777777" w:rsidR="003C6F21" w:rsidRDefault="003C6F21" w:rsidP="003C6F21">
      <w:pPr>
        <w:pStyle w:val="ListParagraph"/>
        <w:ind w:left="360"/>
      </w:pPr>
    </w:p>
    <w:p w14:paraId="5007AB17" w14:textId="77777777" w:rsidR="003C6F21" w:rsidRDefault="003C6F21" w:rsidP="00B96FA8">
      <w:r>
        <w:t>These case studies and anonymised vignettes are designed to allow educators to apply their understanding of the training concepts in practical scenarios. Here are some key features of these case studies and vignettes:</w:t>
      </w:r>
    </w:p>
    <w:p w14:paraId="513B7D2D" w14:textId="77777777" w:rsidR="003C6F21" w:rsidRDefault="003C6F21" w:rsidP="00B96FA8"/>
    <w:p w14:paraId="723E0FCC" w14:textId="77777777" w:rsidR="003C6F21" w:rsidRDefault="003C6F21" w:rsidP="00F71FFF">
      <w:pPr>
        <w:pStyle w:val="ListParagraph"/>
        <w:numPr>
          <w:ilvl w:val="0"/>
          <w:numId w:val="48"/>
        </w:numPr>
      </w:pPr>
      <w:bookmarkStart w:id="53" w:name="_Toc138316719"/>
      <w:r w:rsidRPr="00B96FA8">
        <w:rPr>
          <w:rStyle w:val="Heading2Char"/>
          <w:color w:val="auto"/>
        </w:rPr>
        <w:t>Real-world context:</w:t>
      </w:r>
      <w:bookmarkEnd w:id="53"/>
      <w:r w:rsidRPr="000C032C">
        <w:t xml:space="preserve"> </w:t>
      </w:r>
      <w:r>
        <w:t>Each case study and vignette is derived from actual experiences and situations in educational settings. This gives educators the opportunity to consider realistic situations and challenges.</w:t>
      </w:r>
    </w:p>
    <w:p w14:paraId="04176261" w14:textId="77777777" w:rsidR="000C032C" w:rsidRDefault="000C032C" w:rsidP="00B96FA8"/>
    <w:p w14:paraId="51F0E6E4" w14:textId="77777777" w:rsidR="003C6F21" w:rsidRDefault="003C6F21" w:rsidP="00F71FFF">
      <w:pPr>
        <w:pStyle w:val="ListParagraph"/>
        <w:numPr>
          <w:ilvl w:val="0"/>
          <w:numId w:val="48"/>
        </w:numPr>
      </w:pPr>
      <w:bookmarkStart w:id="54" w:name="_Toc138316720"/>
      <w:r w:rsidRPr="00B96FA8">
        <w:rPr>
          <w:rStyle w:val="Heading2Char"/>
          <w:color w:val="auto"/>
        </w:rPr>
        <w:t>Anonymised:</w:t>
      </w:r>
      <w:bookmarkEnd w:id="54"/>
      <w:r>
        <w:t xml:space="preserve"> In order to respect privacy and confidentiality, all case studies and vignettes are anonymised. Any identifying details are changed or omitted.</w:t>
      </w:r>
    </w:p>
    <w:p w14:paraId="14C625AB" w14:textId="77777777" w:rsidR="000C032C" w:rsidRDefault="000C032C" w:rsidP="00B96FA8"/>
    <w:p w14:paraId="21D69451" w14:textId="77777777" w:rsidR="003C6F21" w:rsidRDefault="003C6F21" w:rsidP="00F71FFF">
      <w:pPr>
        <w:pStyle w:val="ListParagraph"/>
        <w:numPr>
          <w:ilvl w:val="0"/>
          <w:numId w:val="48"/>
        </w:numPr>
      </w:pPr>
      <w:bookmarkStart w:id="55" w:name="_Toc138316721"/>
      <w:r w:rsidRPr="00B96FA8">
        <w:rPr>
          <w:rStyle w:val="Heading2Char"/>
          <w:color w:val="auto"/>
        </w:rPr>
        <w:t>Range of scenarios:</w:t>
      </w:r>
      <w:bookmarkEnd w:id="55"/>
      <w:r w:rsidRPr="000C032C">
        <w:t xml:space="preserve"> </w:t>
      </w:r>
      <w:r>
        <w:t>The case studies and vignettes cover a wide variety of situations and contexts, catering to the diverse range of topics covered in the training.</w:t>
      </w:r>
    </w:p>
    <w:p w14:paraId="2F1C60FC" w14:textId="77777777" w:rsidR="000C032C" w:rsidRDefault="000C032C" w:rsidP="00B96FA8"/>
    <w:p w14:paraId="62D8C5F4" w14:textId="4004B8F3" w:rsidR="003C6F21" w:rsidRDefault="003C6F21" w:rsidP="00F71FFF">
      <w:pPr>
        <w:pStyle w:val="ListParagraph"/>
        <w:numPr>
          <w:ilvl w:val="0"/>
          <w:numId w:val="48"/>
        </w:numPr>
      </w:pPr>
      <w:bookmarkStart w:id="56" w:name="_Toc138316722"/>
      <w:r w:rsidRPr="00B96FA8">
        <w:rPr>
          <w:rStyle w:val="Heading2Char"/>
          <w:color w:val="auto"/>
        </w:rPr>
        <w:t>Reflection prompts:</w:t>
      </w:r>
      <w:bookmarkEnd w:id="56"/>
      <w:r w:rsidRPr="000C032C">
        <w:t xml:space="preserve"> </w:t>
      </w:r>
      <w:r>
        <w:t>Each case study and vignette is followed by reflection prompts and questions. These are designed to facilitate deep thinking and discussion about the scenario and the applicable concepts and strategies from the training.</w:t>
      </w:r>
    </w:p>
    <w:p w14:paraId="21DC9E86" w14:textId="77777777" w:rsidR="006A3625" w:rsidRDefault="006A3625" w:rsidP="00B96FA8"/>
    <w:p w14:paraId="069AA171" w14:textId="77777777" w:rsidR="006A3625" w:rsidRDefault="006A3625" w:rsidP="00B96FA8"/>
    <w:p w14:paraId="7237FA19" w14:textId="77777777" w:rsidR="006A3625" w:rsidRDefault="006A3625" w:rsidP="006A3625"/>
    <w:p w14:paraId="4580466F" w14:textId="77777777" w:rsidR="006A3625" w:rsidRDefault="006A3625" w:rsidP="006A3625"/>
    <w:p w14:paraId="3119AC8A" w14:textId="77777777" w:rsidR="006A3625" w:rsidRDefault="006A3625" w:rsidP="006A3625"/>
    <w:p w14:paraId="335BC424" w14:textId="77777777" w:rsidR="006A3625" w:rsidRDefault="006A3625" w:rsidP="006A3625"/>
    <w:p w14:paraId="58938FAB" w14:textId="77777777" w:rsidR="006A3625" w:rsidRDefault="006A3625" w:rsidP="006A3625"/>
    <w:p w14:paraId="5CB09101" w14:textId="77777777" w:rsidR="006A3625" w:rsidRDefault="006A3625" w:rsidP="006A3625"/>
    <w:p w14:paraId="0D688FBF" w14:textId="77777777" w:rsidR="006A3625" w:rsidRDefault="006A3625" w:rsidP="006A3625"/>
    <w:p w14:paraId="3C30AE0B" w14:textId="77777777" w:rsidR="006A3625" w:rsidRDefault="006A3625" w:rsidP="006A3625"/>
    <w:p w14:paraId="2F3D0636" w14:textId="77777777" w:rsidR="006A3625" w:rsidRDefault="006A3625" w:rsidP="006A3625"/>
    <w:p w14:paraId="063B750E" w14:textId="77777777" w:rsidR="006A3625" w:rsidRDefault="006A3625" w:rsidP="006A3625"/>
    <w:p w14:paraId="0EE1C689" w14:textId="77777777" w:rsidR="006A3625" w:rsidRDefault="006A3625" w:rsidP="006A3625"/>
    <w:p w14:paraId="205A5A8F" w14:textId="77777777" w:rsidR="006A3625" w:rsidRDefault="006A3625" w:rsidP="006A3625"/>
    <w:p w14:paraId="077F2F1F" w14:textId="77777777" w:rsidR="006A3625" w:rsidRDefault="006A3625" w:rsidP="006A3625"/>
    <w:p w14:paraId="4445AE1B" w14:textId="77777777" w:rsidR="006A3625" w:rsidRDefault="006A3625" w:rsidP="006A3625"/>
    <w:p w14:paraId="739CBDBC" w14:textId="77777777" w:rsidR="006A3625" w:rsidRDefault="006A3625" w:rsidP="006A3625"/>
    <w:p w14:paraId="71C05CD3" w14:textId="77777777" w:rsidR="006A3625" w:rsidRDefault="006A3625" w:rsidP="006A3625"/>
    <w:p w14:paraId="43FF3A33" w14:textId="77777777" w:rsidR="006A3625" w:rsidRDefault="006A3625" w:rsidP="006A3625"/>
    <w:p w14:paraId="282B94AA" w14:textId="77777777" w:rsidR="006A3625" w:rsidRDefault="006A3625" w:rsidP="006A3625"/>
    <w:p w14:paraId="2210FA1A" w14:textId="77777777" w:rsidR="006A3625" w:rsidRDefault="006A3625" w:rsidP="006A3625"/>
    <w:p w14:paraId="05D1A9EE" w14:textId="77777777" w:rsidR="006A3625" w:rsidRDefault="006A3625" w:rsidP="006A3625"/>
    <w:p w14:paraId="37294D8F" w14:textId="77777777" w:rsidR="006A3625" w:rsidRDefault="006A3625" w:rsidP="006A3625"/>
    <w:p w14:paraId="09C34547" w14:textId="77777777" w:rsidR="006A3625" w:rsidRDefault="006A3625" w:rsidP="006A3625"/>
    <w:p w14:paraId="16531244" w14:textId="6DA7C700" w:rsidR="002E720C" w:rsidRPr="000C032C" w:rsidRDefault="0073204E" w:rsidP="006A3625">
      <w:pPr>
        <w:pStyle w:val="Heading1"/>
        <w:rPr>
          <w:b w:val="0"/>
          <w:bCs/>
        </w:rPr>
      </w:pPr>
      <w:bookmarkStart w:id="57" w:name="_Toc138316723"/>
      <w:r>
        <w:rPr>
          <w:bCs/>
        </w:rPr>
        <w:lastRenderedPageBreak/>
        <w:t xml:space="preserve">Appendix Q: </w:t>
      </w:r>
      <w:r w:rsidR="002E720C" w:rsidRPr="000C032C">
        <w:rPr>
          <w:bCs/>
        </w:rPr>
        <w:t>Facilitator Guide</w:t>
      </w:r>
      <w:bookmarkEnd w:id="57"/>
    </w:p>
    <w:p w14:paraId="0BF07467" w14:textId="77777777" w:rsidR="002E720C" w:rsidRDefault="002E720C" w:rsidP="002E720C"/>
    <w:p w14:paraId="22AE41A7" w14:textId="77777777" w:rsidR="002E720C" w:rsidRDefault="002E720C" w:rsidP="00015C0D">
      <w:r>
        <w:t>A facilitator guide will be essential for ensuring a smooth and effective delivery of the training. The guide will contain:</w:t>
      </w:r>
    </w:p>
    <w:p w14:paraId="121959EB" w14:textId="77777777" w:rsidR="002E720C" w:rsidRDefault="002E720C" w:rsidP="00015C0D"/>
    <w:p w14:paraId="719B5353" w14:textId="343FBF58" w:rsidR="002E720C" w:rsidRDefault="002E720C" w:rsidP="00F71FFF">
      <w:pPr>
        <w:pStyle w:val="ListParagraph"/>
        <w:numPr>
          <w:ilvl w:val="0"/>
          <w:numId w:val="49"/>
        </w:numPr>
      </w:pPr>
      <w:r>
        <w:t>Detailed presentation notes for each slide of every module</w:t>
      </w:r>
      <w:r w:rsidR="00015C0D">
        <w:t>.</w:t>
      </w:r>
    </w:p>
    <w:p w14:paraId="6ED897E0" w14:textId="26E40702" w:rsidR="002E720C" w:rsidRDefault="002E720C" w:rsidP="00F71FFF">
      <w:pPr>
        <w:pStyle w:val="ListParagraph"/>
        <w:numPr>
          <w:ilvl w:val="0"/>
          <w:numId w:val="49"/>
        </w:numPr>
      </w:pPr>
      <w:r>
        <w:t>Instructions on how to facilitate discussions and activities</w:t>
      </w:r>
      <w:r w:rsidR="00015C0D">
        <w:t>.</w:t>
      </w:r>
    </w:p>
    <w:p w14:paraId="06476EFB" w14:textId="579769FC" w:rsidR="002E720C" w:rsidRDefault="00CC376F" w:rsidP="00F71FFF">
      <w:pPr>
        <w:pStyle w:val="ListParagraph"/>
        <w:numPr>
          <w:ilvl w:val="0"/>
          <w:numId w:val="49"/>
        </w:numPr>
      </w:pPr>
      <w:r>
        <w:t>Answers</w:t>
      </w:r>
      <w:r w:rsidR="002E720C">
        <w:t xml:space="preserve"> or responses to the reflection prompts and discussion questions</w:t>
      </w:r>
      <w:r w:rsidR="00015C0D">
        <w:t>.</w:t>
      </w:r>
    </w:p>
    <w:p w14:paraId="7D79375F" w14:textId="1C95E0DD" w:rsidR="002E720C" w:rsidRDefault="002E720C" w:rsidP="00F71FFF">
      <w:pPr>
        <w:pStyle w:val="ListParagraph"/>
        <w:numPr>
          <w:ilvl w:val="0"/>
          <w:numId w:val="49"/>
        </w:numPr>
      </w:pPr>
      <w:r>
        <w:t xml:space="preserve">Tips for addressing potential challenges or </w:t>
      </w:r>
      <w:r w:rsidR="00CC376F">
        <w:t>tough questions</w:t>
      </w:r>
      <w:r>
        <w:t xml:space="preserve"> from participants</w:t>
      </w:r>
      <w:r w:rsidR="00015C0D">
        <w:t>.</w:t>
      </w:r>
    </w:p>
    <w:p w14:paraId="2E4E2D73" w14:textId="459EAEDC" w:rsidR="002E720C" w:rsidRDefault="002E720C" w:rsidP="00F71FFF">
      <w:pPr>
        <w:pStyle w:val="ListParagraph"/>
        <w:numPr>
          <w:ilvl w:val="0"/>
          <w:numId w:val="49"/>
        </w:numPr>
      </w:pPr>
      <w:r>
        <w:t>Guidelines for creating an inclusive, respectful, and engaging learning environment</w:t>
      </w:r>
      <w:r w:rsidR="00015C0D">
        <w:t>.</w:t>
      </w:r>
    </w:p>
    <w:p w14:paraId="08326B06" w14:textId="19A4B646" w:rsidR="002E720C" w:rsidRDefault="002E720C" w:rsidP="00F71FFF">
      <w:pPr>
        <w:pStyle w:val="ListParagraph"/>
        <w:numPr>
          <w:ilvl w:val="0"/>
          <w:numId w:val="49"/>
        </w:numPr>
      </w:pPr>
      <w:r>
        <w:t>Assessments/Evaluations</w:t>
      </w:r>
      <w:r w:rsidR="00015C0D">
        <w:t>.</w:t>
      </w:r>
    </w:p>
    <w:p w14:paraId="11407B48" w14:textId="77777777" w:rsidR="002E720C" w:rsidRDefault="002E720C" w:rsidP="00015C0D"/>
    <w:p w14:paraId="71C6322D" w14:textId="77777777" w:rsidR="002E720C" w:rsidRDefault="002E720C" w:rsidP="00015C0D">
      <w:r>
        <w:t>In addition to the self-assessment tools, pre- and post-training assessments will be used to evaluate the effectiveness of the training and measure the participants' learning progress. These may include:</w:t>
      </w:r>
    </w:p>
    <w:p w14:paraId="5B7FCAF4" w14:textId="77777777" w:rsidR="002E720C" w:rsidRDefault="002E720C" w:rsidP="00015C0D"/>
    <w:p w14:paraId="5099CDFA" w14:textId="0E05BBC5" w:rsidR="002E720C" w:rsidRDefault="002E720C" w:rsidP="00F71FFF">
      <w:pPr>
        <w:pStyle w:val="ListParagraph"/>
        <w:numPr>
          <w:ilvl w:val="0"/>
          <w:numId w:val="49"/>
        </w:numPr>
      </w:pPr>
      <w:r>
        <w:t>Surveys to assess participants' attitudes, knowledge, and skills related to the training topics before and after the training</w:t>
      </w:r>
      <w:r w:rsidR="00015C0D">
        <w:t>.</w:t>
      </w:r>
    </w:p>
    <w:p w14:paraId="377FD9C5" w14:textId="08AED3F3" w:rsidR="002E720C" w:rsidRDefault="002E720C" w:rsidP="00F71FFF">
      <w:pPr>
        <w:pStyle w:val="ListParagraph"/>
        <w:numPr>
          <w:ilvl w:val="0"/>
          <w:numId w:val="49"/>
        </w:numPr>
      </w:pPr>
      <w:r>
        <w:t>Tests or quizzes to measure understanding of the key concepts and ability to apply them in practice</w:t>
      </w:r>
      <w:r w:rsidR="00015C0D">
        <w:t>.</w:t>
      </w:r>
    </w:p>
    <w:p w14:paraId="3ED22E43" w14:textId="04BB6846" w:rsidR="002E720C" w:rsidRDefault="002E720C" w:rsidP="00F71FFF">
      <w:pPr>
        <w:pStyle w:val="ListParagraph"/>
        <w:numPr>
          <w:ilvl w:val="0"/>
          <w:numId w:val="49"/>
        </w:numPr>
      </w:pPr>
      <w:r>
        <w:t>Accessibility Considerations</w:t>
      </w:r>
      <w:r w:rsidR="00015C0D">
        <w:t>.</w:t>
      </w:r>
    </w:p>
    <w:p w14:paraId="2045960F" w14:textId="77777777" w:rsidR="002E720C" w:rsidRDefault="002E720C" w:rsidP="00015C0D"/>
    <w:p w14:paraId="289A8F7F" w14:textId="77777777" w:rsidR="002E720C" w:rsidRDefault="002E720C" w:rsidP="00015C0D">
      <w:r>
        <w:t>All training materials will be designed with accessibility in mind. This means:</w:t>
      </w:r>
    </w:p>
    <w:p w14:paraId="4C7FD101" w14:textId="77777777" w:rsidR="002E720C" w:rsidRDefault="002E720C" w:rsidP="00015C0D"/>
    <w:p w14:paraId="5E81F358" w14:textId="33C4DA9C" w:rsidR="002E720C" w:rsidRDefault="002E720C" w:rsidP="00F71FFF">
      <w:pPr>
        <w:pStyle w:val="ListParagraph"/>
        <w:numPr>
          <w:ilvl w:val="0"/>
          <w:numId w:val="49"/>
        </w:numPr>
      </w:pPr>
      <w:r>
        <w:t>Materials will be compatible with screen readers and other assistive technology</w:t>
      </w:r>
      <w:r w:rsidR="00015C0D">
        <w:t>.</w:t>
      </w:r>
    </w:p>
    <w:p w14:paraId="3A616AF5" w14:textId="1593653F" w:rsidR="002E720C" w:rsidRDefault="002E720C" w:rsidP="00F71FFF">
      <w:pPr>
        <w:pStyle w:val="ListParagraph"/>
        <w:numPr>
          <w:ilvl w:val="0"/>
          <w:numId w:val="49"/>
        </w:numPr>
      </w:pPr>
      <w:r>
        <w:t>Clear and simple language will be used to cater to participants with varying levels of language proficiency</w:t>
      </w:r>
      <w:r w:rsidR="00015C0D">
        <w:t>.</w:t>
      </w:r>
    </w:p>
    <w:p w14:paraId="465119BC" w14:textId="2D836963" w:rsidR="002E720C" w:rsidRDefault="002E720C" w:rsidP="00F71FFF">
      <w:pPr>
        <w:pStyle w:val="ListParagraph"/>
        <w:numPr>
          <w:ilvl w:val="0"/>
          <w:numId w:val="49"/>
        </w:numPr>
      </w:pPr>
      <w:r>
        <w:t>Consideration will be given to participants with limited digital access, with options for offline resources if needed</w:t>
      </w:r>
      <w:r w:rsidR="00015C0D">
        <w:t>.</w:t>
      </w:r>
    </w:p>
    <w:p w14:paraId="30552E3E" w14:textId="07D9CCB0" w:rsidR="002E720C" w:rsidRDefault="002E720C" w:rsidP="00F71FFF">
      <w:pPr>
        <w:pStyle w:val="ListParagraph"/>
        <w:numPr>
          <w:ilvl w:val="0"/>
          <w:numId w:val="49"/>
        </w:numPr>
      </w:pPr>
      <w:r>
        <w:t>Follow-up Support</w:t>
      </w:r>
      <w:r w:rsidR="00015C0D">
        <w:t>.</w:t>
      </w:r>
    </w:p>
    <w:p w14:paraId="4EDBDE68" w14:textId="77777777" w:rsidR="002E720C" w:rsidRDefault="002E720C" w:rsidP="00015C0D"/>
    <w:p w14:paraId="63F02C79" w14:textId="77777777" w:rsidR="002E720C" w:rsidRDefault="002E720C" w:rsidP="00015C0D">
      <w:r>
        <w:t>Participants will have access to ongoing support after the training, including:</w:t>
      </w:r>
    </w:p>
    <w:p w14:paraId="0FE6FEFE" w14:textId="77777777" w:rsidR="002E720C" w:rsidRDefault="002E720C" w:rsidP="00015C0D"/>
    <w:p w14:paraId="2BD1125E" w14:textId="1BE690EB" w:rsidR="002E720C" w:rsidRDefault="002E720C" w:rsidP="00F71FFF">
      <w:pPr>
        <w:pStyle w:val="ListParagraph"/>
        <w:numPr>
          <w:ilvl w:val="0"/>
          <w:numId w:val="49"/>
        </w:numPr>
      </w:pPr>
      <w:r>
        <w:t>Additional resources related to the training topics</w:t>
      </w:r>
      <w:r w:rsidR="00015C0D">
        <w:t>.</w:t>
      </w:r>
    </w:p>
    <w:p w14:paraId="0EBA6D8D" w14:textId="06C8DC11" w:rsidR="002E720C" w:rsidRDefault="002E720C" w:rsidP="00F71FFF">
      <w:pPr>
        <w:pStyle w:val="ListParagraph"/>
        <w:numPr>
          <w:ilvl w:val="0"/>
          <w:numId w:val="49"/>
        </w:numPr>
      </w:pPr>
      <w:r>
        <w:t>Regular check-ins to discuss any challenges, successes, or questions they have as they apply the training in their practice</w:t>
      </w:r>
      <w:r w:rsidR="00015C0D">
        <w:t>.</w:t>
      </w:r>
    </w:p>
    <w:p w14:paraId="201B8651" w14:textId="72982F0A" w:rsidR="003C6F21" w:rsidRDefault="002E720C" w:rsidP="00F71FFF">
      <w:pPr>
        <w:pStyle w:val="ListParagraph"/>
        <w:numPr>
          <w:ilvl w:val="0"/>
          <w:numId w:val="49"/>
        </w:numPr>
      </w:pPr>
      <w:r>
        <w:t>A community of practice, where they can connect with other educators who have completed the training to share experiences, advice, and encouragement</w:t>
      </w:r>
      <w:r w:rsidR="00015C0D">
        <w:t>.</w:t>
      </w:r>
    </w:p>
    <w:p w14:paraId="56CF8634" w14:textId="77777777" w:rsidR="00296EB1" w:rsidRPr="004244DB" w:rsidRDefault="00296EB1" w:rsidP="00296EB1"/>
    <w:p w14:paraId="26517C69" w14:textId="77777777" w:rsidR="001F4041" w:rsidRDefault="001F4041" w:rsidP="00A333A6"/>
    <w:p w14:paraId="7A6EDBDC" w14:textId="77777777" w:rsidR="00015C0D" w:rsidRDefault="00015C0D" w:rsidP="00A333A6"/>
    <w:p w14:paraId="4E247669" w14:textId="77777777" w:rsidR="00015C0D" w:rsidRDefault="00015C0D" w:rsidP="00A333A6"/>
    <w:p w14:paraId="5D8F2C44" w14:textId="77777777" w:rsidR="00015C0D" w:rsidRDefault="00015C0D" w:rsidP="00A333A6"/>
    <w:p w14:paraId="209AA992" w14:textId="77777777" w:rsidR="00015C0D" w:rsidRDefault="00015C0D" w:rsidP="00A333A6"/>
    <w:p w14:paraId="46E6DDF5" w14:textId="77777777" w:rsidR="00015C0D" w:rsidRDefault="00015C0D" w:rsidP="00A333A6"/>
    <w:p w14:paraId="7208B6F2" w14:textId="51B85E05" w:rsidR="001F4041" w:rsidRPr="0012650D" w:rsidRDefault="00015C0D" w:rsidP="00015C0D">
      <w:pPr>
        <w:pStyle w:val="Heading1"/>
        <w:rPr>
          <w:b w:val="0"/>
          <w:bCs/>
        </w:rPr>
      </w:pPr>
      <w:bookmarkStart w:id="58" w:name="_Toc138316724"/>
      <w:r>
        <w:rPr>
          <w:bCs/>
        </w:rPr>
        <w:lastRenderedPageBreak/>
        <w:t xml:space="preserve">Appendix R: </w:t>
      </w:r>
      <w:r w:rsidR="00CE70FD" w:rsidRPr="0012650D">
        <w:rPr>
          <w:bCs/>
        </w:rPr>
        <w:t xml:space="preserve">Draft </w:t>
      </w:r>
      <w:r w:rsidR="00326397" w:rsidRPr="0012650D">
        <w:rPr>
          <w:bCs/>
        </w:rPr>
        <w:t>Training Handbook/Manual</w:t>
      </w:r>
      <w:bookmarkEnd w:id="58"/>
    </w:p>
    <w:p w14:paraId="38A6F97A" w14:textId="77777777" w:rsidR="00326397" w:rsidRDefault="00326397" w:rsidP="00A333A6"/>
    <w:p w14:paraId="2540DDB1" w14:textId="1F7AFF4E" w:rsidR="006F7A1F" w:rsidRPr="006F7A1F" w:rsidRDefault="006F7A1F" w:rsidP="006F7A1F">
      <w:pPr>
        <w:rPr>
          <w:b/>
          <w:bCs/>
        </w:rPr>
      </w:pPr>
      <w:r w:rsidRPr="006F7A1F">
        <w:rPr>
          <w:b/>
          <w:bCs/>
        </w:rPr>
        <w:t>Introduction</w:t>
      </w:r>
    </w:p>
    <w:p w14:paraId="4485A7DE" w14:textId="77777777" w:rsidR="006F7A1F" w:rsidRDefault="006F7A1F" w:rsidP="006F7A1F"/>
    <w:p w14:paraId="1C6EDF8D" w14:textId="0E2B9EA0" w:rsidR="00AE208E" w:rsidRDefault="00AE208E" w:rsidP="00F71FFF">
      <w:pPr>
        <w:pStyle w:val="ListParagraph"/>
        <w:numPr>
          <w:ilvl w:val="0"/>
          <w:numId w:val="50"/>
        </w:numPr>
      </w:pPr>
      <w:r>
        <w:t>Overview of the Training Program</w:t>
      </w:r>
      <w:r w:rsidR="001128BC">
        <w:t>me</w:t>
      </w:r>
      <w:r>
        <w:t xml:space="preserve">: This training program is designed to equip educators with a deep understanding of the UNCRC, its application in the classroom, and how to </w:t>
      </w:r>
      <w:r w:rsidR="00CC376F">
        <w:t>manage</w:t>
      </w:r>
      <w:r>
        <w:t xml:space="preserve"> the emotional well-being of students. The program</w:t>
      </w:r>
      <w:r w:rsidR="001128BC">
        <w:t>me</w:t>
      </w:r>
      <w:r>
        <w:t xml:space="preserve"> focuses on implementing humanistic and affective approaches in teaching and creating safe spaces for students.</w:t>
      </w:r>
    </w:p>
    <w:p w14:paraId="6482E5B5" w14:textId="77777777" w:rsidR="00AE208E" w:rsidRDefault="00AE208E" w:rsidP="00F71FFF">
      <w:pPr>
        <w:pStyle w:val="ListParagraph"/>
        <w:numPr>
          <w:ilvl w:val="0"/>
          <w:numId w:val="50"/>
        </w:numPr>
      </w:pPr>
      <w:r>
        <w:t>Purpose and Objectives: The main aim of the training is to promote a child-centric approach to education that respects children's rights and emotional well-being. It aims to enhance educators' understanding and skills in addressing affective barriers, promoting emotional well-being, and fostering effective home-school communication.</w:t>
      </w:r>
    </w:p>
    <w:p w14:paraId="0884CBE9" w14:textId="09893110" w:rsidR="00AE208E" w:rsidRDefault="00AE208E" w:rsidP="00F71FFF">
      <w:pPr>
        <w:pStyle w:val="ListParagraph"/>
        <w:numPr>
          <w:ilvl w:val="0"/>
          <w:numId w:val="50"/>
        </w:numPr>
      </w:pPr>
      <w:r>
        <w:t>Target Audience: This training program</w:t>
      </w:r>
      <w:r w:rsidR="001128BC">
        <w:t>me</w:t>
      </w:r>
      <w:r>
        <w:t xml:space="preserve"> is tailored for educators, teachers, and school administrators who wish to incorporate a more inclusive, empathetic approach to teaching.</w:t>
      </w:r>
    </w:p>
    <w:p w14:paraId="4474ABF8" w14:textId="77777777" w:rsidR="006128EC" w:rsidRDefault="006128EC" w:rsidP="006128EC"/>
    <w:p w14:paraId="526D2C0A" w14:textId="34A8896B" w:rsidR="006128EC" w:rsidRPr="006128EC" w:rsidRDefault="006128EC" w:rsidP="006128EC">
      <w:pPr>
        <w:rPr>
          <w:b/>
          <w:bCs/>
        </w:rPr>
      </w:pPr>
      <w:r w:rsidRPr="006128EC">
        <w:rPr>
          <w:b/>
          <w:bCs/>
        </w:rPr>
        <w:t>Training Program</w:t>
      </w:r>
      <w:r w:rsidR="001128BC">
        <w:rPr>
          <w:b/>
          <w:bCs/>
        </w:rPr>
        <w:t>me</w:t>
      </w:r>
      <w:r w:rsidRPr="006128EC">
        <w:rPr>
          <w:b/>
          <w:bCs/>
        </w:rPr>
        <w:t xml:space="preserve"> Philosophy</w:t>
      </w:r>
    </w:p>
    <w:p w14:paraId="413F67E8" w14:textId="77777777" w:rsidR="006128EC" w:rsidRDefault="006128EC" w:rsidP="006128EC"/>
    <w:p w14:paraId="3881F4D1" w14:textId="5181B33F" w:rsidR="006128EC" w:rsidRDefault="006128EC" w:rsidP="006128EC">
      <w:r>
        <w:t>The philosophy of this training program</w:t>
      </w:r>
      <w:r w:rsidR="001128BC">
        <w:t>me</w:t>
      </w:r>
      <w:r>
        <w:t xml:space="preserve"> is rooted in the belief that every child has a fundamental right to education - a right that is uninhibited, inclusive, and empowering. We hold the conviction that education is not merely the acquisition of knowledge but the all-round development of a child's personality. This includes their emotional well-being, personal growth, and the ability to overcome affective barriers that might impede their academic progress.</w:t>
      </w:r>
    </w:p>
    <w:p w14:paraId="6C99BEFA" w14:textId="77777777" w:rsidR="006128EC" w:rsidRDefault="006128EC" w:rsidP="006128EC"/>
    <w:p w14:paraId="614080D8" w14:textId="0DD6BBE3" w:rsidR="006128EC" w:rsidRDefault="006128EC" w:rsidP="006128EC">
      <w:r>
        <w:t>Our program</w:t>
      </w:r>
      <w:r w:rsidR="00B17284">
        <w:t>me</w:t>
      </w:r>
      <w:r>
        <w:t xml:space="preserve"> emphasi</w:t>
      </w:r>
      <w:r w:rsidR="00B17284">
        <w:t>s</w:t>
      </w:r>
      <w:r>
        <w:t>es a strength-based, person-</w:t>
      </w:r>
      <w:r w:rsidR="00B17284">
        <w:t>centred</w:t>
      </w:r>
      <w:r>
        <w:t xml:space="preserve"> approach to learning, placing the learner at the heart of the educational process. We believe in </w:t>
      </w:r>
      <w:r w:rsidR="002E40AD">
        <w:t>recognising</w:t>
      </w:r>
      <w:r>
        <w:t xml:space="preserve"> and acknowledging each learner's unique abilities, learning styles, and emotional needs. This involves appreciating neurodiversity, tailoring teaching approaches, and fostering effective home-school communication to ensure a holistic learning environment.</w:t>
      </w:r>
    </w:p>
    <w:p w14:paraId="029BBA69" w14:textId="77777777" w:rsidR="006128EC" w:rsidRDefault="006128EC" w:rsidP="006128EC"/>
    <w:p w14:paraId="2B4AFCC0" w14:textId="77777777" w:rsidR="006128EC" w:rsidRDefault="006128EC" w:rsidP="006128EC">
      <w:r>
        <w:t>We uphold the value of empathy and effective communication as cornerstones of teaching. The ability to understand and share the feelings of students, communicate effectively with them, and encourage their communication with each other is integral to their academic and personal success. Our training modules reflect this belief, incorporating the enhancement of communication skills and empathy into the core curriculum.</w:t>
      </w:r>
    </w:p>
    <w:p w14:paraId="76CF2AD7" w14:textId="77777777" w:rsidR="006128EC" w:rsidRDefault="006128EC" w:rsidP="006128EC"/>
    <w:p w14:paraId="04AB69D4" w14:textId="77777777" w:rsidR="006128EC" w:rsidRDefault="006128EC" w:rsidP="006128EC">
      <w:r>
        <w:t>Promoting emotional well-being is a central tenet of our philosophy. We view schools as safe spaces where students should feel valued, understood, and secure. This involves creating an environment that allows students to express their emotions openly, offering them the tools to manage their feelings effectively, and helping them navigate their emotional experiences.</w:t>
      </w:r>
    </w:p>
    <w:p w14:paraId="3F0796E6" w14:textId="77777777" w:rsidR="006128EC" w:rsidRDefault="006128EC" w:rsidP="006128EC"/>
    <w:p w14:paraId="2134C7D4" w14:textId="77777777" w:rsidR="006128EC" w:rsidRDefault="006128EC" w:rsidP="006128EC">
      <w:r>
        <w:t xml:space="preserve">We strongly endorse early intervention and support. We believe that addressing academic or emotional difficulties early on can have a significant impact on a student's overall </w:t>
      </w:r>
      <w:r>
        <w:lastRenderedPageBreak/>
        <w:t>development and success. This belief underscores the importance we place on providing educators with strategies to identify signs of struggle and implement supportive measures promptly.</w:t>
      </w:r>
    </w:p>
    <w:p w14:paraId="00E2D46E" w14:textId="77777777" w:rsidR="006128EC" w:rsidRDefault="006128EC" w:rsidP="006128EC"/>
    <w:p w14:paraId="2E873A06" w14:textId="41991AF4" w:rsidR="006128EC" w:rsidRDefault="006128EC" w:rsidP="006128EC">
      <w:r>
        <w:t>Lastly, we subscribe to the principle of continuous professional growth. We consider this training program</w:t>
      </w:r>
      <w:r w:rsidR="00B17284">
        <w:t>me</w:t>
      </w:r>
      <w:r>
        <w:t xml:space="preserve"> as the beginning of an ongoing journey. Our aim is to </w:t>
      </w:r>
      <w:r w:rsidR="00B17284">
        <w:t>instil</w:t>
      </w:r>
      <w:r>
        <w:t xml:space="preserve"> a culture of lifelong learning and reflective practice in educators, enabling them to continually adapt and evolve their teaching methods in line with the ever-changing educational landscape.</w:t>
      </w:r>
    </w:p>
    <w:p w14:paraId="74A2DB3E" w14:textId="77777777" w:rsidR="00AE4A07" w:rsidRDefault="00AE4A07" w:rsidP="00AE4A07">
      <w:pPr>
        <w:ind w:left="360"/>
      </w:pPr>
    </w:p>
    <w:p w14:paraId="7E5293D0" w14:textId="3F092709" w:rsidR="006F7A1F" w:rsidRPr="00AE4A07" w:rsidRDefault="006F7A1F" w:rsidP="00AE4A07">
      <w:pPr>
        <w:rPr>
          <w:b/>
          <w:bCs/>
        </w:rPr>
      </w:pPr>
      <w:r w:rsidRPr="00AE4A07">
        <w:rPr>
          <w:b/>
          <w:bCs/>
        </w:rPr>
        <w:t>Program Outline</w:t>
      </w:r>
    </w:p>
    <w:p w14:paraId="40FD8A13" w14:textId="77777777" w:rsidR="006F7A1F" w:rsidRDefault="006F7A1F" w:rsidP="00962A22"/>
    <w:p w14:paraId="1CAC1D4B" w14:textId="3D64788B" w:rsidR="000238C1" w:rsidRDefault="000238C1" w:rsidP="00F71FFF">
      <w:pPr>
        <w:pStyle w:val="ListParagraph"/>
        <w:numPr>
          <w:ilvl w:val="0"/>
          <w:numId w:val="51"/>
        </w:numPr>
      </w:pPr>
      <w:r>
        <w:t>Description of each module: The program</w:t>
      </w:r>
      <w:r w:rsidR="008E4456">
        <w:t>me</w:t>
      </w:r>
      <w:r>
        <w:t xml:space="preserve"> is structured into </w:t>
      </w:r>
      <w:r w:rsidR="00CC376F">
        <w:t>thirteen</w:t>
      </w:r>
      <w:r>
        <w:t xml:space="preserve"> comprehensive modules, each focusing on a unique aspect of the UNCRC and its application.</w:t>
      </w:r>
    </w:p>
    <w:p w14:paraId="11EC75E7" w14:textId="77777777" w:rsidR="000238C1" w:rsidRDefault="000238C1" w:rsidP="00F71FFF">
      <w:pPr>
        <w:pStyle w:val="ListParagraph"/>
        <w:numPr>
          <w:ilvl w:val="0"/>
          <w:numId w:val="51"/>
        </w:numPr>
      </w:pPr>
      <w:r>
        <w:t>Learning Objectives for each module: Each module has specific learning objectives detailed in the program content.</w:t>
      </w:r>
    </w:p>
    <w:p w14:paraId="5893292B" w14:textId="77777777" w:rsidR="000238C1" w:rsidRDefault="000238C1" w:rsidP="00F71FFF">
      <w:pPr>
        <w:pStyle w:val="ListParagraph"/>
        <w:numPr>
          <w:ilvl w:val="0"/>
          <w:numId w:val="51"/>
        </w:numPr>
      </w:pPr>
      <w:r>
        <w:t>Schedule of Sessions: A detailed 7-day schedule is provided, with consideration for adjustment based on the delegates' needs and the progression of the training.</w:t>
      </w:r>
    </w:p>
    <w:p w14:paraId="19406BF1" w14:textId="77777777" w:rsidR="000238C1" w:rsidRDefault="000238C1" w:rsidP="000238C1"/>
    <w:p w14:paraId="5250B630" w14:textId="76C835EA" w:rsidR="006F7A1F" w:rsidRPr="000238C1" w:rsidRDefault="006F7A1F" w:rsidP="000238C1">
      <w:pPr>
        <w:rPr>
          <w:b/>
          <w:bCs/>
        </w:rPr>
      </w:pPr>
      <w:r w:rsidRPr="000238C1">
        <w:rPr>
          <w:b/>
          <w:bCs/>
        </w:rPr>
        <w:t>Session Details</w:t>
      </w:r>
    </w:p>
    <w:p w14:paraId="7D6A2A8C" w14:textId="77777777" w:rsidR="006F7A1F" w:rsidRDefault="006F7A1F" w:rsidP="006F7A1F"/>
    <w:p w14:paraId="0466C4AE" w14:textId="77777777" w:rsidR="00B3061E" w:rsidRDefault="00B3061E" w:rsidP="00F71FFF">
      <w:pPr>
        <w:pStyle w:val="ListParagraph"/>
        <w:numPr>
          <w:ilvl w:val="0"/>
          <w:numId w:val="52"/>
        </w:numPr>
      </w:pPr>
      <w:r>
        <w:t>In-depth Description of Each Session: Detailed descriptions and specific objectives of each session are provided.</w:t>
      </w:r>
    </w:p>
    <w:p w14:paraId="7593E973" w14:textId="77777777" w:rsidR="00B3061E" w:rsidRDefault="00B3061E" w:rsidP="00F71FFF">
      <w:pPr>
        <w:pStyle w:val="ListParagraph"/>
        <w:numPr>
          <w:ilvl w:val="0"/>
          <w:numId w:val="52"/>
        </w:numPr>
      </w:pPr>
      <w:r>
        <w:t>Activities and Materials Used: Every session includes a range of activities such as group discussions, case studies, role-play exercises, and practical tasks.</w:t>
      </w:r>
    </w:p>
    <w:p w14:paraId="20EE5CC0" w14:textId="466FE15B" w:rsidR="00AE4A07" w:rsidRDefault="00B3061E" w:rsidP="00F71FFF">
      <w:pPr>
        <w:pStyle w:val="ListParagraph"/>
        <w:numPr>
          <w:ilvl w:val="0"/>
          <w:numId w:val="52"/>
        </w:numPr>
      </w:pPr>
      <w:r>
        <w:t>Session Facilitator's Guide: A guide accompanies each session, offering facilitators a roadmap on delivering the content, engaging participants, and handling questions or challenges.</w:t>
      </w:r>
    </w:p>
    <w:p w14:paraId="1D566F67" w14:textId="77777777" w:rsidR="00AE4A07" w:rsidRDefault="00AE4A07" w:rsidP="006F7A1F"/>
    <w:p w14:paraId="0DF329B3" w14:textId="33649A4B" w:rsidR="006F7A1F" w:rsidRPr="001468DB" w:rsidRDefault="006F7A1F" w:rsidP="006F7A1F">
      <w:pPr>
        <w:rPr>
          <w:b/>
          <w:bCs/>
        </w:rPr>
      </w:pPr>
      <w:r w:rsidRPr="001468DB">
        <w:rPr>
          <w:b/>
          <w:bCs/>
        </w:rPr>
        <w:t>Additional Resources</w:t>
      </w:r>
    </w:p>
    <w:p w14:paraId="44937B3D" w14:textId="77777777" w:rsidR="006F7A1F" w:rsidRDefault="006F7A1F" w:rsidP="006F7A1F"/>
    <w:p w14:paraId="473FBE5A" w14:textId="6D4B08B7" w:rsidR="000C0C47" w:rsidRDefault="00F30346" w:rsidP="00F71FFF">
      <w:pPr>
        <w:pStyle w:val="ListParagraph"/>
        <w:numPr>
          <w:ilvl w:val="0"/>
          <w:numId w:val="1"/>
        </w:numPr>
      </w:pPr>
      <w:r>
        <w:t>Supplementary Materials and Resources: To enhance understanding, PowerPoint presentations, case studies</w:t>
      </w:r>
      <w:r w:rsidR="004144DF">
        <w:t>,</w:t>
      </w:r>
      <w:r w:rsidR="00FB3620">
        <w:t xml:space="preserve"> </w:t>
      </w:r>
      <w:r w:rsidR="004144DF" w:rsidRPr="004144DF">
        <w:t>self-assessment tools, tables, and readings are provided.</w:t>
      </w:r>
    </w:p>
    <w:p w14:paraId="0F744224" w14:textId="3FB303E2" w:rsidR="00F30346" w:rsidRDefault="00FB3620" w:rsidP="000C0C47">
      <w:pPr>
        <w:pStyle w:val="ListParagraph"/>
      </w:pPr>
      <w:r>
        <w:t>[</w:t>
      </w:r>
      <w:r w:rsidRPr="00FB3620">
        <w:t>Additional Case Studies: Expand</w:t>
      </w:r>
      <w:r w:rsidR="000C0C47">
        <w:t>ing</w:t>
      </w:r>
      <w:r w:rsidRPr="00FB3620">
        <w:t xml:space="preserve"> on real-world situations where the principles taught in the training have been effectively applied. Each case study </w:t>
      </w:r>
      <w:r w:rsidR="00CB10A2">
        <w:t xml:space="preserve">would </w:t>
      </w:r>
      <w:r w:rsidR="003020A5">
        <w:t>ideally</w:t>
      </w:r>
      <w:r w:rsidRPr="00FB3620">
        <w:t xml:space="preserve"> present a problem, the solution implemented, and the outcome. These </w:t>
      </w:r>
      <w:r w:rsidR="003020A5">
        <w:t>would</w:t>
      </w:r>
      <w:r w:rsidRPr="00FB3620">
        <w:t xml:space="preserve"> be scattered throughout the manual, following each relevant module to help solidify the concepts learned.</w:t>
      </w:r>
      <w:r>
        <w:t>]</w:t>
      </w:r>
      <w:r w:rsidR="004144DF">
        <w:t>.</w:t>
      </w:r>
    </w:p>
    <w:p w14:paraId="7A1A29A1" w14:textId="77777777" w:rsidR="00F30346" w:rsidRDefault="00F30346" w:rsidP="00F71FFF">
      <w:pPr>
        <w:pStyle w:val="ListParagraph"/>
        <w:numPr>
          <w:ilvl w:val="0"/>
          <w:numId w:val="1"/>
        </w:numPr>
      </w:pPr>
      <w:r>
        <w:t>Recommended Readings and References: A list of academic articles, books, and online resources is provided for further reading.</w:t>
      </w:r>
    </w:p>
    <w:p w14:paraId="2181FB05" w14:textId="58BBFB6D" w:rsidR="00F30346" w:rsidRDefault="00F30346" w:rsidP="00F71FFF">
      <w:pPr>
        <w:pStyle w:val="ListParagraph"/>
        <w:numPr>
          <w:ilvl w:val="0"/>
          <w:numId w:val="1"/>
        </w:numPr>
      </w:pPr>
      <w:r>
        <w:t>Self-Assessment Tools: These tools help gauge understanding and identify areas for further study or practice.</w:t>
      </w:r>
    </w:p>
    <w:p w14:paraId="7204FE7D" w14:textId="77777777" w:rsidR="00F30346" w:rsidRDefault="00F30346" w:rsidP="006F7A1F"/>
    <w:p w14:paraId="359A1D42" w14:textId="77777777" w:rsidR="00962A22" w:rsidRDefault="00962A22" w:rsidP="006F7A1F">
      <w:pPr>
        <w:rPr>
          <w:b/>
          <w:bCs/>
        </w:rPr>
      </w:pPr>
    </w:p>
    <w:p w14:paraId="1AF73550" w14:textId="77777777" w:rsidR="00962A22" w:rsidRDefault="00962A22" w:rsidP="006F7A1F">
      <w:pPr>
        <w:rPr>
          <w:b/>
          <w:bCs/>
        </w:rPr>
      </w:pPr>
    </w:p>
    <w:p w14:paraId="2EFB076E" w14:textId="77777777" w:rsidR="00962A22" w:rsidRDefault="00962A22" w:rsidP="006F7A1F">
      <w:pPr>
        <w:rPr>
          <w:b/>
          <w:bCs/>
        </w:rPr>
      </w:pPr>
    </w:p>
    <w:p w14:paraId="4F89A27E" w14:textId="77777777" w:rsidR="00962A22" w:rsidRDefault="00962A22" w:rsidP="006F7A1F">
      <w:pPr>
        <w:rPr>
          <w:b/>
          <w:bCs/>
        </w:rPr>
      </w:pPr>
    </w:p>
    <w:p w14:paraId="2580A581" w14:textId="4059C93B" w:rsidR="006F7A1F" w:rsidRPr="00192748" w:rsidRDefault="006F7A1F" w:rsidP="006F7A1F">
      <w:pPr>
        <w:rPr>
          <w:b/>
          <w:bCs/>
        </w:rPr>
      </w:pPr>
      <w:r w:rsidRPr="00192748">
        <w:rPr>
          <w:b/>
          <w:bCs/>
        </w:rPr>
        <w:lastRenderedPageBreak/>
        <w:t>Assessments and Evaluations</w:t>
      </w:r>
    </w:p>
    <w:p w14:paraId="535A19C8" w14:textId="77777777" w:rsidR="006F7A1F" w:rsidRDefault="006F7A1F" w:rsidP="006F7A1F"/>
    <w:p w14:paraId="135C9E52" w14:textId="5293357A" w:rsidR="00BA3017" w:rsidRDefault="00BA3017" w:rsidP="00F71FFF">
      <w:pPr>
        <w:pStyle w:val="ListParagraph"/>
        <w:numPr>
          <w:ilvl w:val="0"/>
          <w:numId w:val="53"/>
        </w:numPr>
      </w:pPr>
      <w:r w:rsidRPr="00962A22">
        <w:t>Pre-training and Post-training Assessments</w:t>
      </w:r>
      <w:r w:rsidRPr="00962A22">
        <w:rPr>
          <w:b/>
          <w:bCs/>
        </w:rPr>
        <w:t>:</w:t>
      </w:r>
      <w:r>
        <w:t xml:space="preserve"> These assessments measure the effectiveness of the training and gauge the learning progression of each </w:t>
      </w:r>
      <w:r w:rsidR="00192748">
        <w:t xml:space="preserve">attending </w:t>
      </w:r>
      <w:r>
        <w:t>delegate.</w:t>
      </w:r>
    </w:p>
    <w:p w14:paraId="633267AF" w14:textId="77777777" w:rsidR="00BA3017" w:rsidRDefault="00BA3017" w:rsidP="00F71FFF">
      <w:pPr>
        <w:pStyle w:val="ListParagraph"/>
        <w:numPr>
          <w:ilvl w:val="0"/>
          <w:numId w:val="53"/>
        </w:numPr>
      </w:pPr>
      <w:r>
        <w:t>Evaluation Forms for Each Session: Feedback on each session is collected to continually improve the training process.</w:t>
      </w:r>
    </w:p>
    <w:p w14:paraId="5F2FE033" w14:textId="1FC091BF" w:rsidR="00F30346" w:rsidRDefault="00BA3017" w:rsidP="00F71FFF">
      <w:pPr>
        <w:pStyle w:val="ListParagraph"/>
        <w:numPr>
          <w:ilvl w:val="0"/>
          <w:numId w:val="53"/>
        </w:numPr>
      </w:pPr>
      <w:r>
        <w:t>Self-Assessment Tools: These are integrated into the training to allow delegates to evaluate their understanding and progress.</w:t>
      </w:r>
    </w:p>
    <w:p w14:paraId="5C512872" w14:textId="77777777" w:rsidR="00BA3017" w:rsidRDefault="00BA3017" w:rsidP="006F7A1F"/>
    <w:p w14:paraId="14872694" w14:textId="607A6424" w:rsidR="006F7A1F" w:rsidRPr="00192748" w:rsidRDefault="006F7A1F" w:rsidP="006F7A1F">
      <w:pPr>
        <w:rPr>
          <w:b/>
          <w:bCs/>
        </w:rPr>
      </w:pPr>
      <w:r w:rsidRPr="00192748">
        <w:rPr>
          <w:b/>
          <w:bCs/>
        </w:rPr>
        <w:t>Accessibility Considerations</w:t>
      </w:r>
    </w:p>
    <w:p w14:paraId="1FDFB8FC" w14:textId="77777777" w:rsidR="006F7A1F" w:rsidRDefault="006F7A1F" w:rsidP="006F7A1F"/>
    <w:p w14:paraId="48C1AAF2" w14:textId="540BF4EB" w:rsidR="006A6C32" w:rsidRDefault="006A6C32" w:rsidP="00F71FFF">
      <w:pPr>
        <w:pStyle w:val="ListParagraph"/>
        <w:numPr>
          <w:ilvl w:val="0"/>
          <w:numId w:val="2"/>
        </w:numPr>
      </w:pPr>
      <w:r w:rsidRPr="006A6C32">
        <w:t xml:space="preserve">Guidelines to Ensure All Materials are Accessible: </w:t>
      </w:r>
      <w:r w:rsidR="00192748">
        <w:t>Ideally, a</w:t>
      </w:r>
      <w:r w:rsidRPr="006A6C32">
        <w:t>ll training materials w</w:t>
      </w:r>
      <w:r w:rsidR="00192748">
        <w:t>ould</w:t>
      </w:r>
      <w:r w:rsidRPr="006A6C32">
        <w:t xml:space="preserve"> be accessible in various formats, considering disabilities, language proficiency, and digital access.</w:t>
      </w:r>
    </w:p>
    <w:p w14:paraId="37BFF6B3" w14:textId="77777777" w:rsidR="006A6C32" w:rsidRDefault="006A6C32" w:rsidP="006F7A1F"/>
    <w:p w14:paraId="3B4ED22C" w14:textId="6F2070C0" w:rsidR="006F7A1F" w:rsidRPr="006A6C32" w:rsidRDefault="006F7A1F" w:rsidP="006F7A1F">
      <w:pPr>
        <w:rPr>
          <w:b/>
          <w:bCs/>
        </w:rPr>
      </w:pPr>
      <w:r w:rsidRPr="006A6C32">
        <w:rPr>
          <w:b/>
          <w:bCs/>
        </w:rPr>
        <w:t>Follow-up Support</w:t>
      </w:r>
    </w:p>
    <w:p w14:paraId="59E1B06F" w14:textId="77777777" w:rsidR="006F7A1F" w:rsidRDefault="006F7A1F" w:rsidP="006F7A1F"/>
    <w:p w14:paraId="35045E8D" w14:textId="77777777" w:rsidR="006775AF" w:rsidRDefault="006775AF" w:rsidP="00F71FFF">
      <w:pPr>
        <w:pStyle w:val="ListParagraph"/>
        <w:numPr>
          <w:ilvl w:val="0"/>
          <w:numId w:val="2"/>
        </w:numPr>
      </w:pPr>
      <w:r>
        <w:t>Access to Additional Resources: Information on how to access further learning materials will be provided.</w:t>
      </w:r>
    </w:p>
    <w:p w14:paraId="03AC10F5" w14:textId="77777777" w:rsidR="006775AF" w:rsidRDefault="006775AF" w:rsidP="00F71FFF">
      <w:pPr>
        <w:pStyle w:val="ListParagraph"/>
        <w:numPr>
          <w:ilvl w:val="0"/>
          <w:numId w:val="2"/>
        </w:numPr>
      </w:pPr>
      <w:r>
        <w:t>Check-ins: Regular check-ins will be scheduled to ensure the implementation of learning into practice.</w:t>
      </w:r>
    </w:p>
    <w:p w14:paraId="18F81191" w14:textId="7B133049" w:rsidR="006F7A1F" w:rsidRDefault="006775AF" w:rsidP="00F71FFF">
      <w:pPr>
        <w:pStyle w:val="ListParagraph"/>
        <w:numPr>
          <w:ilvl w:val="0"/>
          <w:numId w:val="2"/>
        </w:numPr>
      </w:pPr>
      <w:r>
        <w:t>Community of Practice: Details will be provided on how to join and participate in a community of practice to encourage continuous learning.</w:t>
      </w:r>
    </w:p>
    <w:p w14:paraId="605D27DC" w14:textId="77777777" w:rsidR="006775AF" w:rsidRDefault="006775AF" w:rsidP="006775AF"/>
    <w:p w14:paraId="198E31E7" w14:textId="06D66B39" w:rsidR="00326397" w:rsidRPr="005527EC" w:rsidRDefault="006F7A1F" w:rsidP="006F7A1F">
      <w:pPr>
        <w:rPr>
          <w:b/>
          <w:bCs/>
        </w:rPr>
      </w:pPr>
      <w:r w:rsidRPr="005527EC">
        <w:rPr>
          <w:b/>
          <w:bCs/>
        </w:rPr>
        <w:t xml:space="preserve">Contact </w:t>
      </w:r>
      <w:r w:rsidR="005527EC" w:rsidRPr="005527EC">
        <w:rPr>
          <w:b/>
          <w:bCs/>
        </w:rPr>
        <w:t xml:space="preserve">Information </w:t>
      </w:r>
    </w:p>
    <w:p w14:paraId="1D2641C4" w14:textId="0B069DA7" w:rsidR="005527EC" w:rsidRDefault="005527EC" w:rsidP="00F71FFF">
      <w:pPr>
        <w:pStyle w:val="ListParagraph"/>
        <w:numPr>
          <w:ilvl w:val="0"/>
          <w:numId w:val="3"/>
        </w:numPr>
      </w:pPr>
      <w:r w:rsidRPr="005527EC">
        <w:t>Contact Details for the Training Facilitators or Coordinators: Comprehensive contact details will be provided for any queries or additional support needed.</w:t>
      </w:r>
    </w:p>
    <w:p w14:paraId="21C6B743" w14:textId="77777777" w:rsidR="002659D0" w:rsidRDefault="002659D0" w:rsidP="002659D0"/>
    <w:p w14:paraId="76A0A6CB" w14:textId="674A9067" w:rsidR="002659D0" w:rsidRPr="00DA2A23" w:rsidRDefault="002659D0" w:rsidP="002659D0">
      <w:pPr>
        <w:rPr>
          <w:highlight w:val="yellow"/>
        </w:rPr>
      </w:pPr>
      <w:r w:rsidRPr="00DA2A23">
        <w:rPr>
          <w:b/>
          <w:bCs/>
          <w:highlight w:val="yellow"/>
        </w:rPr>
        <w:t>Glossary of Terms:</w:t>
      </w:r>
      <w:r w:rsidRPr="00DA2A23">
        <w:rPr>
          <w:highlight w:val="yellow"/>
        </w:rPr>
        <w:t xml:space="preserve"> </w:t>
      </w:r>
      <w:r w:rsidR="005212F3" w:rsidRPr="00DA2A23">
        <w:rPr>
          <w:highlight w:val="yellow"/>
        </w:rPr>
        <w:t>[</w:t>
      </w:r>
      <w:r w:rsidR="00265276" w:rsidRPr="00DA2A23">
        <w:rPr>
          <w:highlight w:val="yellow"/>
        </w:rPr>
        <w:t>tbc</w:t>
      </w:r>
      <w:r w:rsidR="005212F3" w:rsidRPr="00DA2A23">
        <w:rPr>
          <w:highlight w:val="yellow"/>
        </w:rPr>
        <w:t xml:space="preserve">] </w:t>
      </w:r>
      <w:r w:rsidRPr="00DA2A23">
        <w:rPr>
          <w:highlight w:val="yellow"/>
        </w:rPr>
        <w:t>This should be an alphabetically arranged list of key terms used throughout the training, each followed by a clear, concise definition. The terms could range from "affective barriers" to "neurodiversity", based on the content of the program</w:t>
      </w:r>
      <w:r w:rsidR="00600810" w:rsidRPr="00DA2A23">
        <w:rPr>
          <w:highlight w:val="yellow"/>
        </w:rPr>
        <w:t>me</w:t>
      </w:r>
      <w:r w:rsidRPr="00DA2A23">
        <w:rPr>
          <w:highlight w:val="yellow"/>
        </w:rPr>
        <w:t xml:space="preserve">. </w:t>
      </w:r>
    </w:p>
    <w:p w14:paraId="02F13F56" w14:textId="77777777" w:rsidR="0009364A" w:rsidRPr="00DA2A23" w:rsidRDefault="0009364A" w:rsidP="002659D0">
      <w:pPr>
        <w:rPr>
          <w:highlight w:val="yellow"/>
        </w:rPr>
      </w:pPr>
    </w:p>
    <w:p w14:paraId="1F12FAA4" w14:textId="7EFB221D" w:rsidR="0009364A" w:rsidRDefault="0009364A" w:rsidP="0009364A">
      <w:r w:rsidRPr="00DA2A23">
        <w:rPr>
          <w:b/>
          <w:bCs/>
          <w:highlight w:val="yellow"/>
        </w:rPr>
        <w:t>Code of Conduct/Behavioural Expectations:</w:t>
      </w:r>
      <w:r w:rsidRPr="00DA2A23">
        <w:rPr>
          <w:highlight w:val="yellow"/>
        </w:rPr>
        <w:t xml:space="preserve"> </w:t>
      </w:r>
      <w:r w:rsidR="00265276" w:rsidRPr="00DA2A23">
        <w:rPr>
          <w:highlight w:val="yellow"/>
        </w:rPr>
        <w:t xml:space="preserve"> [tbc] </w:t>
      </w:r>
      <w:r w:rsidRPr="00DA2A23">
        <w:rPr>
          <w:highlight w:val="yellow"/>
        </w:rPr>
        <w:t xml:space="preserve">Outline the expected </w:t>
      </w:r>
      <w:r w:rsidR="00265276" w:rsidRPr="00DA2A23">
        <w:rPr>
          <w:highlight w:val="yellow"/>
        </w:rPr>
        <w:t>behaviour</w:t>
      </w:r>
      <w:r w:rsidRPr="00DA2A23">
        <w:rPr>
          <w:highlight w:val="yellow"/>
        </w:rPr>
        <w:t xml:space="preserve"> for participants during the program</w:t>
      </w:r>
      <w:r w:rsidR="00265276" w:rsidRPr="00DA2A23">
        <w:rPr>
          <w:highlight w:val="yellow"/>
        </w:rPr>
        <w:t>me</w:t>
      </w:r>
      <w:r w:rsidRPr="00DA2A23">
        <w:rPr>
          <w:highlight w:val="yellow"/>
        </w:rPr>
        <w:t xml:space="preserve">. This could include aspects like respecting others' opinions, maintaining confidentiality, and being active participants. </w:t>
      </w:r>
      <w:r w:rsidR="00DA2A23" w:rsidRPr="00DA2A23">
        <w:rPr>
          <w:highlight w:val="yellow"/>
        </w:rPr>
        <w:t>[</w:t>
      </w:r>
      <w:r w:rsidRPr="00DA2A23">
        <w:rPr>
          <w:highlight w:val="yellow"/>
        </w:rPr>
        <w:t xml:space="preserve">This section </w:t>
      </w:r>
      <w:r w:rsidR="00DA2A23" w:rsidRPr="00DA2A23">
        <w:rPr>
          <w:highlight w:val="yellow"/>
        </w:rPr>
        <w:t xml:space="preserve">should </w:t>
      </w:r>
      <w:r w:rsidR="00CC376F" w:rsidRPr="00DA2A23">
        <w:rPr>
          <w:highlight w:val="yellow"/>
        </w:rPr>
        <w:t>be</w:t>
      </w:r>
      <w:r w:rsidRPr="00DA2A23">
        <w:rPr>
          <w:highlight w:val="yellow"/>
        </w:rPr>
        <w:t xml:space="preserve"> placed at the beginning of the manual, just after the Introduction and Program</w:t>
      </w:r>
      <w:r w:rsidR="00DA2A23" w:rsidRPr="00DA2A23">
        <w:rPr>
          <w:highlight w:val="yellow"/>
        </w:rPr>
        <w:t>me</w:t>
      </w:r>
      <w:r w:rsidRPr="00DA2A23">
        <w:rPr>
          <w:highlight w:val="yellow"/>
        </w:rPr>
        <w:t xml:space="preserve"> Philosophy, so the rules are clear from the onset.</w:t>
      </w:r>
      <w:r w:rsidR="00DA2A23" w:rsidRPr="00DA2A23">
        <w:rPr>
          <w:highlight w:val="yellow"/>
        </w:rPr>
        <w:t>]</w:t>
      </w:r>
    </w:p>
    <w:p w14:paraId="36263262" w14:textId="77777777" w:rsidR="0009364A" w:rsidRDefault="0009364A" w:rsidP="0009364A"/>
    <w:p w14:paraId="7267AB0C" w14:textId="710CFA90" w:rsidR="0009364A" w:rsidRDefault="0009364A" w:rsidP="0009364A">
      <w:r w:rsidRPr="005A3280">
        <w:rPr>
          <w:b/>
          <w:bCs/>
          <w:highlight w:val="yellow"/>
        </w:rPr>
        <w:t>Certificates and Accreditation:</w:t>
      </w:r>
      <w:r w:rsidRPr="005A3280">
        <w:rPr>
          <w:highlight w:val="yellow"/>
        </w:rPr>
        <w:t xml:space="preserve"> Provide details about any certificates of completion or accreditations participants will earn upon successfully finishing the program</w:t>
      </w:r>
      <w:r w:rsidR="00801BA1" w:rsidRPr="005A3280">
        <w:rPr>
          <w:highlight w:val="yellow"/>
        </w:rPr>
        <w:t>me</w:t>
      </w:r>
      <w:r w:rsidRPr="005A3280">
        <w:rPr>
          <w:highlight w:val="yellow"/>
        </w:rPr>
        <w:t xml:space="preserve">. This could include the criteria for earning them and their value. This information can be located towards the end of the manual, </w:t>
      </w:r>
      <w:r w:rsidR="00CC376F" w:rsidRPr="005A3280">
        <w:rPr>
          <w:highlight w:val="yellow"/>
        </w:rPr>
        <w:t>in</w:t>
      </w:r>
      <w:r w:rsidRPr="005A3280">
        <w:rPr>
          <w:highlight w:val="yellow"/>
        </w:rPr>
        <w:t xml:space="preserve"> a "Next Steps" or "Upon Completion" section.</w:t>
      </w:r>
    </w:p>
    <w:p w14:paraId="0E19D636" w14:textId="77777777" w:rsidR="0009364A" w:rsidRDefault="0009364A" w:rsidP="0009364A"/>
    <w:p w14:paraId="2B325EB1" w14:textId="4711D179" w:rsidR="0009364A" w:rsidRPr="00A333A6" w:rsidRDefault="0009364A" w:rsidP="0009364A">
      <w:r w:rsidRPr="005A3280">
        <w:rPr>
          <w:highlight w:val="yellow"/>
        </w:rPr>
        <w:t>Troubleshooting/FAQs: Address common issues that might arise during the training, like technical problems with virtual platforms (if used), uncertainties about program</w:t>
      </w:r>
      <w:r w:rsidR="005A3280" w:rsidRPr="005A3280">
        <w:rPr>
          <w:highlight w:val="yellow"/>
        </w:rPr>
        <w:t>me</w:t>
      </w:r>
      <w:r w:rsidRPr="005A3280">
        <w:rPr>
          <w:highlight w:val="yellow"/>
        </w:rPr>
        <w:t xml:space="preserve"> </w:t>
      </w:r>
      <w:r w:rsidRPr="005A3280">
        <w:rPr>
          <w:highlight w:val="yellow"/>
        </w:rPr>
        <w:lastRenderedPageBreak/>
        <w:t>structure, or confusion about certain activities. This section could be placed towards the end of the manual for easy reference, though it may be helpful to mention its existence early on.</w:t>
      </w:r>
    </w:p>
    <w:sectPr w:rsidR="0009364A" w:rsidRPr="00A333A6" w:rsidSect="007E3EF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2" w:author="Abigail Hills" w:date="2023-06-20T21:13:00Z" w:initials="AH">
    <w:p w14:paraId="0EB2E623" w14:textId="77777777" w:rsidR="00D9283F" w:rsidRDefault="00D9283F" w:rsidP="00803228">
      <w:pPr>
        <w:pStyle w:val="CommentText"/>
      </w:pPr>
      <w:r>
        <w:rPr>
          <w:rStyle w:val="CommentReference"/>
        </w:rPr>
        <w:annotationRef/>
      </w:r>
      <w:r>
        <w:t xml:space="preserve">I think this could be </w:t>
      </w:r>
      <w:proofErr w:type="gramStart"/>
      <w:r>
        <w:t>clearer?</w:t>
      </w:r>
      <w:proofErr w:type="gramEnd"/>
      <w:r>
        <w:t xml:space="preserve"> In the section above, where you have the info about the structure, maybe you could also have an outline of the 10 proposed modules and the supplementary materials that you plan to include? Then when you get to this part, in which you go through some of the supplementary materials, it will make more sense to those reading the proposal? </w:t>
      </w:r>
    </w:p>
  </w:comment>
  <w:comment w:id="24" w:author="Abigail Hills" w:date="2023-06-20T21:14:00Z" w:initials="AH">
    <w:p w14:paraId="2FEC466F" w14:textId="77777777" w:rsidR="00D9283F" w:rsidRDefault="00D9283F" w:rsidP="00F9175C">
      <w:pPr>
        <w:pStyle w:val="CommentText"/>
      </w:pPr>
      <w:r>
        <w:rPr>
          <w:rStyle w:val="CommentReference"/>
        </w:rPr>
        <w:annotationRef/>
      </w:r>
      <w:r>
        <w:t xml:space="preserve">I'd remove this and refer to the Appendix that has the assessment matrix in it. </w:t>
      </w:r>
    </w:p>
  </w:comment>
  <w:comment w:id="35" w:author="Abigail Hills" w:date="2023-06-21T08:46:00Z" w:initials="AH">
    <w:p w14:paraId="15463D6A" w14:textId="77777777" w:rsidR="0044186B" w:rsidRDefault="0044186B" w:rsidP="00343963">
      <w:pPr>
        <w:pStyle w:val="CommentText"/>
      </w:pPr>
      <w:r>
        <w:rPr>
          <w:rStyle w:val="CommentReference"/>
        </w:rPr>
        <w:annotationRef/>
      </w:r>
      <w:r>
        <w:t>If you are designing all of these resources to include in an appendix, for clarity, I'd just list the ones required for each module and then say which appendix it can be found in (rather than describing the key aspects here and then again when you show the supplementary resources)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B2E623" w15:done="0"/>
  <w15:commentEx w15:paraId="2FEC466F" w15:done="0"/>
  <w15:commentEx w15:paraId="15463D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C9505" w16cex:dateUtc="2023-06-20T20:13:00Z"/>
  <w16cex:commentExtensible w16cex:durableId="283C9535" w16cex:dateUtc="2023-06-20T20:14:00Z"/>
  <w16cex:commentExtensible w16cex:durableId="283D3775" w16cex:dateUtc="2023-06-21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B2E623" w16cid:durableId="283C9505"/>
  <w16cid:commentId w16cid:paraId="2FEC466F" w16cid:durableId="283C9535"/>
  <w16cid:commentId w16cid:paraId="15463D6A" w16cid:durableId="283D37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84728" w14:textId="77777777" w:rsidR="004D3005" w:rsidRDefault="004D3005" w:rsidP="005A3280">
      <w:r>
        <w:separator/>
      </w:r>
    </w:p>
  </w:endnote>
  <w:endnote w:type="continuationSeparator" w:id="0">
    <w:p w14:paraId="79E45BF1" w14:textId="77777777" w:rsidR="004D3005" w:rsidRDefault="004D3005" w:rsidP="005A3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9929389"/>
      <w:docPartObj>
        <w:docPartGallery w:val="Page Numbers (Bottom of Page)"/>
        <w:docPartUnique/>
      </w:docPartObj>
    </w:sdtPr>
    <w:sdtEndPr>
      <w:rPr>
        <w:noProof/>
      </w:rPr>
    </w:sdtEndPr>
    <w:sdtContent>
      <w:p w14:paraId="25274A54" w14:textId="51502B6E" w:rsidR="005A3280" w:rsidRDefault="005A32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92A8BC" w14:textId="77777777" w:rsidR="005A3280" w:rsidRDefault="005A32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2A0A9" w14:textId="77777777" w:rsidR="004D3005" w:rsidRDefault="004D3005" w:rsidP="005A3280">
      <w:r>
        <w:separator/>
      </w:r>
    </w:p>
  </w:footnote>
  <w:footnote w:type="continuationSeparator" w:id="0">
    <w:p w14:paraId="0CDF43DF" w14:textId="77777777" w:rsidR="004D3005" w:rsidRDefault="004D3005" w:rsidP="005A32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D11"/>
    <w:multiLevelType w:val="hybridMultilevel"/>
    <w:tmpl w:val="7C4615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D3806"/>
    <w:multiLevelType w:val="hybridMultilevel"/>
    <w:tmpl w:val="FF087A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B70BAC"/>
    <w:multiLevelType w:val="hybridMultilevel"/>
    <w:tmpl w:val="2EE44D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7B3BDB"/>
    <w:multiLevelType w:val="hybridMultilevel"/>
    <w:tmpl w:val="E9A272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E24468"/>
    <w:multiLevelType w:val="hybridMultilevel"/>
    <w:tmpl w:val="FCA86C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C8005D"/>
    <w:multiLevelType w:val="hybridMultilevel"/>
    <w:tmpl w:val="36E8E1B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92271F"/>
    <w:multiLevelType w:val="hybridMultilevel"/>
    <w:tmpl w:val="35405B5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D63C9A"/>
    <w:multiLevelType w:val="hybridMultilevel"/>
    <w:tmpl w:val="40DA50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3D2FC8"/>
    <w:multiLevelType w:val="hybridMultilevel"/>
    <w:tmpl w:val="8B140C5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801DCD"/>
    <w:multiLevelType w:val="hybridMultilevel"/>
    <w:tmpl w:val="0ACEBF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FB6EB5"/>
    <w:multiLevelType w:val="hybridMultilevel"/>
    <w:tmpl w:val="BEBCAB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FE5B7E"/>
    <w:multiLevelType w:val="hybridMultilevel"/>
    <w:tmpl w:val="5F20A7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2F0511"/>
    <w:multiLevelType w:val="hybridMultilevel"/>
    <w:tmpl w:val="1A6291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F4451F"/>
    <w:multiLevelType w:val="hybridMultilevel"/>
    <w:tmpl w:val="110692F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6478E2"/>
    <w:multiLevelType w:val="hybridMultilevel"/>
    <w:tmpl w:val="B2C4AD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8B19DE"/>
    <w:multiLevelType w:val="hybridMultilevel"/>
    <w:tmpl w:val="407680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1F5DFB"/>
    <w:multiLevelType w:val="hybridMultilevel"/>
    <w:tmpl w:val="4B043C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63A3C41"/>
    <w:multiLevelType w:val="hybridMultilevel"/>
    <w:tmpl w:val="7168FC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70778FC"/>
    <w:multiLevelType w:val="hybridMultilevel"/>
    <w:tmpl w:val="3F0AC1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2E349D"/>
    <w:multiLevelType w:val="hybridMultilevel"/>
    <w:tmpl w:val="359C15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B2A1431"/>
    <w:multiLevelType w:val="hybridMultilevel"/>
    <w:tmpl w:val="9C42016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D683609"/>
    <w:multiLevelType w:val="hybridMultilevel"/>
    <w:tmpl w:val="8E246F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DF26B0D"/>
    <w:multiLevelType w:val="hybridMultilevel"/>
    <w:tmpl w:val="4B4031D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F882114"/>
    <w:multiLevelType w:val="hybridMultilevel"/>
    <w:tmpl w:val="8A14BE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FE176B5"/>
    <w:multiLevelType w:val="hybridMultilevel"/>
    <w:tmpl w:val="9806A710"/>
    <w:lvl w:ilvl="0" w:tplc="6B529E1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34D5603"/>
    <w:multiLevelType w:val="hybridMultilevel"/>
    <w:tmpl w:val="D1E857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52A4096"/>
    <w:multiLevelType w:val="hybridMultilevel"/>
    <w:tmpl w:val="16BC9B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202AEC"/>
    <w:multiLevelType w:val="hybridMultilevel"/>
    <w:tmpl w:val="D1507C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6701629"/>
    <w:multiLevelType w:val="hybridMultilevel"/>
    <w:tmpl w:val="B3B6D7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6813B72"/>
    <w:multiLevelType w:val="hybridMultilevel"/>
    <w:tmpl w:val="B09008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8264F82"/>
    <w:multiLevelType w:val="hybridMultilevel"/>
    <w:tmpl w:val="D4A089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CC20CDC"/>
    <w:multiLevelType w:val="hybridMultilevel"/>
    <w:tmpl w:val="EFB6B0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3B94B8B"/>
    <w:multiLevelType w:val="hybridMultilevel"/>
    <w:tmpl w:val="CD582AB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4F23E89"/>
    <w:multiLevelType w:val="hybridMultilevel"/>
    <w:tmpl w:val="AE1294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7F6809"/>
    <w:multiLevelType w:val="hybridMultilevel"/>
    <w:tmpl w:val="F1E8D4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AF42791"/>
    <w:multiLevelType w:val="hybridMultilevel"/>
    <w:tmpl w:val="2BD88C90"/>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E4A30F2"/>
    <w:multiLevelType w:val="hybridMultilevel"/>
    <w:tmpl w:val="F1A257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E793A5A"/>
    <w:multiLevelType w:val="hybridMultilevel"/>
    <w:tmpl w:val="8D4AC6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F554263"/>
    <w:multiLevelType w:val="hybridMultilevel"/>
    <w:tmpl w:val="4092AE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4DE1120"/>
    <w:multiLevelType w:val="hybridMultilevel"/>
    <w:tmpl w:val="76DEB6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620598A"/>
    <w:multiLevelType w:val="hybridMultilevel"/>
    <w:tmpl w:val="A0EC238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7301CE4"/>
    <w:multiLevelType w:val="hybridMultilevel"/>
    <w:tmpl w:val="FA566C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7436120"/>
    <w:multiLevelType w:val="hybridMultilevel"/>
    <w:tmpl w:val="BFBAE7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C8A67E1"/>
    <w:multiLevelType w:val="hybridMultilevel"/>
    <w:tmpl w:val="EC2C0F6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D292C0C"/>
    <w:multiLevelType w:val="hybridMultilevel"/>
    <w:tmpl w:val="05C468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101222D"/>
    <w:multiLevelType w:val="hybridMultilevel"/>
    <w:tmpl w:val="BFBAE2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3C1373C"/>
    <w:multiLevelType w:val="hybridMultilevel"/>
    <w:tmpl w:val="7A3AA9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8B8378E"/>
    <w:multiLevelType w:val="hybridMultilevel"/>
    <w:tmpl w:val="02F020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B6A1B61"/>
    <w:multiLevelType w:val="hybridMultilevel"/>
    <w:tmpl w:val="2F206CE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F362B12"/>
    <w:multiLevelType w:val="hybridMultilevel"/>
    <w:tmpl w:val="F53A4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3ED25C6"/>
    <w:multiLevelType w:val="hybridMultilevel"/>
    <w:tmpl w:val="AA588A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4426359"/>
    <w:multiLevelType w:val="hybridMultilevel"/>
    <w:tmpl w:val="32E2716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64C02AC"/>
    <w:multiLevelType w:val="hybridMultilevel"/>
    <w:tmpl w:val="7B8C42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71773F8"/>
    <w:multiLevelType w:val="hybridMultilevel"/>
    <w:tmpl w:val="6714C0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7862DFD"/>
    <w:multiLevelType w:val="hybridMultilevel"/>
    <w:tmpl w:val="EFCE65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8EC3C95"/>
    <w:multiLevelType w:val="hybridMultilevel"/>
    <w:tmpl w:val="C3C02A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A15456C"/>
    <w:multiLevelType w:val="hybridMultilevel"/>
    <w:tmpl w:val="F09883E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A723A00"/>
    <w:multiLevelType w:val="hybridMultilevel"/>
    <w:tmpl w:val="B38CB4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AF43CDA"/>
    <w:multiLevelType w:val="hybridMultilevel"/>
    <w:tmpl w:val="8D5A2F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BF11D67"/>
    <w:multiLevelType w:val="hybridMultilevel"/>
    <w:tmpl w:val="6DF030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0464486">
    <w:abstractNumId w:val="45"/>
  </w:num>
  <w:num w:numId="2" w16cid:durableId="1464613325">
    <w:abstractNumId w:val="18"/>
  </w:num>
  <w:num w:numId="3" w16cid:durableId="2015765191">
    <w:abstractNumId w:val="48"/>
  </w:num>
  <w:num w:numId="4" w16cid:durableId="432438597">
    <w:abstractNumId w:val="35"/>
  </w:num>
  <w:num w:numId="5" w16cid:durableId="1120218956">
    <w:abstractNumId w:val="24"/>
  </w:num>
  <w:num w:numId="6" w16cid:durableId="549414900">
    <w:abstractNumId w:val="41"/>
  </w:num>
  <w:num w:numId="7" w16cid:durableId="758714225">
    <w:abstractNumId w:val="12"/>
  </w:num>
  <w:num w:numId="8" w16cid:durableId="1585264380">
    <w:abstractNumId w:val="23"/>
  </w:num>
  <w:num w:numId="9" w16cid:durableId="926495143">
    <w:abstractNumId w:val="0"/>
  </w:num>
  <w:num w:numId="10" w16cid:durableId="1229805160">
    <w:abstractNumId w:val="9"/>
  </w:num>
  <w:num w:numId="11" w16cid:durableId="853225532">
    <w:abstractNumId w:val="28"/>
  </w:num>
  <w:num w:numId="12" w16cid:durableId="1762097049">
    <w:abstractNumId w:val="47"/>
  </w:num>
  <w:num w:numId="13" w16cid:durableId="32779608">
    <w:abstractNumId w:val="29"/>
  </w:num>
  <w:num w:numId="14" w16cid:durableId="14773323">
    <w:abstractNumId w:val="39"/>
  </w:num>
  <w:num w:numId="15" w16cid:durableId="823592915">
    <w:abstractNumId w:val="37"/>
  </w:num>
  <w:num w:numId="16" w16cid:durableId="1549026000">
    <w:abstractNumId w:val="42"/>
  </w:num>
  <w:num w:numId="17" w16cid:durableId="1290864059">
    <w:abstractNumId w:val="1"/>
  </w:num>
  <w:num w:numId="18" w16cid:durableId="1194226134">
    <w:abstractNumId w:val="57"/>
  </w:num>
  <w:num w:numId="19" w16cid:durableId="1360931597">
    <w:abstractNumId w:val="34"/>
  </w:num>
  <w:num w:numId="20" w16cid:durableId="869147079">
    <w:abstractNumId w:val="2"/>
  </w:num>
  <w:num w:numId="21" w16cid:durableId="1244756361">
    <w:abstractNumId w:val="31"/>
  </w:num>
  <w:num w:numId="22" w16cid:durableId="1627077129">
    <w:abstractNumId w:val="17"/>
  </w:num>
  <w:num w:numId="23" w16cid:durableId="1217814579">
    <w:abstractNumId w:val="40"/>
  </w:num>
  <w:num w:numId="24" w16cid:durableId="403458131">
    <w:abstractNumId w:val="36"/>
  </w:num>
  <w:num w:numId="25" w16cid:durableId="678043762">
    <w:abstractNumId w:val="55"/>
  </w:num>
  <w:num w:numId="26" w16cid:durableId="1042830770">
    <w:abstractNumId w:val="44"/>
  </w:num>
  <w:num w:numId="27" w16cid:durableId="1835337147">
    <w:abstractNumId w:val="53"/>
  </w:num>
  <w:num w:numId="28" w16cid:durableId="972447129">
    <w:abstractNumId w:val="4"/>
  </w:num>
  <w:num w:numId="29" w16cid:durableId="1800996251">
    <w:abstractNumId w:val="25"/>
  </w:num>
  <w:num w:numId="30" w16cid:durableId="1557476035">
    <w:abstractNumId w:val="15"/>
  </w:num>
  <w:num w:numId="31" w16cid:durableId="432672592">
    <w:abstractNumId w:val="13"/>
  </w:num>
  <w:num w:numId="32" w16cid:durableId="162550686">
    <w:abstractNumId w:val="7"/>
  </w:num>
  <w:num w:numId="33" w16cid:durableId="944000982">
    <w:abstractNumId w:val="56"/>
  </w:num>
  <w:num w:numId="34" w16cid:durableId="36400043">
    <w:abstractNumId w:val="32"/>
  </w:num>
  <w:num w:numId="35" w16cid:durableId="135418228">
    <w:abstractNumId w:val="6"/>
  </w:num>
  <w:num w:numId="36" w16cid:durableId="1443451370">
    <w:abstractNumId w:val="38"/>
  </w:num>
  <w:num w:numId="37" w16cid:durableId="2080470029">
    <w:abstractNumId w:val="51"/>
  </w:num>
  <w:num w:numId="38" w16cid:durableId="449739241">
    <w:abstractNumId w:val="26"/>
  </w:num>
  <w:num w:numId="39" w16cid:durableId="754981918">
    <w:abstractNumId w:val="46"/>
  </w:num>
  <w:num w:numId="40" w16cid:durableId="1189834075">
    <w:abstractNumId w:val="3"/>
  </w:num>
  <w:num w:numId="41" w16cid:durableId="864634985">
    <w:abstractNumId w:val="27"/>
  </w:num>
  <w:num w:numId="42" w16cid:durableId="2096169017">
    <w:abstractNumId w:val="21"/>
  </w:num>
  <w:num w:numId="43" w16cid:durableId="181748173">
    <w:abstractNumId w:val="10"/>
  </w:num>
  <w:num w:numId="44" w16cid:durableId="1728457076">
    <w:abstractNumId w:val="54"/>
  </w:num>
  <w:num w:numId="45" w16cid:durableId="230578908">
    <w:abstractNumId w:val="58"/>
  </w:num>
  <w:num w:numId="46" w16cid:durableId="649407845">
    <w:abstractNumId w:val="33"/>
  </w:num>
  <w:num w:numId="47" w16cid:durableId="1916088153">
    <w:abstractNumId w:val="8"/>
  </w:num>
  <w:num w:numId="48" w16cid:durableId="787890419">
    <w:abstractNumId w:val="43"/>
  </w:num>
  <w:num w:numId="49" w16cid:durableId="1301350764">
    <w:abstractNumId w:val="5"/>
  </w:num>
  <w:num w:numId="50" w16cid:durableId="230895291">
    <w:abstractNumId w:val="59"/>
  </w:num>
  <w:num w:numId="51" w16cid:durableId="2080400323">
    <w:abstractNumId w:val="52"/>
  </w:num>
  <w:num w:numId="52" w16cid:durableId="886141750">
    <w:abstractNumId w:val="20"/>
  </w:num>
  <w:num w:numId="53" w16cid:durableId="719792961">
    <w:abstractNumId w:val="16"/>
  </w:num>
  <w:num w:numId="54" w16cid:durableId="1409034126">
    <w:abstractNumId w:val="22"/>
  </w:num>
  <w:num w:numId="55" w16cid:durableId="559177007">
    <w:abstractNumId w:val="14"/>
  </w:num>
  <w:num w:numId="56" w16cid:durableId="331881334">
    <w:abstractNumId w:val="30"/>
  </w:num>
  <w:num w:numId="57" w16cid:durableId="1793788844">
    <w:abstractNumId w:val="49"/>
  </w:num>
  <w:num w:numId="58" w16cid:durableId="1280335345">
    <w:abstractNumId w:val="19"/>
  </w:num>
  <w:num w:numId="59" w16cid:durableId="2058123506">
    <w:abstractNumId w:val="11"/>
  </w:num>
  <w:num w:numId="60" w16cid:durableId="782304111">
    <w:abstractNumId w:val="50"/>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bigail Hills">
    <w15:presenceInfo w15:providerId="AD" w15:userId="S::Abigail.Hills@buckscc.gov.uk::c5204e78-c401-4359-b60d-89954fa978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38"/>
    <w:rsid w:val="00013315"/>
    <w:rsid w:val="00013D8C"/>
    <w:rsid w:val="00015C0D"/>
    <w:rsid w:val="0002025A"/>
    <w:rsid w:val="000238C1"/>
    <w:rsid w:val="00026B52"/>
    <w:rsid w:val="00061329"/>
    <w:rsid w:val="000632FB"/>
    <w:rsid w:val="000915E9"/>
    <w:rsid w:val="00092671"/>
    <w:rsid w:val="0009364A"/>
    <w:rsid w:val="000A3AFB"/>
    <w:rsid w:val="000A7284"/>
    <w:rsid w:val="000B1FC7"/>
    <w:rsid w:val="000B4322"/>
    <w:rsid w:val="000B5282"/>
    <w:rsid w:val="000C032C"/>
    <w:rsid w:val="000C0C00"/>
    <w:rsid w:val="000C0C47"/>
    <w:rsid w:val="000C6522"/>
    <w:rsid w:val="000C6D54"/>
    <w:rsid w:val="000C75FA"/>
    <w:rsid w:val="000C7CDF"/>
    <w:rsid w:val="000D3213"/>
    <w:rsid w:val="000D66A0"/>
    <w:rsid w:val="000E0435"/>
    <w:rsid w:val="000E37A7"/>
    <w:rsid w:val="000E7A5B"/>
    <w:rsid w:val="000F0C66"/>
    <w:rsid w:val="000F4084"/>
    <w:rsid w:val="000F48F9"/>
    <w:rsid w:val="0010125C"/>
    <w:rsid w:val="0010496B"/>
    <w:rsid w:val="001128BC"/>
    <w:rsid w:val="00114E41"/>
    <w:rsid w:val="001225D3"/>
    <w:rsid w:val="0012650D"/>
    <w:rsid w:val="00126774"/>
    <w:rsid w:val="001407C6"/>
    <w:rsid w:val="00144D20"/>
    <w:rsid w:val="001468DB"/>
    <w:rsid w:val="00152404"/>
    <w:rsid w:val="00156CD0"/>
    <w:rsid w:val="0016071C"/>
    <w:rsid w:val="00163AF7"/>
    <w:rsid w:val="00170E04"/>
    <w:rsid w:val="00192748"/>
    <w:rsid w:val="00195011"/>
    <w:rsid w:val="0019593A"/>
    <w:rsid w:val="00196130"/>
    <w:rsid w:val="001B4A1F"/>
    <w:rsid w:val="001B7A23"/>
    <w:rsid w:val="001C42D6"/>
    <w:rsid w:val="001C56BB"/>
    <w:rsid w:val="001C7343"/>
    <w:rsid w:val="001C7653"/>
    <w:rsid w:val="001E26EC"/>
    <w:rsid w:val="001F4041"/>
    <w:rsid w:val="00211E46"/>
    <w:rsid w:val="002158E5"/>
    <w:rsid w:val="00226893"/>
    <w:rsid w:val="00226A74"/>
    <w:rsid w:val="0023000F"/>
    <w:rsid w:val="00240EB6"/>
    <w:rsid w:val="00240EE4"/>
    <w:rsid w:val="00245D11"/>
    <w:rsid w:val="00246142"/>
    <w:rsid w:val="0024736F"/>
    <w:rsid w:val="00251B4F"/>
    <w:rsid w:val="00254245"/>
    <w:rsid w:val="00261F1A"/>
    <w:rsid w:val="00265276"/>
    <w:rsid w:val="002659D0"/>
    <w:rsid w:val="00272D3F"/>
    <w:rsid w:val="00276C1E"/>
    <w:rsid w:val="002900BB"/>
    <w:rsid w:val="00296EB1"/>
    <w:rsid w:val="002A22AA"/>
    <w:rsid w:val="002A4AB9"/>
    <w:rsid w:val="002B264F"/>
    <w:rsid w:val="002B6379"/>
    <w:rsid w:val="002C40E2"/>
    <w:rsid w:val="002C635E"/>
    <w:rsid w:val="002C684D"/>
    <w:rsid w:val="002D2F0F"/>
    <w:rsid w:val="002E0F2B"/>
    <w:rsid w:val="002E2763"/>
    <w:rsid w:val="002E3AB1"/>
    <w:rsid w:val="002E40AD"/>
    <w:rsid w:val="002E720C"/>
    <w:rsid w:val="002E77A6"/>
    <w:rsid w:val="002F0228"/>
    <w:rsid w:val="002F0543"/>
    <w:rsid w:val="003020A5"/>
    <w:rsid w:val="0030250A"/>
    <w:rsid w:val="00320776"/>
    <w:rsid w:val="00326397"/>
    <w:rsid w:val="00330E29"/>
    <w:rsid w:val="003554EB"/>
    <w:rsid w:val="00363D8F"/>
    <w:rsid w:val="00371845"/>
    <w:rsid w:val="00380BAA"/>
    <w:rsid w:val="003827FB"/>
    <w:rsid w:val="00383E50"/>
    <w:rsid w:val="00384095"/>
    <w:rsid w:val="00384417"/>
    <w:rsid w:val="00384BF2"/>
    <w:rsid w:val="0038758D"/>
    <w:rsid w:val="00390C76"/>
    <w:rsid w:val="003B0350"/>
    <w:rsid w:val="003C6AC9"/>
    <w:rsid w:val="003C6F21"/>
    <w:rsid w:val="003D10E1"/>
    <w:rsid w:val="003E47C8"/>
    <w:rsid w:val="003E731C"/>
    <w:rsid w:val="00402C38"/>
    <w:rsid w:val="00407A5C"/>
    <w:rsid w:val="0041269E"/>
    <w:rsid w:val="004144DF"/>
    <w:rsid w:val="004244DB"/>
    <w:rsid w:val="0043794D"/>
    <w:rsid w:val="0044186B"/>
    <w:rsid w:val="004516BB"/>
    <w:rsid w:val="00453285"/>
    <w:rsid w:val="004533C3"/>
    <w:rsid w:val="00455A88"/>
    <w:rsid w:val="00456D63"/>
    <w:rsid w:val="00461F36"/>
    <w:rsid w:val="00475166"/>
    <w:rsid w:val="0047650F"/>
    <w:rsid w:val="0048070E"/>
    <w:rsid w:val="0048294E"/>
    <w:rsid w:val="004830D2"/>
    <w:rsid w:val="00484047"/>
    <w:rsid w:val="00487F45"/>
    <w:rsid w:val="004977A3"/>
    <w:rsid w:val="004B3279"/>
    <w:rsid w:val="004B3BB8"/>
    <w:rsid w:val="004B677F"/>
    <w:rsid w:val="004C04E2"/>
    <w:rsid w:val="004C0744"/>
    <w:rsid w:val="004C4B64"/>
    <w:rsid w:val="004C5D81"/>
    <w:rsid w:val="004D3005"/>
    <w:rsid w:val="004F2617"/>
    <w:rsid w:val="004F51E6"/>
    <w:rsid w:val="00510FB6"/>
    <w:rsid w:val="0051559D"/>
    <w:rsid w:val="005212F3"/>
    <w:rsid w:val="00527946"/>
    <w:rsid w:val="00535E17"/>
    <w:rsid w:val="005527EC"/>
    <w:rsid w:val="00560816"/>
    <w:rsid w:val="00561888"/>
    <w:rsid w:val="0056657A"/>
    <w:rsid w:val="00574210"/>
    <w:rsid w:val="00583FB9"/>
    <w:rsid w:val="00595B3E"/>
    <w:rsid w:val="00597F74"/>
    <w:rsid w:val="005A3280"/>
    <w:rsid w:val="005C05B3"/>
    <w:rsid w:val="005C23F7"/>
    <w:rsid w:val="005C2FD9"/>
    <w:rsid w:val="005D060E"/>
    <w:rsid w:val="005D778C"/>
    <w:rsid w:val="005E70FA"/>
    <w:rsid w:val="00600810"/>
    <w:rsid w:val="00606CFD"/>
    <w:rsid w:val="00607BCF"/>
    <w:rsid w:val="006128EC"/>
    <w:rsid w:val="006129C4"/>
    <w:rsid w:val="00642514"/>
    <w:rsid w:val="00656E70"/>
    <w:rsid w:val="00673F2F"/>
    <w:rsid w:val="0067565E"/>
    <w:rsid w:val="00676FC5"/>
    <w:rsid w:val="006775AF"/>
    <w:rsid w:val="00680091"/>
    <w:rsid w:val="00691A3F"/>
    <w:rsid w:val="006943F4"/>
    <w:rsid w:val="00696FC9"/>
    <w:rsid w:val="006A08D8"/>
    <w:rsid w:val="006A140C"/>
    <w:rsid w:val="006A3625"/>
    <w:rsid w:val="006A6C32"/>
    <w:rsid w:val="006A6DF2"/>
    <w:rsid w:val="006A7546"/>
    <w:rsid w:val="006B66CB"/>
    <w:rsid w:val="006D16DB"/>
    <w:rsid w:val="006D30A5"/>
    <w:rsid w:val="006F03DB"/>
    <w:rsid w:val="006F34D8"/>
    <w:rsid w:val="006F583D"/>
    <w:rsid w:val="006F676D"/>
    <w:rsid w:val="006F7A1F"/>
    <w:rsid w:val="00702BD6"/>
    <w:rsid w:val="007049DE"/>
    <w:rsid w:val="00715E5A"/>
    <w:rsid w:val="007264C1"/>
    <w:rsid w:val="00730DF5"/>
    <w:rsid w:val="00731604"/>
    <w:rsid w:val="0073204E"/>
    <w:rsid w:val="007368A3"/>
    <w:rsid w:val="00745D9F"/>
    <w:rsid w:val="00750022"/>
    <w:rsid w:val="007511E3"/>
    <w:rsid w:val="007556B6"/>
    <w:rsid w:val="00780187"/>
    <w:rsid w:val="00780243"/>
    <w:rsid w:val="0078425C"/>
    <w:rsid w:val="007A057D"/>
    <w:rsid w:val="007A24D7"/>
    <w:rsid w:val="007A4C5A"/>
    <w:rsid w:val="007B0C05"/>
    <w:rsid w:val="007B511C"/>
    <w:rsid w:val="007B55F8"/>
    <w:rsid w:val="007C58C7"/>
    <w:rsid w:val="007D7AC9"/>
    <w:rsid w:val="007D7C17"/>
    <w:rsid w:val="007E0335"/>
    <w:rsid w:val="007E3EF4"/>
    <w:rsid w:val="007E50EA"/>
    <w:rsid w:val="0080080B"/>
    <w:rsid w:val="008019B8"/>
    <w:rsid w:val="00801BA1"/>
    <w:rsid w:val="008023A3"/>
    <w:rsid w:val="008071B2"/>
    <w:rsid w:val="008155E4"/>
    <w:rsid w:val="00827346"/>
    <w:rsid w:val="0082763E"/>
    <w:rsid w:val="00836B02"/>
    <w:rsid w:val="008376D0"/>
    <w:rsid w:val="008503E3"/>
    <w:rsid w:val="0085499F"/>
    <w:rsid w:val="00861169"/>
    <w:rsid w:val="0087067B"/>
    <w:rsid w:val="00871FA4"/>
    <w:rsid w:val="008743B9"/>
    <w:rsid w:val="008816BA"/>
    <w:rsid w:val="00881968"/>
    <w:rsid w:val="00886CA9"/>
    <w:rsid w:val="008935AC"/>
    <w:rsid w:val="008A31DA"/>
    <w:rsid w:val="008B66A3"/>
    <w:rsid w:val="008E008A"/>
    <w:rsid w:val="008E38EB"/>
    <w:rsid w:val="008E4456"/>
    <w:rsid w:val="008F130C"/>
    <w:rsid w:val="008F7826"/>
    <w:rsid w:val="00904E2F"/>
    <w:rsid w:val="00910AAB"/>
    <w:rsid w:val="00920CDA"/>
    <w:rsid w:val="00921C2B"/>
    <w:rsid w:val="00924A0B"/>
    <w:rsid w:val="00927779"/>
    <w:rsid w:val="00927D38"/>
    <w:rsid w:val="009310E2"/>
    <w:rsid w:val="00940DD8"/>
    <w:rsid w:val="00945DBC"/>
    <w:rsid w:val="009477B4"/>
    <w:rsid w:val="009558DA"/>
    <w:rsid w:val="00955AB2"/>
    <w:rsid w:val="00956282"/>
    <w:rsid w:val="00960517"/>
    <w:rsid w:val="009621BD"/>
    <w:rsid w:val="00962A22"/>
    <w:rsid w:val="00963C09"/>
    <w:rsid w:val="00966754"/>
    <w:rsid w:val="00977492"/>
    <w:rsid w:val="00987362"/>
    <w:rsid w:val="0099434E"/>
    <w:rsid w:val="00996889"/>
    <w:rsid w:val="009A0705"/>
    <w:rsid w:val="009B1835"/>
    <w:rsid w:val="009C65EA"/>
    <w:rsid w:val="009D6628"/>
    <w:rsid w:val="009D78B8"/>
    <w:rsid w:val="009E444F"/>
    <w:rsid w:val="009F13F7"/>
    <w:rsid w:val="009F4A9D"/>
    <w:rsid w:val="00A04C02"/>
    <w:rsid w:val="00A155A7"/>
    <w:rsid w:val="00A333A6"/>
    <w:rsid w:val="00A376E2"/>
    <w:rsid w:val="00A37E6B"/>
    <w:rsid w:val="00A44A2C"/>
    <w:rsid w:val="00A45793"/>
    <w:rsid w:val="00A50D1D"/>
    <w:rsid w:val="00A52195"/>
    <w:rsid w:val="00A5305F"/>
    <w:rsid w:val="00A533CA"/>
    <w:rsid w:val="00A57E6F"/>
    <w:rsid w:val="00A62335"/>
    <w:rsid w:val="00A667D8"/>
    <w:rsid w:val="00A704E4"/>
    <w:rsid w:val="00A74154"/>
    <w:rsid w:val="00A870DC"/>
    <w:rsid w:val="00AA2386"/>
    <w:rsid w:val="00AB1650"/>
    <w:rsid w:val="00AB30DC"/>
    <w:rsid w:val="00AD235C"/>
    <w:rsid w:val="00AD2D9A"/>
    <w:rsid w:val="00AE208E"/>
    <w:rsid w:val="00AE4A07"/>
    <w:rsid w:val="00AE63B4"/>
    <w:rsid w:val="00AE7571"/>
    <w:rsid w:val="00AF0554"/>
    <w:rsid w:val="00B004E3"/>
    <w:rsid w:val="00B062E1"/>
    <w:rsid w:val="00B1062A"/>
    <w:rsid w:val="00B10807"/>
    <w:rsid w:val="00B131BF"/>
    <w:rsid w:val="00B17284"/>
    <w:rsid w:val="00B3061E"/>
    <w:rsid w:val="00B5517C"/>
    <w:rsid w:val="00B62AA0"/>
    <w:rsid w:val="00B65EB1"/>
    <w:rsid w:val="00B71AA7"/>
    <w:rsid w:val="00B73CB1"/>
    <w:rsid w:val="00B9417B"/>
    <w:rsid w:val="00B96FA8"/>
    <w:rsid w:val="00BA3017"/>
    <w:rsid w:val="00BA3F1C"/>
    <w:rsid w:val="00BB1259"/>
    <w:rsid w:val="00BB3CD9"/>
    <w:rsid w:val="00BB5D13"/>
    <w:rsid w:val="00BC0613"/>
    <w:rsid w:val="00BC1BBE"/>
    <w:rsid w:val="00BC49FC"/>
    <w:rsid w:val="00BC4ACB"/>
    <w:rsid w:val="00BD384E"/>
    <w:rsid w:val="00BD7CAE"/>
    <w:rsid w:val="00BD7FF1"/>
    <w:rsid w:val="00BE0598"/>
    <w:rsid w:val="00BE08DF"/>
    <w:rsid w:val="00BE1A73"/>
    <w:rsid w:val="00BF030E"/>
    <w:rsid w:val="00C148FE"/>
    <w:rsid w:val="00C2126A"/>
    <w:rsid w:val="00C265E2"/>
    <w:rsid w:val="00C30EDA"/>
    <w:rsid w:val="00C40A95"/>
    <w:rsid w:val="00C6128F"/>
    <w:rsid w:val="00C64972"/>
    <w:rsid w:val="00C65F04"/>
    <w:rsid w:val="00C71AF4"/>
    <w:rsid w:val="00C72CDA"/>
    <w:rsid w:val="00C80C18"/>
    <w:rsid w:val="00C8527D"/>
    <w:rsid w:val="00C961C9"/>
    <w:rsid w:val="00CA02B1"/>
    <w:rsid w:val="00CA2D37"/>
    <w:rsid w:val="00CB10A2"/>
    <w:rsid w:val="00CB2688"/>
    <w:rsid w:val="00CB353E"/>
    <w:rsid w:val="00CB4A8A"/>
    <w:rsid w:val="00CB4E25"/>
    <w:rsid w:val="00CB6462"/>
    <w:rsid w:val="00CC376F"/>
    <w:rsid w:val="00CC5CAC"/>
    <w:rsid w:val="00CC7C23"/>
    <w:rsid w:val="00CD2D21"/>
    <w:rsid w:val="00CD2FE0"/>
    <w:rsid w:val="00CD392C"/>
    <w:rsid w:val="00CD400A"/>
    <w:rsid w:val="00CD42C8"/>
    <w:rsid w:val="00CD7287"/>
    <w:rsid w:val="00CD7E69"/>
    <w:rsid w:val="00CE37B1"/>
    <w:rsid w:val="00CE70FD"/>
    <w:rsid w:val="00CF1F7C"/>
    <w:rsid w:val="00CF248B"/>
    <w:rsid w:val="00CF3CB1"/>
    <w:rsid w:val="00CF6DB3"/>
    <w:rsid w:val="00D1360E"/>
    <w:rsid w:val="00D151AC"/>
    <w:rsid w:val="00D24A88"/>
    <w:rsid w:val="00D24BC3"/>
    <w:rsid w:val="00D26C7F"/>
    <w:rsid w:val="00D27046"/>
    <w:rsid w:val="00D277A6"/>
    <w:rsid w:val="00D33195"/>
    <w:rsid w:val="00D369AD"/>
    <w:rsid w:val="00D41ABF"/>
    <w:rsid w:val="00D456FD"/>
    <w:rsid w:val="00D464B2"/>
    <w:rsid w:val="00D47A52"/>
    <w:rsid w:val="00D51521"/>
    <w:rsid w:val="00D57E03"/>
    <w:rsid w:val="00D60AA6"/>
    <w:rsid w:val="00D633E5"/>
    <w:rsid w:val="00D663C8"/>
    <w:rsid w:val="00D70495"/>
    <w:rsid w:val="00D72829"/>
    <w:rsid w:val="00D74964"/>
    <w:rsid w:val="00D9283F"/>
    <w:rsid w:val="00D96C4B"/>
    <w:rsid w:val="00D9770A"/>
    <w:rsid w:val="00D97B1D"/>
    <w:rsid w:val="00DA1F96"/>
    <w:rsid w:val="00DA2A23"/>
    <w:rsid w:val="00DA3AA2"/>
    <w:rsid w:val="00DB234B"/>
    <w:rsid w:val="00DC601C"/>
    <w:rsid w:val="00DC62DF"/>
    <w:rsid w:val="00DD0517"/>
    <w:rsid w:val="00DD1DB3"/>
    <w:rsid w:val="00DD69C1"/>
    <w:rsid w:val="00DE3706"/>
    <w:rsid w:val="00DF35F2"/>
    <w:rsid w:val="00DF6F9A"/>
    <w:rsid w:val="00E01640"/>
    <w:rsid w:val="00E11C54"/>
    <w:rsid w:val="00E1706B"/>
    <w:rsid w:val="00E2732B"/>
    <w:rsid w:val="00E32BE6"/>
    <w:rsid w:val="00E32F9D"/>
    <w:rsid w:val="00E347F8"/>
    <w:rsid w:val="00E36B5B"/>
    <w:rsid w:val="00E41B66"/>
    <w:rsid w:val="00E45E1B"/>
    <w:rsid w:val="00E478F4"/>
    <w:rsid w:val="00E51526"/>
    <w:rsid w:val="00E53647"/>
    <w:rsid w:val="00E57164"/>
    <w:rsid w:val="00E630FD"/>
    <w:rsid w:val="00E8678F"/>
    <w:rsid w:val="00E9770C"/>
    <w:rsid w:val="00EA05F6"/>
    <w:rsid w:val="00EA6435"/>
    <w:rsid w:val="00EA740D"/>
    <w:rsid w:val="00EB3285"/>
    <w:rsid w:val="00EB70B2"/>
    <w:rsid w:val="00EC4374"/>
    <w:rsid w:val="00EC6412"/>
    <w:rsid w:val="00EC7D8F"/>
    <w:rsid w:val="00ED3B7E"/>
    <w:rsid w:val="00ED5E5B"/>
    <w:rsid w:val="00EE153E"/>
    <w:rsid w:val="00EE47FA"/>
    <w:rsid w:val="00EF08B4"/>
    <w:rsid w:val="00EF25BC"/>
    <w:rsid w:val="00F00CBB"/>
    <w:rsid w:val="00F11F7D"/>
    <w:rsid w:val="00F16FF0"/>
    <w:rsid w:val="00F23ADD"/>
    <w:rsid w:val="00F26236"/>
    <w:rsid w:val="00F30346"/>
    <w:rsid w:val="00F37144"/>
    <w:rsid w:val="00F4430E"/>
    <w:rsid w:val="00F45E2D"/>
    <w:rsid w:val="00F6267B"/>
    <w:rsid w:val="00F65444"/>
    <w:rsid w:val="00F71FFF"/>
    <w:rsid w:val="00F920F9"/>
    <w:rsid w:val="00F92B09"/>
    <w:rsid w:val="00F95F2E"/>
    <w:rsid w:val="00FB03BC"/>
    <w:rsid w:val="00FB3620"/>
    <w:rsid w:val="00FB3A08"/>
    <w:rsid w:val="00FB49FD"/>
    <w:rsid w:val="00FB68FD"/>
    <w:rsid w:val="00FC0F33"/>
    <w:rsid w:val="00FC426D"/>
    <w:rsid w:val="00FC4E4E"/>
    <w:rsid w:val="00FD246D"/>
    <w:rsid w:val="00FD710B"/>
    <w:rsid w:val="00FE34B6"/>
    <w:rsid w:val="00FE4B7A"/>
    <w:rsid w:val="00FF6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945EF"/>
  <w15:chartTrackingRefBased/>
  <w15:docId w15:val="{5780327F-1BAF-4C9F-ABF0-CE84C3975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FD246D"/>
    <w:pPr>
      <w:keepNext/>
      <w:keepLines/>
      <w:spacing w:before="240"/>
      <w:outlineLvl w:val="0"/>
    </w:pPr>
    <w:rPr>
      <w:rFonts w:eastAsiaTheme="majorEastAsia" w:cstheme="majorBidi"/>
      <w:b/>
      <w:i/>
      <w:sz w:val="28"/>
      <w:szCs w:val="32"/>
    </w:rPr>
  </w:style>
  <w:style w:type="paragraph" w:styleId="Heading2">
    <w:name w:val="heading 2"/>
    <w:basedOn w:val="Normal"/>
    <w:next w:val="Normal"/>
    <w:link w:val="Heading2Char"/>
    <w:uiPriority w:val="9"/>
    <w:unhideWhenUsed/>
    <w:qFormat/>
    <w:rsid w:val="00FD246D"/>
    <w:pPr>
      <w:keepNext/>
      <w:keepLines/>
      <w:spacing w:before="40"/>
      <w:outlineLvl w:val="1"/>
    </w:pPr>
    <w:rPr>
      <w:rFonts w:ascii="Calibri" w:eastAsiaTheme="majorEastAsia" w:hAnsi="Calibri" w:cstheme="majorBidi"/>
      <w:i/>
      <w:color w:val="000000" w:themeColor="text1"/>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FD246D"/>
    <w:rPr>
      <w:rFonts w:eastAsiaTheme="majorEastAsia" w:cstheme="majorBidi"/>
      <w:b/>
      <w:i/>
      <w:sz w:val="28"/>
      <w:szCs w:val="32"/>
    </w:rPr>
  </w:style>
  <w:style w:type="character" w:customStyle="1" w:styleId="Heading2Char">
    <w:name w:val="Heading 2 Char"/>
    <w:basedOn w:val="DefaultParagraphFont"/>
    <w:link w:val="Heading2"/>
    <w:uiPriority w:val="9"/>
    <w:rsid w:val="00FD246D"/>
    <w:rPr>
      <w:rFonts w:ascii="Calibri" w:eastAsiaTheme="majorEastAsia" w:hAnsi="Calibri" w:cstheme="majorBidi"/>
      <w:i/>
      <w:color w:val="000000" w:themeColor="text1"/>
      <w:sz w:val="24"/>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927D38"/>
    <w:pPr>
      <w:ind w:left="720"/>
      <w:contextualSpacing/>
    </w:pPr>
  </w:style>
  <w:style w:type="paragraph" w:styleId="Header">
    <w:name w:val="header"/>
    <w:basedOn w:val="Normal"/>
    <w:link w:val="HeaderChar"/>
    <w:uiPriority w:val="99"/>
    <w:unhideWhenUsed/>
    <w:rsid w:val="005A3280"/>
    <w:pPr>
      <w:tabs>
        <w:tab w:val="center" w:pos="4513"/>
        <w:tab w:val="right" w:pos="9026"/>
      </w:tabs>
    </w:pPr>
  </w:style>
  <w:style w:type="character" w:customStyle="1" w:styleId="HeaderChar">
    <w:name w:val="Header Char"/>
    <w:basedOn w:val="DefaultParagraphFont"/>
    <w:link w:val="Header"/>
    <w:uiPriority w:val="99"/>
    <w:rsid w:val="005A3280"/>
    <w:rPr>
      <w:sz w:val="24"/>
    </w:rPr>
  </w:style>
  <w:style w:type="paragraph" w:styleId="Footer">
    <w:name w:val="footer"/>
    <w:basedOn w:val="Normal"/>
    <w:link w:val="FooterChar"/>
    <w:uiPriority w:val="99"/>
    <w:unhideWhenUsed/>
    <w:rsid w:val="005A3280"/>
    <w:pPr>
      <w:tabs>
        <w:tab w:val="center" w:pos="4513"/>
        <w:tab w:val="right" w:pos="9026"/>
      </w:tabs>
    </w:pPr>
  </w:style>
  <w:style w:type="character" w:customStyle="1" w:styleId="FooterChar">
    <w:name w:val="Footer Char"/>
    <w:basedOn w:val="DefaultParagraphFont"/>
    <w:link w:val="Footer"/>
    <w:uiPriority w:val="99"/>
    <w:rsid w:val="005A3280"/>
    <w:rPr>
      <w:sz w:val="24"/>
    </w:rPr>
  </w:style>
  <w:style w:type="character" w:styleId="CommentReference">
    <w:name w:val="annotation reference"/>
    <w:basedOn w:val="DefaultParagraphFont"/>
    <w:uiPriority w:val="99"/>
    <w:semiHidden/>
    <w:unhideWhenUsed/>
    <w:rsid w:val="00D96C4B"/>
    <w:rPr>
      <w:sz w:val="16"/>
      <w:szCs w:val="16"/>
    </w:rPr>
  </w:style>
  <w:style w:type="paragraph" w:styleId="CommentText">
    <w:name w:val="annotation text"/>
    <w:basedOn w:val="Normal"/>
    <w:link w:val="CommentTextChar"/>
    <w:uiPriority w:val="99"/>
    <w:unhideWhenUsed/>
    <w:rsid w:val="00D96C4B"/>
    <w:rPr>
      <w:sz w:val="20"/>
      <w:szCs w:val="20"/>
    </w:rPr>
  </w:style>
  <w:style w:type="character" w:customStyle="1" w:styleId="CommentTextChar">
    <w:name w:val="Comment Text Char"/>
    <w:basedOn w:val="DefaultParagraphFont"/>
    <w:link w:val="CommentText"/>
    <w:uiPriority w:val="99"/>
    <w:rsid w:val="00D96C4B"/>
    <w:rPr>
      <w:sz w:val="20"/>
      <w:szCs w:val="20"/>
    </w:rPr>
  </w:style>
  <w:style w:type="paragraph" w:styleId="CommentSubject">
    <w:name w:val="annotation subject"/>
    <w:basedOn w:val="CommentText"/>
    <w:next w:val="CommentText"/>
    <w:link w:val="CommentSubjectChar"/>
    <w:uiPriority w:val="99"/>
    <w:semiHidden/>
    <w:unhideWhenUsed/>
    <w:rsid w:val="00D96C4B"/>
    <w:rPr>
      <w:b/>
      <w:bCs/>
    </w:rPr>
  </w:style>
  <w:style w:type="character" w:customStyle="1" w:styleId="CommentSubjectChar">
    <w:name w:val="Comment Subject Char"/>
    <w:basedOn w:val="CommentTextChar"/>
    <w:link w:val="CommentSubject"/>
    <w:uiPriority w:val="99"/>
    <w:semiHidden/>
    <w:rsid w:val="00D96C4B"/>
    <w:rPr>
      <w:b/>
      <w:bCs/>
      <w:sz w:val="20"/>
      <w:szCs w:val="20"/>
    </w:rPr>
  </w:style>
  <w:style w:type="paragraph" w:styleId="Revision">
    <w:name w:val="Revision"/>
    <w:hidden/>
    <w:uiPriority w:val="99"/>
    <w:semiHidden/>
    <w:rsid w:val="001225D3"/>
    <w:rPr>
      <w:sz w:val="24"/>
    </w:rPr>
  </w:style>
  <w:style w:type="paragraph" w:styleId="TOCHeading">
    <w:name w:val="TOC Heading"/>
    <w:basedOn w:val="Heading1"/>
    <w:next w:val="Normal"/>
    <w:uiPriority w:val="39"/>
    <w:unhideWhenUsed/>
    <w:qFormat/>
    <w:rsid w:val="00DF6F9A"/>
    <w:pPr>
      <w:spacing w:line="259" w:lineRule="auto"/>
      <w:outlineLvl w:val="9"/>
    </w:pPr>
    <w:rPr>
      <w:rFonts w:asciiTheme="majorHAnsi" w:hAnsiTheme="majorHAnsi"/>
      <w:lang w:eastAsia="en-GB"/>
    </w:rPr>
  </w:style>
  <w:style w:type="paragraph" w:styleId="TOC1">
    <w:name w:val="toc 1"/>
    <w:basedOn w:val="Normal"/>
    <w:next w:val="Normal"/>
    <w:autoRedefine/>
    <w:uiPriority w:val="39"/>
    <w:unhideWhenUsed/>
    <w:rsid w:val="00DF6F9A"/>
    <w:pPr>
      <w:spacing w:after="100"/>
    </w:pPr>
  </w:style>
  <w:style w:type="paragraph" w:styleId="TOC2">
    <w:name w:val="toc 2"/>
    <w:basedOn w:val="Normal"/>
    <w:next w:val="Normal"/>
    <w:autoRedefine/>
    <w:uiPriority w:val="39"/>
    <w:unhideWhenUsed/>
    <w:rsid w:val="00DF6F9A"/>
    <w:pPr>
      <w:spacing w:after="100"/>
      <w:ind w:left="240"/>
    </w:pPr>
  </w:style>
  <w:style w:type="paragraph" w:styleId="TOC3">
    <w:name w:val="toc 3"/>
    <w:basedOn w:val="Normal"/>
    <w:next w:val="Normal"/>
    <w:autoRedefine/>
    <w:uiPriority w:val="39"/>
    <w:unhideWhenUsed/>
    <w:rsid w:val="00DF6F9A"/>
    <w:pPr>
      <w:spacing w:after="100"/>
      <w:ind w:left="480"/>
    </w:pPr>
  </w:style>
  <w:style w:type="paragraph" w:styleId="TOC4">
    <w:name w:val="toc 4"/>
    <w:basedOn w:val="Normal"/>
    <w:next w:val="Normal"/>
    <w:autoRedefine/>
    <w:uiPriority w:val="39"/>
    <w:unhideWhenUsed/>
    <w:rsid w:val="00DF6F9A"/>
    <w:pPr>
      <w:spacing w:after="100" w:line="259" w:lineRule="auto"/>
      <w:ind w:left="660"/>
    </w:pPr>
    <w:rPr>
      <w:rFonts w:eastAsiaTheme="minorEastAsia"/>
      <w:sz w:val="22"/>
      <w:lang w:eastAsia="en-GB"/>
    </w:rPr>
  </w:style>
  <w:style w:type="paragraph" w:styleId="TOC5">
    <w:name w:val="toc 5"/>
    <w:basedOn w:val="Normal"/>
    <w:next w:val="Normal"/>
    <w:autoRedefine/>
    <w:uiPriority w:val="39"/>
    <w:unhideWhenUsed/>
    <w:rsid w:val="00DF6F9A"/>
    <w:pPr>
      <w:spacing w:after="100" w:line="259" w:lineRule="auto"/>
      <w:ind w:left="880"/>
    </w:pPr>
    <w:rPr>
      <w:rFonts w:eastAsiaTheme="minorEastAsia"/>
      <w:sz w:val="22"/>
      <w:lang w:eastAsia="en-GB"/>
    </w:rPr>
  </w:style>
  <w:style w:type="paragraph" w:styleId="TOC6">
    <w:name w:val="toc 6"/>
    <w:basedOn w:val="Normal"/>
    <w:next w:val="Normal"/>
    <w:autoRedefine/>
    <w:uiPriority w:val="39"/>
    <w:unhideWhenUsed/>
    <w:rsid w:val="00DF6F9A"/>
    <w:pPr>
      <w:spacing w:after="100" w:line="259" w:lineRule="auto"/>
      <w:ind w:left="1100"/>
    </w:pPr>
    <w:rPr>
      <w:rFonts w:eastAsiaTheme="minorEastAsia"/>
      <w:sz w:val="22"/>
      <w:lang w:eastAsia="en-GB"/>
    </w:rPr>
  </w:style>
  <w:style w:type="paragraph" w:styleId="TOC7">
    <w:name w:val="toc 7"/>
    <w:basedOn w:val="Normal"/>
    <w:next w:val="Normal"/>
    <w:autoRedefine/>
    <w:uiPriority w:val="39"/>
    <w:unhideWhenUsed/>
    <w:rsid w:val="00DF6F9A"/>
    <w:pPr>
      <w:spacing w:after="100" w:line="259" w:lineRule="auto"/>
      <w:ind w:left="1320"/>
    </w:pPr>
    <w:rPr>
      <w:rFonts w:eastAsiaTheme="minorEastAsia"/>
      <w:sz w:val="22"/>
      <w:lang w:eastAsia="en-GB"/>
    </w:rPr>
  </w:style>
  <w:style w:type="paragraph" w:styleId="TOC8">
    <w:name w:val="toc 8"/>
    <w:basedOn w:val="Normal"/>
    <w:next w:val="Normal"/>
    <w:autoRedefine/>
    <w:uiPriority w:val="39"/>
    <w:unhideWhenUsed/>
    <w:rsid w:val="00DF6F9A"/>
    <w:pPr>
      <w:spacing w:after="100" w:line="259" w:lineRule="auto"/>
      <w:ind w:left="1540"/>
    </w:pPr>
    <w:rPr>
      <w:rFonts w:eastAsiaTheme="minorEastAsia"/>
      <w:sz w:val="22"/>
      <w:lang w:eastAsia="en-GB"/>
    </w:rPr>
  </w:style>
  <w:style w:type="paragraph" w:styleId="TOC9">
    <w:name w:val="toc 9"/>
    <w:basedOn w:val="Normal"/>
    <w:next w:val="Normal"/>
    <w:autoRedefine/>
    <w:uiPriority w:val="39"/>
    <w:unhideWhenUsed/>
    <w:rsid w:val="00DF6F9A"/>
    <w:pPr>
      <w:spacing w:after="100" w:line="259" w:lineRule="auto"/>
      <w:ind w:left="1760"/>
    </w:pPr>
    <w:rPr>
      <w:rFonts w:eastAsiaTheme="minorEastAsia"/>
      <w:sz w:val="22"/>
      <w:lang w:eastAsia="en-GB"/>
    </w:rPr>
  </w:style>
  <w:style w:type="character" w:styleId="Hyperlink">
    <w:name w:val="Hyperlink"/>
    <w:basedOn w:val="DefaultParagraphFont"/>
    <w:uiPriority w:val="99"/>
    <w:unhideWhenUsed/>
    <w:rsid w:val="00DF6F9A"/>
    <w:rPr>
      <w:color w:val="0000FF" w:themeColor="hyperlink"/>
      <w:u w:val="single"/>
    </w:rPr>
  </w:style>
  <w:style w:type="character" w:styleId="UnresolvedMention">
    <w:name w:val="Unresolved Mention"/>
    <w:basedOn w:val="DefaultParagraphFont"/>
    <w:uiPriority w:val="99"/>
    <w:semiHidden/>
    <w:unhideWhenUsed/>
    <w:rsid w:val="00DF6F9A"/>
    <w:rPr>
      <w:color w:val="605E5C"/>
      <w:shd w:val="clear" w:color="auto" w:fill="E1DFDD"/>
    </w:rPr>
  </w:style>
  <w:style w:type="table" w:styleId="TableGrid">
    <w:name w:val="Table Grid"/>
    <w:basedOn w:val="TableNormal"/>
    <w:uiPriority w:val="59"/>
    <w:rsid w:val="002E7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0A357-CC8A-403E-8774-C4E68B040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54</Pages>
  <Words>12357</Words>
  <Characters>70441</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52</cp:revision>
  <dcterms:created xsi:type="dcterms:W3CDTF">2023-06-21T16:04:00Z</dcterms:created>
  <dcterms:modified xsi:type="dcterms:W3CDTF">2023-06-22T07:57:00Z</dcterms:modified>
</cp:coreProperties>
</file>