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300CF7" w14:textId="77777777" w:rsidR="00CD2D21" w:rsidRDefault="00CD2D21" w:rsidP="00DF6F9A">
      <w:pPr>
        <w:jc w:val="center"/>
        <w:rPr>
          <w:b/>
          <w:bCs/>
          <w:sz w:val="40"/>
          <w:szCs w:val="36"/>
        </w:rPr>
      </w:pPr>
      <w:bookmarkStart w:id="0" w:name="_Toc138185678"/>
      <w:r>
        <w:rPr>
          <w:noProof/>
          <w:lang w:eastAsia="en-GB"/>
        </w:rPr>
        <w:drawing>
          <wp:anchor distT="0" distB="0" distL="114300" distR="114300" simplePos="0" relativeHeight="251658240" behindDoc="0" locked="0" layoutInCell="1" allowOverlap="1" wp14:anchorId="37084B6A" wp14:editId="486AAC52">
            <wp:simplePos x="0" y="0"/>
            <wp:positionH relativeFrom="column">
              <wp:posOffset>-394335</wp:posOffset>
            </wp:positionH>
            <wp:positionV relativeFrom="paragraph">
              <wp:posOffset>508</wp:posOffset>
            </wp:positionV>
            <wp:extent cx="1260000" cy="1260000"/>
            <wp:effectExtent l="0" t="0" r="0" b="0"/>
            <wp:wrapThrough wrapText="bothSides">
              <wp:wrapPolygon edited="0">
                <wp:start x="0" y="0"/>
                <wp:lineTo x="0" y="21230"/>
                <wp:lineTo x="21230" y="21230"/>
                <wp:lineTo x="21230" y="0"/>
                <wp:lineTo x="0" y="0"/>
              </wp:wrapPolygon>
            </wp:wrapThrough>
            <wp:docPr id="5" name="Picture 2" descr="Buckinghamshire Council spectacular landscapes 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60000" cy="1260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1B87FB8" w14:textId="77777777" w:rsidR="00CD2D21" w:rsidRDefault="00CD2D21" w:rsidP="00CD2D21">
      <w:pPr>
        <w:rPr>
          <w:b/>
          <w:bCs/>
          <w:sz w:val="40"/>
          <w:szCs w:val="36"/>
        </w:rPr>
      </w:pPr>
    </w:p>
    <w:p w14:paraId="632DF29B" w14:textId="77777777" w:rsidR="00CD2D21" w:rsidRDefault="00CD2D21" w:rsidP="00CD2D21">
      <w:pPr>
        <w:rPr>
          <w:b/>
          <w:bCs/>
          <w:sz w:val="40"/>
          <w:szCs w:val="36"/>
        </w:rPr>
      </w:pPr>
    </w:p>
    <w:p w14:paraId="2AD96159" w14:textId="77777777" w:rsidR="00CD2D21" w:rsidRDefault="00CD2D21" w:rsidP="00CD2D21">
      <w:pPr>
        <w:rPr>
          <w:b/>
          <w:bCs/>
          <w:sz w:val="40"/>
          <w:szCs w:val="36"/>
        </w:rPr>
      </w:pPr>
    </w:p>
    <w:p w14:paraId="311A0658" w14:textId="77777777" w:rsidR="00CD2D21" w:rsidRDefault="00CD2D21" w:rsidP="00CD2D21">
      <w:pPr>
        <w:rPr>
          <w:b/>
          <w:bCs/>
          <w:sz w:val="40"/>
          <w:szCs w:val="36"/>
        </w:rPr>
      </w:pPr>
    </w:p>
    <w:bookmarkEnd w:id="0"/>
    <w:p w14:paraId="5C71043C" w14:textId="4B2B9340" w:rsidR="00254245" w:rsidRPr="00DF6F9A" w:rsidRDefault="00FD710B" w:rsidP="005675FE">
      <w:pPr>
        <w:jc w:val="center"/>
        <w:rPr>
          <w:b/>
          <w:bCs/>
          <w:sz w:val="40"/>
          <w:szCs w:val="36"/>
        </w:rPr>
      </w:pPr>
      <w:r w:rsidRPr="00FD710B">
        <w:rPr>
          <w:b/>
          <w:bCs/>
          <w:sz w:val="40"/>
          <w:szCs w:val="36"/>
        </w:rPr>
        <w:t>Compass for Change: Advancing SEMH in Post-COVID-19 Education</w:t>
      </w:r>
    </w:p>
    <w:p w14:paraId="0B88D073" w14:textId="77777777" w:rsidR="002158E5" w:rsidRPr="000C75FA" w:rsidRDefault="002158E5" w:rsidP="000C75FA">
      <w:pPr>
        <w:spacing w:line="276" w:lineRule="auto"/>
        <w:rPr>
          <w:rFonts w:ascii="Calibri" w:hAnsi="Calibri" w:cs="Calibri"/>
          <w:b/>
          <w:bCs/>
          <w:szCs w:val="24"/>
        </w:rPr>
      </w:pPr>
    </w:p>
    <w:p w14:paraId="24CEF221" w14:textId="77777777" w:rsidR="004F51E6" w:rsidRDefault="004F51E6" w:rsidP="00DF6F9A">
      <w:pPr>
        <w:spacing w:line="276" w:lineRule="auto"/>
        <w:jc w:val="center"/>
        <w:rPr>
          <w:rFonts w:ascii="Calibri" w:hAnsi="Calibri" w:cs="Calibri"/>
          <w:b/>
          <w:bCs/>
          <w:szCs w:val="24"/>
        </w:rPr>
      </w:pPr>
    </w:p>
    <w:p w14:paraId="31254FF6" w14:textId="52CB6885" w:rsidR="00026B52" w:rsidRDefault="00955AB2" w:rsidP="00DF6F9A">
      <w:pPr>
        <w:spacing w:line="276" w:lineRule="auto"/>
        <w:jc w:val="center"/>
        <w:rPr>
          <w:rFonts w:ascii="Calibri" w:hAnsi="Calibri" w:cs="Calibri"/>
          <w:b/>
          <w:bCs/>
          <w:szCs w:val="24"/>
        </w:rPr>
      </w:pPr>
      <w:r w:rsidRPr="00955AB2">
        <w:rPr>
          <w:rFonts w:ascii="Calibri" w:hAnsi="Calibri" w:cs="Calibri"/>
          <w:b/>
          <w:bCs/>
          <w:szCs w:val="24"/>
        </w:rPr>
        <w:t>Author: Dr Scott Ighavongbe-Patrick</w:t>
      </w:r>
      <w:r w:rsidR="002A22AA">
        <w:rPr>
          <w:rFonts w:ascii="Calibri" w:hAnsi="Calibri" w:cs="Calibri"/>
          <w:b/>
          <w:bCs/>
          <w:szCs w:val="24"/>
        </w:rPr>
        <w:t xml:space="preserve"> </w:t>
      </w:r>
    </w:p>
    <w:p w14:paraId="7DA0E367" w14:textId="3F03116E" w:rsidR="004F51E6" w:rsidRDefault="004F51E6" w:rsidP="00DF6F9A">
      <w:pPr>
        <w:spacing w:line="276" w:lineRule="auto"/>
        <w:jc w:val="center"/>
        <w:rPr>
          <w:rFonts w:ascii="Calibri" w:hAnsi="Calibri" w:cs="Calibri"/>
          <w:b/>
          <w:bCs/>
          <w:szCs w:val="24"/>
        </w:rPr>
      </w:pPr>
      <w:r>
        <w:rPr>
          <w:rFonts w:ascii="Calibri" w:hAnsi="Calibri" w:cs="Calibri"/>
          <w:b/>
          <w:bCs/>
          <w:szCs w:val="24"/>
        </w:rPr>
        <w:t xml:space="preserve">Contributors: Abigail Hills; Hayley Baverstock. </w:t>
      </w:r>
    </w:p>
    <w:p w14:paraId="3FBC0C4F" w14:textId="4F52D1E3" w:rsidR="004F51E6" w:rsidRDefault="004F51E6" w:rsidP="00DF6F9A">
      <w:pPr>
        <w:spacing w:line="276" w:lineRule="auto"/>
        <w:jc w:val="center"/>
        <w:rPr>
          <w:rFonts w:ascii="Calibri" w:hAnsi="Calibri" w:cs="Calibri"/>
          <w:b/>
          <w:bCs/>
          <w:szCs w:val="24"/>
        </w:rPr>
      </w:pPr>
      <w:r>
        <w:rPr>
          <w:rFonts w:ascii="Calibri" w:hAnsi="Calibri" w:cs="Calibri"/>
          <w:b/>
          <w:bCs/>
          <w:szCs w:val="24"/>
        </w:rPr>
        <w:t>Editors: Abigail Hills.</w:t>
      </w:r>
    </w:p>
    <w:p w14:paraId="2EBD74DF" w14:textId="77777777" w:rsidR="00955AB2" w:rsidRPr="000C75FA" w:rsidRDefault="00955AB2" w:rsidP="00DF6F9A">
      <w:pPr>
        <w:spacing w:line="276" w:lineRule="auto"/>
        <w:jc w:val="center"/>
        <w:rPr>
          <w:rFonts w:ascii="Calibri" w:hAnsi="Calibri" w:cs="Calibri"/>
          <w:szCs w:val="24"/>
        </w:rPr>
      </w:pPr>
    </w:p>
    <w:p w14:paraId="6CEFA753" w14:textId="1F4FDE61" w:rsidR="00026B52" w:rsidRPr="000C75FA" w:rsidRDefault="00026B52" w:rsidP="00DF6F9A">
      <w:pPr>
        <w:spacing w:line="276" w:lineRule="auto"/>
        <w:jc w:val="center"/>
        <w:rPr>
          <w:rFonts w:ascii="Calibri" w:hAnsi="Calibri" w:cs="Calibri"/>
          <w:szCs w:val="24"/>
        </w:rPr>
      </w:pPr>
      <w:r w:rsidRPr="000C75FA">
        <w:rPr>
          <w:rFonts w:ascii="Calibri" w:hAnsi="Calibri" w:cs="Calibri"/>
          <w:b/>
          <w:bCs/>
          <w:szCs w:val="24"/>
        </w:rPr>
        <w:t>Date:</w:t>
      </w:r>
      <w:r w:rsidRPr="000C75FA">
        <w:rPr>
          <w:rFonts w:ascii="Calibri" w:hAnsi="Calibri" w:cs="Calibri"/>
          <w:szCs w:val="24"/>
        </w:rPr>
        <w:t xml:space="preserve"> </w:t>
      </w:r>
      <w:r w:rsidR="00EB70B2" w:rsidRPr="000C75FA">
        <w:rPr>
          <w:rFonts w:ascii="Calibri" w:hAnsi="Calibri" w:cs="Calibri"/>
          <w:szCs w:val="24"/>
        </w:rPr>
        <w:t>June 2023</w:t>
      </w:r>
    </w:p>
    <w:p w14:paraId="2FA16E08" w14:textId="77777777" w:rsidR="00026B52" w:rsidRDefault="00026B52" w:rsidP="000C75FA">
      <w:pPr>
        <w:spacing w:line="276" w:lineRule="auto"/>
        <w:rPr>
          <w:rFonts w:ascii="Calibri" w:hAnsi="Calibri" w:cs="Calibri"/>
          <w:szCs w:val="24"/>
        </w:rPr>
      </w:pPr>
    </w:p>
    <w:p w14:paraId="2943B3E9" w14:textId="77777777" w:rsidR="00DF6F9A" w:rsidRDefault="00DF6F9A" w:rsidP="000C75FA">
      <w:pPr>
        <w:spacing w:line="276" w:lineRule="auto"/>
        <w:rPr>
          <w:rFonts w:ascii="Calibri" w:hAnsi="Calibri" w:cs="Calibri"/>
          <w:szCs w:val="24"/>
        </w:rPr>
      </w:pPr>
    </w:p>
    <w:p w14:paraId="7CFAB297" w14:textId="77777777" w:rsidR="00DF6F9A" w:rsidRDefault="00DF6F9A" w:rsidP="000C75FA">
      <w:pPr>
        <w:spacing w:line="276" w:lineRule="auto"/>
        <w:rPr>
          <w:rFonts w:ascii="Calibri" w:hAnsi="Calibri" w:cs="Calibri"/>
          <w:szCs w:val="24"/>
        </w:rPr>
      </w:pPr>
    </w:p>
    <w:p w14:paraId="46AA5ED0" w14:textId="77777777" w:rsidR="00DF6F9A" w:rsidRDefault="00DF6F9A" w:rsidP="000C75FA">
      <w:pPr>
        <w:spacing w:line="276" w:lineRule="auto"/>
        <w:rPr>
          <w:rFonts w:ascii="Calibri" w:hAnsi="Calibri" w:cs="Calibri"/>
          <w:szCs w:val="24"/>
        </w:rPr>
      </w:pPr>
    </w:p>
    <w:p w14:paraId="67248A0C" w14:textId="77777777" w:rsidR="00DF6F9A" w:rsidRDefault="00DF6F9A" w:rsidP="000C75FA">
      <w:pPr>
        <w:spacing w:line="276" w:lineRule="auto"/>
        <w:rPr>
          <w:rFonts w:ascii="Calibri" w:hAnsi="Calibri" w:cs="Calibri"/>
          <w:szCs w:val="24"/>
        </w:rPr>
      </w:pPr>
    </w:p>
    <w:p w14:paraId="091B6D01" w14:textId="77777777" w:rsidR="00DF6F9A" w:rsidRDefault="00DF6F9A" w:rsidP="000C75FA">
      <w:pPr>
        <w:spacing w:line="276" w:lineRule="auto"/>
        <w:rPr>
          <w:rFonts w:ascii="Calibri" w:hAnsi="Calibri" w:cs="Calibri"/>
          <w:szCs w:val="24"/>
        </w:rPr>
      </w:pPr>
    </w:p>
    <w:p w14:paraId="0E2ADB65" w14:textId="77777777" w:rsidR="00DF6F9A" w:rsidRDefault="00DF6F9A" w:rsidP="000C75FA">
      <w:pPr>
        <w:spacing w:line="276" w:lineRule="auto"/>
        <w:rPr>
          <w:rFonts w:ascii="Calibri" w:hAnsi="Calibri" w:cs="Calibri"/>
          <w:szCs w:val="24"/>
        </w:rPr>
      </w:pPr>
    </w:p>
    <w:p w14:paraId="3CAB06EB" w14:textId="77777777" w:rsidR="00DF6F9A" w:rsidRDefault="00DF6F9A" w:rsidP="000C75FA">
      <w:pPr>
        <w:spacing w:line="276" w:lineRule="auto"/>
        <w:rPr>
          <w:rFonts w:ascii="Calibri" w:hAnsi="Calibri" w:cs="Calibri"/>
          <w:szCs w:val="24"/>
        </w:rPr>
      </w:pPr>
    </w:p>
    <w:p w14:paraId="7AA7B03D" w14:textId="77777777" w:rsidR="00DF6F9A" w:rsidRDefault="00DF6F9A" w:rsidP="000C75FA">
      <w:pPr>
        <w:spacing w:line="276" w:lineRule="auto"/>
        <w:rPr>
          <w:rFonts w:ascii="Calibri" w:hAnsi="Calibri" w:cs="Calibri"/>
          <w:szCs w:val="24"/>
        </w:rPr>
      </w:pPr>
    </w:p>
    <w:p w14:paraId="253C8F5D" w14:textId="77777777" w:rsidR="00DF6F9A" w:rsidRDefault="00DF6F9A" w:rsidP="000C75FA">
      <w:pPr>
        <w:spacing w:line="276" w:lineRule="auto"/>
        <w:rPr>
          <w:rFonts w:ascii="Calibri" w:hAnsi="Calibri" w:cs="Calibri"/>
          <w:szCs w:val="24"/>
        </w:rPr>
      </w:pPr>
    </w:p>
    <w:p w14:paraId="0D00E3E7" w14:textId="77777777" w:rsidR="00DF6F9A" w:rsidRDefault="00DF6F9A" w:rsidP="000C75FA">
      <w:pPr>
        <w:spacing w:line="276" w:lineRule="auto"/>
        <w:rPr>
          <w:rFonts w:ascii="Calibri" w:hAnsi="Calibri" w:cs="Calibri"/>
          <w:szCs w:val="24"/>
        </w:rPr>
      </w:pPr>
    </w:p>
    <w:p w14:paraId="396B1595" w14:textId="77777777" w:rsidR="00DF6F9A" w:rsidRDefault="00DF6F9A" w:rsidP="000C75FA">
      <w:pPr>
        <w:spacing w:line="276" w:lineRule="auto"/>
        <w:rPr>
          <w:rFonts w:ascii="Calibri" w:hAnsi="Calibri" w:cs="Calibri"/>
          <w:szCs w:val="24"/>
        </w:rPr>
      </w:pPr>
    </w:p>
    <w:p w14:paraId="7DDFD5E7" w14:textId="77777777" w:rsidR="00DF6F9A" w:rsidRDefault="00DF6F9A" w:rsidP="000C75FA">
      <w:pPr>
        <w:spacing w:line="276" w:lineRule="auto"/>
        <w:rPr>
          <w:rFonts w:ascii="Calibri" w:hAnsi="Calibri" w:cs="Calibri"/>
          <w:szCs w:val="24"/>
        </w:rPr>
      </w:pPr>
    </w:p>
    <w:p w14:paraId="09840009" w14:textId="77777777" w:rsidR="00DF6F9A" w:rsidRDefault="00DF6F9A" w:rsidP="000C75FA">
      <w:pPr>
        <w:spacing w:line="276" w:lineRule="auto"/>
        <w:rPr>
          <w:rFonts w:ascii="Calibri" w:hAnsi="Calibri" w:cs="Calibri"/>
          <w:szCs w:val="24"/>
        </w:rPr>
      </w:pPr>
    </w:p>
    <w:p w14:paraId="7042BD7B" w14:textId="77777777" w:rsidR="00DF6F9A" w:rsidRDefault="00DF6F9A" w:rsidP="000C75FA">
      <w:pPr>
        <w:spacing w:line="276" w:lineRule="auto"/>
        <w:rPr>
          <w:rFonts w:ascii="Calibri" w:hAnsi="Calibri" w:cs="Calibri"/>
          <w:szCs w:val="24"/>
        </w:rPr>
      </w:pPr>
    </w:p>
    <w:p w14:paraId="0ABDE9BC" w14:textId="4FDA86F5" w:rsidR="00DF6F9A" w:rsidRDefault="00DF6F9A" w:rsidP="000C75FA">
      <w:pPr>
        <w:spacing w:line="276" w:lineRule="auto"/>
        <w:rPr>
          <w:rFonts w:ascii="Calibri" w:hAnsi="Calibri" w:cs="Calibri"/>
          <w:szCs w:val="24"/>
        </w:rPr>
      </w:pPr>
    </w:p>
    <w:p w14:paraId="0D7842E4" w14:textId="28C020C5" w:rsidR="00FD710B" w:rsidRDefault="00FD710B" w:rsidP="000C75FA">
      <w:pPr>
        <w:spacing w:line="276" w:lineRule="auto"/>
        <w:rPr>
          <w:rFonts w:ascii="Calibri" w:hAnsi="Calibri" w:cs="Calibri"/>
          <w:szCs w:val="24"/>
        </w:rPr>
      </w:pPr>
    </w:p>
    <w:p w14:paraId="6DB5F2F7" w14:textId="77777777" w:rsidR="00FD710B" w:rsidRDefault="00FD710B" w:rsidP="000C75FA">
      <w:pPr>
        <w:spacing w:line="276" w:lineRule="auto"/>
        <w:rPr>
          <w:rFonts w:ascii="Calibri" w:hAnsi="Calibri" w:cs="Calibri"/>
          <w:szCs w:val="24"/>
        </w:rPr>
      </w:pPr>
    </w:p>
    <w:p w14:paraId="0341A87F" w14:textId="77777777" w:rsidR="00DF6F9A" w:rsidRDefault="00DF6F9A" w:rsidP="000C75FA">
      <w:pPr>
        <w:spacing w:line="276" w:lineRule="auto"/>
        <w:rPr>
          <w:rFonts w:ascii="Calibri" w:hAnsi="Calibri" w:cs="Calibri"/>
          <w:szCs w:val="24"/>
        </w:rPr>
      </w:pPr>
    </w:p>
    <w:p w14:paraId="0B050F95" w14:textId="77777777" w:rsidR="00DF6F9A" w:rsidRDefault="00DF6F9A" w:rsidP="000C75FA">
      <w:pPr>
        <w:spacing w:line="276" w:lineRule="auto"/>
        <w:rPr>
          <w:rFonts w:ascii="Calibri" w:hAnsi="Calibri" w:cs="Calibri"/>
          <w:szCs w:val="24"/>
        </w:rPr>
      </w:pPr>
    </w:p>
    <w:p w14:paraId="40B6222F" w14:textId="77777777" w:rsidR="00DF6F9A" w:rsidRDefault="00DF6F9A" w:rsidP="000C75FA">
      <w:pPr>
        <w:spacing w:line="276" w:lineRule="auto"/>
        <w:rPr>
          <w:rFonts w:ascii="Calibri" w:hAnsi="Calibri" w:cs="Calibri"/>
          <w:szCs w:val="24"/>
        </w:rPr>
      </w:pPr>
    </w:p>
    <w:p w14:paraId="07A49C78" w14:textId="4ED2F6CE" w:rsidR="00DF6F9A" w:rsidRDefault="00DF6F9A" w:rsidP="000C75FA">
      <w:pPr>
        <w:spacing w:line="276" w:lineRule="auto"/>
        <w:rPr>
          <w:rFonts w:ascii="Calibri" w:hAnsi="Calibri" w:cs="Calibri"/>
          <w:szCs w:val="24"/>
        </w:rPr>
      </w:pPr>
    </w:p>
    <w:p w14:paraId="09719086" w14:textId="69EA3F02" w:rsidR="00DF6F9A" w:rsidRDefault="00EA05F6" w:rsidP="000C75FA">
      <w:pPr>
        <w:spacing w:line="276" w:lineRule="auto"/>
        <w:rPr>
          <w:rFonts w:ascii="Calibri" w:hAnsi="Calibri" w:cs="Calibri"/>
          <w:szCs w:val="24"/>
        </w:rPr>
      </w:pPr>
      <w:r>
        <w:rPr>
          <w:noProof/>
          <w:lang w:eastAsia="en-GB"/>
        </w:rPr>
        <w:drawing>
          <wp:anchor distT="0" distB="0" distL="114300" distR="114300" simplePos="0" relativeHeight="251660288" behindDoc="1" locked="0" layoutInCell="1" allowOverlap="1" wp14:anchorId="7A8982BF" wp14:editId="751954DF">
            <wp:simplePos x="0" y="0"/>
            <wp:positionH relativeFrom="margin">
              <wp:posOffset>-509154</wp:posOffset>
            </wp:positionH>
            <wp:positionV relativeFrom="page">
              <wp:posOffset>9539836</wp:posOffset>
            </wp:positionV>
            <wp:extent cx="6784975" cy="149225"/>
            <wp:effectExtent l="0" t="0" r="0" b="3175"/>
            <wp:wrapThrough wrapText="bothSides">
              <wp:wrapPolygon edited="0">
                <wp:start x="0" y="0"/>
                <wp:lineTo x="0" y="20221"/>
                <wp:lineTo x="21549" y="20221"/>
                <wp:lineTo x="21549" y="0"/>
                <wp:lineTo x="0" y="0"/>
              </wp:wrapPolygon>
            </wp:wrapThrough>
            <wp:docPr id="3" name="Picture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pic:cNvPicPr>
                      <a:picLocks/>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784975" cy="1492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66CCB8C" w14:textId="77777777" w:rsidR="00DF6F9A" w:rsidRDefault="00DF6F9A" w:rsidP="000C75FA">
      <w:pPr>
        <w:spacing w:line="276" w:lineRule="auto"/>
        <w:rPr>
          <w:rFonts w:ascii="Calibri" w:hAnsi="Calibri" w:cs="Calibri"/>
          <w:szCs w:val="24"/>
        </w:rPr>
      </w:pPr>
    </w:p>
    <w:sdt>
      <w:sdtPr>
        <w:rPr>
          <w:rFonts w:asciiTheme="minorHAnsi" w:eastAsiaTheme="minorHAnsi" w:hAnsiTheme="minorHAnsi" w:cstheme="minorBidi"/>
          <w:b w:val="0"/>
          <w:i w:val="0"/>
          <w:sz w:val="24"/>
          <w:szCs w:val="22"/>
          <w:lang w:eastAsia="en-US"/>
        </w:rPr>
        <w:id w:val="249469908"/>
        <w:docPartObj>
          <w:docPartGallery w:val="Table of Contents"/>
          <w:docPartUnique/>
        </w:docPartObj>
      </w:sdtPr>
      <w:sdtEndPr>
        <w:rPr>
          <w:bCs/>
        </w:rPr>
      </w:sdtEndPr>
      <w:sdtContent>
        <w:p w14:paraId="25382073" w14:textId="55B47812" w:rsidR="00DF6F9A" w:rsidRPr="00956AC7" w:rsidRDefault="00DF6F9A" w:rsidP="00DF6F9A">
          <w:pPr>
            <w:pStyle w:val="TOCHeading"/>
            <w:jc w:val="center"/>
            <w:rPr>
              <w:rStyle w:val="Heading1Char"/>
              <w:rFonts w:asciiTheme="minorHAnsi" w:hAnsiTheme="minorHAnsi" w:cstheme="minorHAnsi"/>
              <w:b/>
              <w:bCs/>
            </w:rPr>
          </w:pPr>
          <w:r w:rsidRPr="00956AC7">
            <w:rPr>
              <w:rStyle w:val="Heading1Char"/>
              <w:rFonts w:asciiTheme="minorHAnsi" w:hAnsiTheme="minorHAnsi" w:cstheme="minorHAnsi"/>
              <w:b/>
              <w:bCs/>
            </w:rPr>
            <w:t>Contents</w:t>
          </w:r>
        </w:p>
        <w:p w14:paraId="354B2C44" w14:textId="4637D960" w:rsidR="00956AC7" w:rsidRDefault="00956AC7">
          <w:pPr>
            <w:pStyle w:val="TOC1"/>
            <w:rPr>
              <w:rFonts w:eastAsiaTheme="minorEastAsia"/>
              <w:b w:val="0"/>
              <w:noProof/>
              <w:sz w:val="22"/>
              <w:lang w:eastAsia="en-GB"/>
            </w:rPr>
          </w:pPr>
          <w:r>
            <w:fldChar w:fldCharType="begin"/>
          </w:r>
          <w:r>
            <w:instrText xml:space="preserve"> TOC \o "1-3" \h \z \u </w:instrText>
          </w:r>
          <w:r>
            <w:fldChar w:fldCharType="separate"/>
          </w:r>
          <w:hyperlink w:anchor="_Toc138430601" w:history="1">
            <w:r w:rsidRPr="00446628">
              <w:rPr>
                <w:rStyle w:val="Hyperlink"/>
                <w:bCs/>
                <w:noProof/>
              </w:rPr>
              <w:t>Executive Summary</w:t>
            </w:r>
            <w:r>
              <w:rPr>
                <w:noProof/>
                <w:webHidden/>
              </w:rPr>
              <w:tab/>
            </w:r>
            <w:r>
              <w:rPr>
                <w:noProof/>
                <w:webHidden/>
              </w:rPr>
              <w:fldChar w:fldCharType="begin"/>
            </w:r>
            <w:r>
              <w:rPr>
                <w:noProof/>
                <w:webHidden/>
              </w:rPr>
              <w:instrText xml:space="preserve"> PAGEREF _Toc138430601 \h </w:instrText>
            </w:r>
            <w:r>
              <w:rPr>
                <w:noProof/>
                <w:webHidden/>
              </w:rPr>
            </w:r>
            <w:r>
              <w:rPr>
                <w:noProof/>
                <w:webHidden/>
              </w:rPr>
              <w:fldChar w:fldCharType="separate"/>
            </w:r>
            <w:r>
              <w:rPr>
                <w:noProof/>
                <w:webHidden/>
              </w:rPr>
              <w:t>4</w:t>
            </w:r>
            <w:r>
              <w:rPr>
                <w:noProof/>
                <w:webHidden/>
              </w:rPr>
              <w:fldChar w:fldCharType="end"/>
            </w:r>
          </w:hyperlink>
        </w:p>
        <w:p w14:paraId="1FEDEC18" w14:textId="3DC192D8" w:rsidR="00956AC7" w:rsidRDefault="00BD0ADE">
          <w:pPr>
            <w:pStyle w:val="TOC2"/>
            <w:rPr>
              <w:rFonts w:eastAsiaTheme="minorEastAsia"/>
              <w:bCs w:val="0"/>
              <w:sz w:val="22"/>
              <w:lang w:eastAsia="en-GB"/>
            </w:rPr>
          </w:pPr>
          <w:hyperlink w:anchor="_Toc138430602" w:history="1">
            <w:r w:rsidR="00956AC7" w:rsidRPr="00446628">
              <w:rPr>
                <w:rStyle w:val="Hyperlink"/>
                <w:b/>
              </w:rPr>
              <w:t>A Novel Theory and Framework for Post-COVID-19 Education Climate</w:t>
            </w:r>
            <w:r w:rsidR="00956AC7">
              <w:rPr>
                <w:webHidden/>
              </w:rPr>
              <w:tab/>
            </w:r>
            <w:r w:rsidR="00956AC7">
              <w:rPr>
                <w:webHidden/>
              </w:rPr>
              <w:fldChar w:fldCharType="begin"/>
            </w:r>
            <w:r w:rsidR="00956AC7">
              <w:rPr>
                <w:webHidden/>
              </w:rPr>
              <w:instrText xml:space="preserve"> PAGEREF _Toc138430602 \h </w:instrText>
            </w:r>
            <w:r w:rsidR="00956AC7">
              <w:rPr>
                <w:webHidden/>
              </w:rPr>
            </w:r>
            <w:r w:rsidR="00956AC7">
              <w:rPr>
                <w:webHidden/>
              </w:rPr>
              <w:fldChar w:fldCharType="separate"/>
            </w:r>
            <w:r w:rsidR="00956AC7">
              <w:rPr>
                <w:webHidden/>
              </w:rPr>
              <w:t>4</w:t>
            </w:r>
            <w:r w:rsidR="00956AC7">
              <w:rPr>
                <w:webHidden/>
              </w:rPr>
              <w:fldChar w:fldCharType="end"/>
            </w:r>
          </w:hyperlink>
        </w:p>
        <w:p w14:paraId="058721D3" w14:textId="7B061643" w:rsidR="00956AC7" w:rsidRDefault="00BD0ADE">
          <w:pPr>
            <w:pStyle w:val="TOC2"/>
            <w:rPr>
              <w:rFonts w:eastAsiaTheme="minorEastAsia"/>
              <w:bCs w:val="0"/>
              <w:sz w:val="22"/>
              <w:lang w:eastAsia="en-GB"/>
            </w:rPr>
          </w:pPr>
          <w:hyperlink w:anchor="_Toc138430603" w:history="1">
            <w:r w:rsidR="00956AC7" w:rsidRPr="00446628">
              <w:rPr>
                <w:rStyle w:val="Hyperlink"/>
                <w:b/>
              </w:rPr>
              <w:t>Congruence with Buckinghamshire Council’s PACT Values</w:t>
            </w:r>
            <w:r w:rsidR="00956AC7">
              <w:rPr>
                <w:webHidden/>
              </w:rPr>
              <w:tab/>
            </w:r>
            <w:r w:rsidR="00956AC7">
              <w:rPr>
                <w:webHidden/>
              </w:rPr>
              <w:fldChar w:fldCharType="begin"/>
            </w:r>
            <w:r w:rsidR="00956AC7">
              <w:rPr>
                <w:webHidden/>
              </w:rPr>
              <w:instrText xml:space="preserve"> PAGEREF _Toc138430603 \h </w:instrText>
            </w:r>
            <w:r w:rsidR="00956AC7">
              <w:rPr>
                <w:webHidden/>
              </w:rPr>
            </w:r>
            <w:r w:rsidR="00956AC7">
              <w:rPr>
                <w:webHidden/>
              </w:rPr>
              <w:fldChar w:fldCharType="separate"/>
            </w:r>
            <w:r w:rsidR="00956AC7">
              <w:rPr>
                <w:webHidden/>
              </w:rPr>
              <w:t>4</w:t>
            </w:r>
            <w:r w:rsidR="00956AC7">
              <w:rPr>
                <w:webHidden/>
              </w:rPr>
              <w:fldChar w:fldCharType="end"/>
            </w:r>
          </w:hyperlink>
        </w:p>
        <w:p w14:paraId="2C294B9C" w14:textId="29EE9BA2" w:rsidR="00956AC7" w:rsidRDefault="00BD0ADE">
          <w:pPr>
            <w:pStyle w:val="TOC2"/>
            <w:rPr>
              <w:rFonts w:eastAsiaTheme="minorEastAsia"/>
              <w:bCs w:val="0"/>
              <w:sz w:val="22"/>
              <w:lang w:eastAsia="en-GB"/>
            </w:rPr>
          </w:pPr>
          <w:hyperlink w:anchor="_Toc138430604" w:history="1">
            <w:r w:rsidR="00956AC7" w:rsidRPr="00446628">
              <w:rPr>
                <w:rStyle w:val="Hyperlink"/>
                <w:b/>
              </w:rPr>
              <w:t>Theoretical Frameworks and key concepts</w:t>
            </w:r>
            <w:r w:rsidR="00956AC7">
              <w:rPr>
                <w:webHidden/>
              </w:rPr>
              <w:tab/>
            </w:r>
            <w:r w:rsidR="00956AC7">
              <w:rPr>
                <w:webHidden/>
              </w:rPr>
              <w:fldChar w:fldCharType="begin"/>
            </w:r>
            <w:r w:rsidR="00956AC7">
              <w:rPr>
                <w:webHidden/>
              </w:rPr>
              <w:instrText xml:space="preserve"> PAGEREF _Toc138430604 \h </w:instrText>
            </w:r>
            <w:r w:rsidR="00956AC7">
              <w:rPr>
                <w:webHidden/>
              </w:rPr>
            </w:r>
            <w:r w:rsidR="00956AC7">
              <w:rPr>
                <w:webHidden/>
              </w:rPr>
              <w:fldChar w:fldCharType="separate"/>
            </w:r>
            <w:r w:rsidR="00956AC7">
              <w:rPr>
                <w:webHidden/>
              </w:rPr>
              <w:t>5</w:t>
            </w:r>
            <w:r w:rsidR="00956AC7">
              <w:rPr>
                <w:webHidden/>
              </w:rPr>
              <w:fldChar w:fldCharType="end"/>
            </w:r>
          </w:hyperlink>
        </w:p>
        <w:p w14:paraId="47465CBD" w14:textId="502E5491" w:rsidR="00956AC7" w:rsidRDefault="00BD0ADE">
          <w:pPr>
            <w:pStyle w:val="TOC2"/>
            <w:rPr>
              <w:rFonts w:eastAsiaTheme="minorEastAsia"/>
              <w:bCs w:val="0"/>
              <w:sz w:val="22"/>
              <w:lang w:eastAsia="en-GB"/>
            </w:rPr>
          </w:pPr>
          <w:hyperlink w:anchor="_Toc138430605" w:history="1">
            <w:r w:rsidR="00956AC7" w:rsidRPr="00446628">
              <w:rPr>
                <w:rStyle w:val="Hyperlink"/>
                <w:b/>
              </w:rPr>
              <w:t>Incorporation of Important Concepts into the Training</w:t>
            </w:r>
            <w:r w:rsidR="00956AC7">
              <w:rPr>
                <w:webHidden/>
              </w:rPr>
              <w:tab/>
            </w:r>
            <w:r w:rsidR="00956AC7">
              <w:rPr>
                <w:webHidden/>
              </w:rPr>
              <w:fldChar w:fldCharType="begin"/>
            </w:r>
            <w:r w:rsidR="00956AC7">
              <w:rPr>
                <w:webHidden/>
              </w:rPr>
              <w:instrText xml:space="preserve"> PAGEREF _Toc138430605 \h </w:instrText>
            </w:r>
            <w:r w:rsidR="00956AC7">
              <w:rPr>
                <w:webHidden/>
              </w:rPr>
            </w:r>
            <w:r w:rsidR="00956AC7">
              <w:rPr>
                <w:webHidden/>
              </w:rPr>
              <w:fldChar w:fldCharType="separate"/>
            </w:r>
            <w:r w:rsidR="00956AC7">
              <w:rPr>
                <w:webHidden/>
              </w:rPr>
              <w:t>5</w:t>
            </w:r>
            <w:r w:rsidR="00956AC7">
              <w:rPr>
                <w:webHidden/>
              </w:rPr>
              <w:fldChar w:fldCharType="end"/>
            </w:r>
          </w:hyperlink>
        </w:p>
        <w:p w14:paraId="716099EC" w14:textId="65442F0F" w:rsidR="00956AC7" w:rsidRDefault="00BD0ADE">
          <w:pPr>
            <w:pStyle w:val="TOC2"/>
            <w:rPr>
              <w:rFonts w:eastAsiaTheme="minorEastAsia"/>
              <w:bCs w:val="0"/>
              <w:sz w:val="22"/>
              <w:lang w:eastAsia="en-GB"/>
            </w:rPr>
          </w:pPr>
          <w:hyperlink w:anchor="_Toc138430606" w:history="1">
            <w:r w:rsidR="00956AC7" w:rsidRPr="00446628">
              <w:rPr>
                <w:rStyle w:val="Hyperlink"/>
                <w:b/>
              </w:rPr>
              <w:t>Training Structure and Resources</w:t>
            </w:r>
            <w:r w:rsidR="00956AC7">
              <w:rPr>
                <w:webHidden/>
              </w:rPr>
              <w:tab/>
            </w:r>
            <w:r w:rsidR="00956AC7">
              <w:rPr>
                <w:webHidden/>
              </w:rPr>
              <w:fldChar w:fldCharType="begin"/>
            </w:r>
            <w:r w:rsidR="00956AC7">
              <w:rPr>
                <w:webHidden/>
              </w:rPr>
              <w:instrText xml:space="preserve"> PAGEREF _Toc138430606 \h </w:instrText>
            </w:r>
            <w:r w:rsidR="00956AC7">
              <w:rPr>
                <w:webHidden/>
              </w:rPr>
            </w:r>
            <w:r w:rsidR="00956AC7">
              <w:rPr>
                <w:webHidden/>
              </w:rPr>
              <w:fldChar w:fldCharType="separate"/>
            </w:r>
            <w:r w:rsidR="00956AC7">
              <w:rPr>
                <w:webHidden/>
              </w:rPr>
              <w:t>6</w:t>
            </w:r>
            <w:r w:rsidR="00956AC7">
              <w:rPr>
                <w:webHidden/>
              </w:rPr>
              <w:fldChar w:fldCharType="end"/>
            </w:r>
          </w:hyperlink>
        </w:p>
        <w:p w14:paraId="21FDD5B8" w14:textId="09EF48AE" w:rsidR="00956AC7" w:rsidRDefault="00BD0ADE">
          <w:pPr>
            <w:pStyle w:val="TOC2"/>
            <w:rPr>
              <w:rFonts w:eastAsiaTheme="minorEastAsia"/>
              <w:bCs w:val="0"/>
              <w:sz w:val="22"/>
              <w:lang w:eastAsia="en-GB"/>
            </w:rPr>
          </w:pPr>
          <w:hyperlink w:anchor="_Toc138430607" w:history="1">
            <w:r w:rsidR="00956AC7" w:rsidRPr="00446628">
              <w:rPr>
                <w:rStyle w:val="Hyperlink"/>
                <w:b/>
              </w:rPr>
              <w:t>Conclusion</w:t>
            </w:r>
            <w:r w:rsidR="00956AC7">
              <w:rPr>
                <w:webHidden/>
              </w:rPr>
              <w:tab/>
            </w:r>
            <w:r w:rsidR="00956AC7">
              <w:rPr>
                <w:webHidden/>
              </w:rPr>
              <w:fldChar w:fldCharType="begin"/>
            </w:r>
            <w:r w:rsidR="00956AC7">
              <w:rPr>
                <w:webHidden/>
              </w:rPr>
              <w:instrText xml:space="preserve"> PAGEREF _Toc138430607 \h </w:instrText>
            </w:r>
            <w:r w:rsidR="00956AC7">
              <w:rPr>
                <w:webHidden/>
              </w:rPr>
            </w:r>
            <w:r w:rsidR="00956AC7">
              <w:rPr>
                <w:webHidden/>
              </w:rPr>
              <w:fldChar w:fldCharType="separate"/>
            </w:r>
            <w:r w:rsidR="00956AC7">
              <w:rPr>
                <w:webHidden/>
              </w:rPr>
              <w:t>7</w:t>
            </w:r>
            <w:r w:rsidR="00956AC7">
              <w:rPr>
                <w:webHidden/>
              </w:rPr>
              <w:fldChar w:fldCharType="end"/>
            </w:r>
          </w:hyperlink>
        </w:p>
        <w:p w14:paraId="21FCA560" w14:textId="14AC1274" w:rsidR="00956AC7" w:rsidRDefault="00BD0ADE">
          <w:pPr>
            <w:pStyle w:val="TOC1"/>
            <w:rPr>
              <w:rFonts w:eastAsiaTheme="minorEastAsia"/>
              <w:b w:val="0"/>
              <w:noProof/>
              <w:sz w:val="22"/>
              <w:lang w:eastAsia="en-GB"/>
            </w:rPr>
          </w:pPr>
          <w:hyperlink w:anchor="_Toc138430608" w:history="1">
            <w:r w:rsidR="00956AC7" w:rsidRPr="00446628">
              <w:rPr>
                <w:rStyle w:val="Hyperlink"/>
                <w:noProof/>
              </w:rPr>
              <w:t>Training Proposal</w:t>
            </w:r>
            <w:r w:rsidR="00956AC7">
              <w:rPr>
                <w:noProof/>
                <w:webHidden/>
              </w:rPr>
              <w:tab/>
            </w:r>
            <w:r w:rsidR="00956AC7">
              <w:rPr>
                <w:noProof/>
                <w:webHidden/>
              </w:rPr>
              <w:fldChar w:fldCharType="begin"/>
            </w:r>
            <w:r w:rsidR="00956AC7">
              <w:rPr>
                <w:noProof/>
                <w:webHidden/>
              </w:rPr>
              <w:instrText xml:space="preserve"> PAGEREF _Toc138430608 \h </w:instrText>
            </w:r>
            <w:r w:rsidR="00956AC7">
              <w:rPr>
                <w:noProof/>
                <w:webHidden/>
              </w:rPr>
            </w:r>
            <w:r w:rsidR="00956AC7">
              <w:rPr>
                <w:noProof/>
                <w:webHidden/>
              </w:rPr>
              <w:fldChar w:fldCharType="separate"/>
            </w:r>
            <w:r w:rsidR="00956AC7">
              <w:rPr>
                <w:noProof/>
                <w:webHidden/>
              </w:rPr>
              <w:t>8</w:t>
            </w:r>
            <w:r w:rsidR="00956AC7">
              <w:rPr>
                <w:noProof/>
                <w:webHidden/>
              </w:rPr>
              <w:fldChar w:fldCharType="end"/>
            </w:r>
          </w:hyperlink>
        </w:p>
        <w:p w14:paraId="746109D2" w14:textId="3C4713D8" w:rsidR="00956AC7" w:rsidRDefault="00BD0ADE">
          <w:pPr>
            <w:pStyle w:val="TOC1"/>
            <w:rPr>
              <w:rFonts w:eastAsiaTheme="minorEastAsia"/>
              <w:b w:val="0"/>
              <w:noProof/>
              <w:sz w:val="22"/>
              <w:lang w:eastAsia="en-GB"/>
            </w:rPr>
          </w:pPr>
          <w:hyperlink w:anchor="_Toc138430609" w:history="1">
            <w:r w:rsidR="00956AC7" w:rsidRPr="00446628">
              <w:rPr>
                <w:rStyle w:val="Hyperlink"/>
                <w:bCs/>
                <w:iCs/>
                <w:noProof/>
              </w:rPr>
              <w:t>Aim</w:t>
            </w:r>
            <w:r w:rsidR="00956AC7">
              <w:rPr>
                <w:noProof/>
                <w:webHidden/>
              </w:rPr>
              <w:tab/>
            </w:r>
            <w:r w:rsidR="00956AC7">
              <w:rPr>
                <w:noProof/>
                <w:webHidden/>
              </w:rPr>
              <w:fldChar w:fldCharType="begin"/>
            </w:r>
            <w:r w:rsidR="00956AC7">
              <w:rPr>
                <w:noProof/>
                <w:webHidden/>
              </w:rPr>
              <w:instrText xml:space="preserve"> PAGEREF _Toc138430609 \h </w:instrText>
            </w:r>
            <w:r w:rsidR="00956AC7">
              <w:rPr>
                <w:noProof/>
                <w:webHidden/>
              </w:rPr>
            </w:r>
            <w:r w:rsidR="00956AC7">
              <w:rPr>
                <w:noProof/>
                <w:webHidden/>
              </w:rPr>
              <w:fldChar w:fldCharType="separate"/>
            </w:r>
            <w:r w:rsidR="00956AC7">
              <w:rPr>
                <w:noProof/>
                <w:webHidden/>
              </w:rPr>
              <w:t>8</w:t>
            </w:r>
            <w:r w:rsidR="00956AC7">
              <w:rPr>
                <w:noProof/>
                <w:webHidden/>
              </w:rPr>
              <w:fldChar w:fldCharType="end"/>
            </w:r>
          </w:hyperlink>
        </w:p>
        <w:p w14:paraId="49C2B519" w14:textId="2D988D61" w:rsidR="00956AC7" w:rsidRDefault="00BD0ADE">
          <w:pPr>
            <w:pStyle w:val="TOC1"/>
            <w:tabs>
              <w:tab w:val="left" w:pos="480"/>
            </w:tabs>
            <w:rPr>
              <w:rFonts w:eastAsiaTheme="minorEastAsia"/>
              <w:b w:val="0"/>
              <w:noProof/>
              <w:sz w:val="22"/>
              <w:lang w:eastAsia="en-GB"/>
            </w:rPr>
          </w:pPr>
          <w:hyperlink w:anchor="_Toc138430610" w:history="1">
            <w:r w:rsidR="00956AC7" w:rsidRPr="00446628">
              <w:rPr>
                <w:rStyle w:val="Hyperlink"/>
                <w:bCs/>
                <w:noProof/>
              </w:rPr>
              <w:t>1.</w:t>
            </w:r>
            <w:r w:rsidR="00956AC7">
              <w:rPr>
                <w:rFonts w:eastAsiaTheme="minorEastAsia"/>
                <w:b w:val="0"/>
                <w:noProof/>
                <w:sz w:val="22"/>
                <w:lang w:eastAsia="en-GB"/>
              </w:rPr>
              <w:tab/>
            </w:r>
            <w:r w:rsidR="00956AC7" w:rsidRPr="00446628">
              <w:rPr>
                <w:rStyle w:val="Hyperlink"/>
                <w:bCs/>
                <w:noProof/>
              </w:rPr>
              <w:t>Introduction and Rationale</w:t>
            </w:r>
            <w:r w:rsidR="00956AC7">
              <w:rPr>
                <w:noProof/>
                <w:webHidden/>
              </w:rPr>
              <w:tab/>
            </w:r>
            <w:r w:rsidR="00956AC7">
              <w:rPr>
                <w:noProof/>
                <w:webHidden/>
              </w:rPr>
              <w:fldChar w:fldCharType="begin"/>
            </w:r>
            <w:r w:rsidR="00956AC7">
              <w:rPr>
                <w:noProof/>
                <w:webHidden/>
              </w:rPr>
              <w:instrText xml:space="preserve"> PAGEREF _Toc138430610 \h </w:instrText>
            </w:r>
            <w:r w:rsidR="00956AC7">
              <w:rPr>
                <w:noProof/>
                <w:webHidden/>
              </w:rPr>
            </w:r>
            <w:r w:rsidR="00956AC7">
              <w:rPr>
                <w:noProof/>
                <w:webHidden/>
              </w:rPr>
              <w:fldChar w:fldCharType="separate"/>
            </w:r>
            <w:r w:rsidR="00956AC7">
              <w:rPr>
                <w:noProof/>
                <w:webHidden/>
              </w:rPr>
              <w:t>9</w:t>
            </w:r>
            <w:r w:rsidR="00956AC7">
              <w:rPr>
                <w:noProof/>
                <w:webHidden/>
              </w:rPr>
              <w:fldChar w:fldCharType="end"/>
            </w:r>
          </w:hyperlink>
        </w:p>
        <w:p w14:paraId="4DAA6B01" w14:textId="4623C9F4" w:rsidR="00956AC7" w:rsidRDefault="00BD0ADE">
          <w:pPr>
            <w:pStyle w:val="TOC2"/>
            <w:rPr>
              <w:rFonts w:eastAsiaTheme="minorEastAsia"/>
              <w:bCs w:val="0"/>
              <w:sz w:val="22"/>
              <w:lang w:eastAsia="en-GB"/>
            </w:rPr>
          </w:pPr>
          <w:hyperlink w:anchor="_Toc138430611" w:history="1">
            <w:r w:rsidR="00956AC7" w:rsidRPr="00446628">
              <w:rPr>
                <w:rStyle w:val="Hyperlink"/>
                <w:b/>
              </w:rPr>
              <w:t>Navigating the Post-Pandemic Landscape</w:t>
            </w:r>
            <w:r w:rsidR="00956AC7">
              <w:rPr>
                <w:webHidden/>
              </w:rPr>
              <w:tab/>
            </w:r>
            <w:r w:rsidR="00956AC7">
              <w:rPr>
                <w:webHidden/>
              </w:rPr>
              <w:fldChar w:fldCharType="begin"/>
            </w:r>
            <w:r w:rsidR="00956AC7">
              <w:rPr>
                <w:webHidden/>
              </w:rPr>
              <w:instrText xml:space="preserve"> PAGEREF _Toc138430611 \h </w:instrText>
            </w:r>
            <w:r w:rsidR="00956AC7">
              <w:rPr>
                <w:webHidden/>
              </w:rPr>
            </w:r>
            <w:r w:rsidR="00956AC7">
              <w:rPr>
                <w:webHidden/>
              </w:rPr>
              <w:fldChar w:fldCharType="separate"/>
            </w:r>
            <w:r w:rsidR="00956AC7">
              <w:rPr>
                <w:webHidden/>
              </w:rPr>
              <w:t>9</w:t>
            </w:r>
            <w:r w:rsidR="00956AC7">
              <w:rPr>
                <w:webHidden/>
              </w:rPr>
              <w:fldChar w:fldCharType="end"/>
            </w:r>
          </w:hyperlink>
        </w:p>
        <w:p w14:paraId="1DD7E6EC" w14:textId="6F1D6946" w:rsidR="00956AC7" w:rsidRDefault="00BD0ADE">
          <w:pPr>
            <w:pStyle w:val="TOC2"/>
            <w:rPr>
              <w:rFonts w:eastAsiaTheme="minorEastAsia"/>
              <w:bCs w:val="0"/>
              <w:sz w:val="22"/>
              <w:lang w:eastAsia="en-GB"/>
            </w:rPr>
          </w:pPr>
          <w:hyperlink w:anchor="_Toc138430612" w:history="1">
            <w:r w:rsidR="00956AC7" w:rsidRPr="00446628">
              <w:rPr>
                <w:rStyle w:val="Hyperlink"/>
                <w:b/>
              </w:rPr>
              <w:t>Seizing the Moment: Prioritising the Most Disadvantaged Demographic</w:t>
            </w:r>
            <w:r w:rsidR="00956AC7">
              <w:rPr>
                <w:webHidden/>
              </w:rPr>
              <w:tab/>
            </w:r>
            <w:r w:rsidR="00956AC7">
              <w:rPr>
                <w:webHidden/>
              </w:rPr>
              <w:fldChar w:fldCharType="begin"/>
            </w:r>
            <w:r w:rsidR="00956AC7">
              <w:rPr>
                <w:webHidden/>
              </w:rPr>
              <w:instrText xml:space="preserve"> PAGEREF _Toc138430612 \h </w:instrText>
            </w:r>
            <w:r w:rsidR="00956AC7">
              <w:rPr>
                <w:webHidden/>
              </w:rPr>
            </w:r>
            <w:r w:rsidR="00956AC7">
              <w:rPr>
                <w:webHidden/>
              </w:rPr>
              <w:fldChar w:fldCharType="separate"/>
            </w:r>
            <w:r w:rsidR="00956AC7">
              <w:rPr>
                <w:webHidden/>
              </w:rPr>
              <w:t>10</w:t>
            </w:r>
            <w:r w:rsidR="00956AC7">
              <w:rPr>
                <w:webHidden/>
              </w:rPr>
              <w:fldChar w:fldCharType="end"/>
            </w:r>
          </w:hyperlink>
        </w:p>
        <w:p w14:paraId="7EC2B23D" w14:textId="62BE3805" w:rsidR="00956AC7" w:rsidRDefault="00BD0ADE">
          <w:pPr>
            <w:pStyle w:val="TOC2"/>
            <w:rPr>
              <w:rFonts w:eastAsiaTheme="minorEastAsia"/>
              <w:bCs w:val="0"/>
              <w:sz w:val="22"/>
              <w:lang w:eastAsia="en-GB"/>
            </w:rPr>
          </w:pPr>
          <w:hyperlink w:anchor="_Toc138430613" w:history="1">
            <w:r w:rsidR="00956AC7" w:rsidRPr="00446628">
              <w:rPr>
                <w:rStyle w:val="Hyperlink"/>
                <w:b/>
              </w:rPr>
              <w:t>Charting a New Course: An Inclusive Training Programme</w:t>
            </w:r>
            <w:r w:rsidR="00956AC7">
              <w:rPr>
                <w:webHidden/>
              </w:rPr>
              <w:tab/>
            </w:r>
            <w:r w:rsidR="00956AC7">
              <w:rPr>
                <w:webHidden/>
              </w:rPr>
              <w:fldChar w:fldCharType="begin"/>
            </w:r>
            <w:r w:rsidR="00956AC7">
              <w:rPr>
                <w:webHidden/>
              </w:rPr>
              <w:instrText xml:space="preserve"> PAGEREF _Toc138430613 \h </w:instrText>
            </w:r>
            <w:r w:rsidR="00956AC7">
              <w:rPr>
                <w:webHidden/>
              </w:rPr>
            </w:r>
            <w:r w:rsidR="00956AC7">
              <w:rPr>
                <w:webHidden/>
              </w:rPr>
              <w:fldChar w:fldCharType="separate"/>
            </w:r>
            <w:r w:rsidR="00956AC7">
              <w:rPr>
                <w:webHidden/>
              </w:rPr>
              <w:t>10</w:t>
            </w:r>
            <w:r w:rsidR="00956AC7">
              <w:rPr>
                <w:webHidden/>
              </w:rPr>
              <w:fldChar w:fldCharType="end"/>
            </w:r>
          </w:hyperlink>
        </w:p>
        <w:p w14:paraId="0E3CCB72" w14:textId="3778153A" w:rsidR="00956AC7" w:rsidRDefault="00BD0ADE">
          <w:pPr>
            <w:pStyle w:val="TOC2"/>
            <w:rPr>
              <w:rFonts w:eastAsiaTheme="minorEastAsia"/>
              <w:bCs w:val="0"/>
              <w:sz w:val="22"/>
              <w:lang w:eastAsia="en-GB"/>
            </w:rPr>
          </w:pPr>
          <w:hyperlink w:anchor="_Toc138430614" w:history="1">
            <w:r w:rsidR="00956AC7" w:rsidRPr="00446628">
              <w:rPr>
                <w:rStyle w:val="Hyperlink"/>
                <w:b/>
              </w:rPr>
              <w:t>Understanding Our Children and Young People</w:t>
            </w:r>
            <w:r w:rsidR="00956AC7">
              <w:rPr>
                <w:webHidden/>
              </w:rPr>
              <w:tab/>
            </w:r>
            <w:r w:rsidR="00956AC7">
              <w:rPr>
                <w:webHidden/>
              </w:rPr>
              <w:fldChar w:fldCharType="begin"/>
            </w:r>
            <w:r w:rsidR="00956AC7">
              <w:rPr>
                <w:webHidden/>
              </w:rPr>
              <w:instrText xml:space="preserve"> PAGEREF _Toc138430614 \h </w:instrText>
            </w:r>
            <w:r w:rsidR="00956AC7">
              <w:rPr>
                <w:webHidden/>
              </w:rPr>
            </w:r>
            <w:r w:rsidR="00956AC7">
              <w:rPr>
                <w:webHidden/>
              </w:rPr>
              <w:fldChar w:fldCharType="separate"/>
            </w:r>
            <w:r w:rsidR="00956AC7">
              <w:rPr>
                <w:webHidden/>
              </w:rPr>
              <w:t>11</w:t>
            </w:r>
            <w:r w:rsidR="00956AC7">
              <w:rPr>
                <w:webHidden/>
              </w:rPr>
              <w:fldChar w:fldCharType="end"/>
            </w:r>
          </w:hyperlink>
        </w:p>
        <w:p w14:paraId="4D557C80" w14:textId="73272FF2" w:rsidR="00956AC7" w:rsidRDefault="00BD0ADE">
          <w:pPr>
            <w:pStyle w:val="TOC2"/>
            <w:rPr>
              <w:rFonts w:eastAsiaTheme="minorEastAsia"/>
              <w:bCs w:val="0"/>
              <w:sz w:val="22"/>
              <w:lang w:eastAsia="en-GB"/>
            </w:rPr>
          </w:pPr>
          <w:hyperlink w:anchor="_Toc138430615" w:history="1">
            <w:r w:rsidR="00956AC7" w:rsidRPr="00446628">
              <w:rPr>
                <w:rStyle w:val="Hyperlink"/>
                <w:b/>
              </w:rPr>
              <w:t>Honouring Student Voices: Insights from Doctoral Research and Case Studies</w:t>
            </w:r>
            <w:r w:rsidR="00956AC7">
              <w:rPr>
                <w:webHidden/>
              </w:rPr>
              <w:tab/>
            </w:r>
            <w:r w:rsidR="00956AC7">
              <w:rPr>
                <w:webHidden/>
              </w:rPr>
              <w:fldChar w:fldCharType="begin"/>
            </w:r>
            <w:r w:rsidR="00956AC7">
              <w:rPr>
                <w:webHidden/>
              </w:rPr>
              <w:instrText xml:space="preserve"> PAGEREF _Toc138430615 \h </w:instrText>
            </w:r>
            <w:r w:rsidR="00956AC7">
              <w:rPr>
                <w:webHidden/>
              </w:rPr>
            </w:r>
            <w:r w:rsidR="00956AC7">
              <w:rPr>
                <w:webHidden/>
              </w:rPr>
              <w:fldChar w:fldCharType="separate"/>
            </w:r>
            <w:r w:rsidR="00956AC7">
              <w:rPr>
                <w:webHidden/>
              </w:rPr>
              <w:t>11</w:t>
            </w:r>
            <w:r w:rsidR="00956AC7">
              <w:rPr>
                <w:webHidden/>
              </w:rPr>
              <w:fldChar w:fldCharType="end"/>
            </w:r>
          </w:hyperlink>
        </w:p>
        <w:p w14:paraId="63961B28" w14:textId="24BDCD07" w:rsidR="00956AC7" w:rsidRDefault="00BD0ADE">
          <w:pPr>
            <w:pStyle w:val="TOC1"/>
            <w:tabs>
              <w:tab w:val="left" w:pos="480"/>
            </w:tabs>
            <w:rPr>
              <w:rFonts w:eastAsiaTheme="minorEastAsia"/>
              <w:b w:val="0"/>
              <w:noProof/>
              <w:sz w:val="22"/>
              <w:lang w:eastAsia="en-GB"/>
            </w:rPr>
          </w:pPr>
          <w:hyperlink w:anchor="_Toc138430616" w:history="1">
            <w:r w:rsidR="00956AC7" w:rsidRPr="00446628">
              <w:rPr>
                <w:rStyle w:val="Hyperlink"/>
                <w:noProof/>
              </w:rPr>
              <w:t>2.</w:t>
            </w:r>
            <w:r w:rsidR="00956AC7">
              <w:rPr>
                <w:rFonts w:eastAsiaTheme="minorEastAsia"/>
                <w:b w:val="0"/>
                <w:noProof/>
                <w:sz w:val="22"/>
                <w:lang w:eastAsia="en-GB"/>
              </w:rPr>
              <w:tab/>
            </w:r>
            <w:r w:rsidR="00956AC7" w:rsidRPr="00446628">
              <w:rPr>
                <w:rStyle w:val="Hyperlink"/>
                <w:noProof/>
              </w:rPr>
              <w:t>Theoretical Foundations</w:t>
            </w:r>
            <w:r w:rsidR="00956AC7">
              <w:rPr>
                <w:noProof/>
                <w:webHidden/>
              </w:rPr>
              <w:tab/>
            </w:r>
            <w:r w:rsidR="00956AC7">
              <w:rPr>
                <w:noProof/>
                <w:webHidden/>
              </w:rPr>
              <w:fldChar w:fldCharType="begin"/>
            </w:r>
            <w:r w:rsidR="00956AC7">
              <w:rPr>
                <w:noProof/>
                <w:webHidden/>
              </w:rPr>
              <w:instrText xml:space="preserve"> PAGEREF _Toc138430616 \h </w:instrText>
            </w:r>
            <w:r w:rsidR="00956AC7">
              <w:rPr>
                <w:noProof/>
                <w:webHidden/>
              </w:rPr>
            </w:r>
            <w:r w:rsidR="00956AC7">
              <w:rPr>
                <w:noProof/>
                <w:webHidden/>
              </w:rPr>
              <w:fldChar w:fldCharType="separate"/>
            </w:r>
            <w:r w:rsidR="00956AC7">
              <w:rPr>
                <w:noProof/>
                <w:webHidden/>
              </w:rPr>
              <w:t>12</w:t>
            </w:r>
            <w:r w:rsidR="00956AC7">
              <w:rPr>
                <w:noProof/>
                <w:webHidden/>
              </w:rPr>
              <w:fldChar w:fldCharType="end"/>
            </w:r>
          </w:hyperlink>
        </w:p>
        <w:p w14:paraId="109CB383" w14:textId="738ED678" w:rsidR="00956AC7" w:rsidRDefault="00BD0ADE">
          <w:pPr>
            <w:pStyle w:val="TOC2"/>
            <w:rPr>
              <w:rFonts w:eastAsiaTheme="minorEastAsia"/>
              <w:bCs w:val="0"/>
              <w:sz w:val="22"/>
              <w:lang w:eastAsia="en-GB"/>
            </w:rPr>
          </w:pPr>
          <w:hyperlink w:anchor="_Toc138430617" w:history="1">
            <w:r w:rsidR="00956AC7" w:rsidRPr="00446628">
              <w:rPr>
                <w:rStyle w:val="Hyperlink"/>
                <w:b/>
              </w:rPr>
              <w:t>An Introduction to Humanistic and Affective Psychology</w:t>
            </w:r>
            <w:r w:rsidR="00956AC7">
              <w:rPr>
                <w:webHidden/>
              </w:rPr>
              <w:tab/>
            </w:r>
            <w:r w:rsidR="00956AC7">
              <w:rPr>
                <w:webHidden/>
              </w:rPr>
              <w:fldChar w:fldCharType="begin"/>
            </w:r>
            <w:r w:rsidR="00956AC7">
              <w:rPr>
                <w:webHidden/>
              </w:rPr>
              <w:instrText xml:space="preserve"> PAGEREF _Toc138430617 \h </w:instrText>
            </w:r>
            <w:r w:rsidR="00956AC7">
              <w:rPr>
                <w:webHidden/>
              </w:rPr>
            </w:r>
            <w:r w:rsidR="00956AC7">
              <w:rPr>
                <w:webHidden/>
              </w:rPr>
              <w:fldChar w:fldCharType="separate"/>
            </w:r>
            <w:r w:rsidR="00956AC7">
              <w:rPr>
                <w:webHidden/>
              </w:rPr>
              <w:t>12</w:t>
            </w:r>
            <w:r w:rsidR="00956AC7">
              <w:rPr>
                <w:webHidden/>
              </w:rPr>
              <w:fldChar w:fldCharType="end"/>
            </w:r>
          </w:hyperlink>
        </w:p>
        <w:p w14:paraId="669F643B" w14:textId="0772390C" w:rsidR="00956AC7" w:rsidRDefault="00BD0ADE">
          <w:pPr>
            <w:pStyle w:val="TOC2"/>
            <w:rPr>
              <w:rFonts w:eastAsiaTheme="minorEastAsia"/>
              <w:bCs w:val="0"/>
              <w:sz w:val="22"/>
              <w:lang w:eastAsia="en-GB"/>
            </w:rPr>
          </w:pPr>
          <w:hyperlink w:anchor="_Toc138430618" w:history="1">
            <w:r w:rsidR="00956AC7" w:rsidRPr="00446628">
              <w:rPr>
                <w:rStyle w:val="Hyperlink"/>
                <w:b/>
              </w:rPr>
              <w:t>The Affect-Behaviour Connection and Affective Barriers to Learning</w:t>
            </w:r>
            <w:r w:rsidR="00956AC7">
              <w:rPr>
                <w:webHidden/>
              </w:rPr>
              <w:tab/>
            </w:r>
            <w:r w:rsidR="00956AC7">
              <w:rPr>
                <w:webHidden/>
              </w:rPr>
              <w:fldChar w:fldCharType="begin"/>
            </w:r>
            <w:r w:rsidR="00956AC7">
              <w:rPr>
                <w:webHidden/>
              </w:rPr>
              <w:instrText xml:space="preserve"> PAGEREF _Toc138430618 \h </w:instrText>
            </w:r>
            <w:r w:rsidR="00956AC7">
              <w:rPr>
                <w:webHidden/>
              </w:rPr>
            </w:r>
            <w:r w:rsidR="00956AC7">
              <w:rPr>
                <w:webHidden/>
              </w:rPr>
              <w:fldChar w:fldCharType="separate"/>
            </w:r>
            <w:r w:rsidR="00956AC7">
              <w:rPr>
                <w:webHidden/>
              </w:rPr>
              <w:t>12</w:t>
            </w:r>
            <w:r w:rsidR="00956AC7">
              <w:rPr>
                <w:webHidden/>
              </w:rPr>
              <w:fldChar w:fldCharType="end"/>
            </w:r>
          </w:hyperlink>
        </w:p>
        <w:p w14:paraId="0BD51BC1" w14:textId="7942B57B" w:rsidR="00956AC7" w:rsidRDefault="00BD0ADE">
          <w:pPr>
            <w:pStyle w:val="TOC2"/>
            <w:rPr>
              <w:rFonts w:eastAsiaTheme="minorEastAsia"/>
              <w:bCs w:val="0"/>
              <w:sz w:val="22"/>
              <w:lang w:eastAsia="en-GB"/>
            </w:rPr>
          </w:pPr>
          <w:hyperlink w:anchor="_Toc138430619" w:history="1">
            <w:r w:rsidR="00956AC7" w:rsidRPr="00446628">
              <w:rPr>
                <w:rStyle w:val="Hyperlink"/>
                <w:b/>
              </w:rPr>
              <w:t>Tomkins' Affect Script and Nathanson's Compass of Shame</w:t>
            </w:r>
            <w:r w:rsidR="00956AC7">
              <w:rPr>
                <w:webHidden/>
              </w:rPr>
              <w:tab/>
            </w:r>
            <w:r w:rsidR="00956AC7">
              <w:rPr>
                <w:webHidden/>
              </w:rPr>
              <w:fldChar w:fldCharType="begin"/>
            </w:r>
            <w:r w:rsidR="00956AC7">
              <w:rPr>
                <w:webHidden/>
              </w:rPr>
              <w:instrText xml:space="preserve"> PAGEREF _Toc138430619 \h </w:instrText>
            </w:r>
            <w:r w:rsidR="00956AC7">
              <w:rPr>
                <w:webHidden/>
              </w:rPr>
            </w:r>
            <w:r w:rsidR="00956AC7">
              <w:rPr>
                <w:webHidden/>
              </w:rPr>
              <w:fldChar w:fldCharType="separate"/>
            </w:r>
            <w:r w:rsidR="00956AC7">
              <w:rPr>
                <w:webHidden/>
              </w:rPr>
              <w:t>12</w:t>
            </w:r>
            <w:r w:rsidR="00956AC7">
              <w:rPr>
                <w:webHidden/>
              </w:rPr>
              <w:fldChar w:fldCharType="end"/>
            </w:r>
          </w:hyperlink>
        </w:p>
        <w:p w14:paraId="0996794F" w14:textId="5AB258C4" w:rsidR="00956AC7" w:rsidRDefault="00BD0ADE">
          <w:pPr>
            <w:pStyle w:val="TOC2"/>
            <w:rPr>
              <w:rFonts w:eastAsiaTheme="minorEastAsia"/>
              <w:bCs w:val="0"/>
              <w:sz w:val="22"/>
              <w:lang w:eastAsia="en-GB"/>
            </w:rPr>
          </w:pPr>
          <w:hyperlink w:anchor="_Toc138430620" w:history="1">
            <w:r w:rsidR="00956AC7" w:rsidRPr="00446628">
              <w:rPr>
                <w:rStyle w:val="Hyperlink"/>
                <w:b/>
              </w:rPr>
              <w:t>Tompkins' Theory of Affect Script</w:t>
            </w:r>
            <w:r w:rsidR="00956AC7">
              <w:rPr>
                <w:webHidden/>
              </w:rPr>
              <w:tab/>
            </w:r>
            <w:r w:rsidR="00956AC7">
              <w:rPr>
                <w:webHidden/>
              </w:rPr>
              <w:fldChar w:fldCharType="begin"/>
            </w:r>
            <w:r w:rsidR="00956AC7">
              <w:rPr>
                <w:webHidden/>
              </w:rPr>
              <w:instrText xml:space="preserve"> PAGEREF _Toc138430620 \h </w:instrText>
            </w:r>
            <w:r w:rsidR="00956AC7">
              <w:rPr>
                <w:webHidden/>
              </w:rPr>
            </w:r>
            <w:r w:rsidR="00956AC7">
              <w:rPr>
                <w:webHidden/>
              </w:rPr>
              <w:fldChar w:fldCharType="separate"/>
            </w:r>
            <w:r w:rsidR="00956AC7">
              <w:rPr>
                <w:webHidden/>
              </w:rPr>
              <w:t>12</w:t>
            </w:r>
            <w:r w:rsidR="00956AC7">
              <w:rPr>
                <w:webHidden/>
              </w:rPr>
              <w:fldChar w:fldCharType="end"/>
            </w:r>
          </w:hyperlink>
        </w:p>
        <w:p w14:paraId="6CB87608" w14:textId="109AA41F" w:rsidR="00956AC7" w:rsidRDefault="00BD0ADE">
          <w:pPr>
            <w:pStyle w:val="TOC2"/>
            <w:rPr>
              <w:rFonts w:eastAsiaTheme="minorEastAsia"/>
              <w:bCs w:val="0"/>
              <w:sz w:val="22"/>
              <w:lang w:eastAsia="en-GB"/>
            </w:rPr>
          </w:pPr>
          <w:hyperlink w:anchor="_Toc138430621" w:history="1">
            <w:r w:rsidR="00956AC7" w:rsidRPr="00446628">
              <w:rPr>
                <w:rStyle w:val="Hyperlink"/>
                <w:b/>
              </w:rPr>
              <w:t>The Concept of Psychological Shame</w:t>
            </w:r>
            <w:r w:rsidR="00956AC7">
              <w:rPr>
                <w:webHidden/>
              </w:rPr>
              <w:tab/>
            </w:r>
            <w:r w:rsidR="00956AC7">
              <w:rPr>
                <w:webHidden/>
              </w:rPr>
              <w:fldChar w:fldCharType="begin"/>
            </w:r>
            <w:r w:rsidR="00956AC7">
              <w:rPr>
                <w:webHidden/>
              </w:rPr>
              <w:instrText xml:space="preserve"> PAGEREF _Toc138430621 \h </w:instrText>
            </w:r>
            <w:r w:rsidR="00956AC7">
              <w:rPr>
                <w:webHidden/>
              </w:rPr>
            </w:r>
            <w:r w:rsidR="00956AC7">
              <w:rPr>
                <w:webHidden/>
              </w:rPr>
              <w:fldChar w:fldCharType="separate"/>
            </w:r>
            <w:r w:rsidR="00956AC7">
              <w:rPr>
                <w:webHidden/>
              </w:rPr>
              <w:t>13</w:t>
            </w:r>
            <w:r w:rsidR="00956AC7">
              <w:rPr>
                <w:webHidden/>
              </w:rPr>
              <w:fldChar w:fldCharType="end"/>
            </w:r>
          </w:hyperlink>
        </w:p>
        <w:p w14:paraId="7B9502CB" w14:textId="4958D231" w:rsidR="00956AC7" w:rsidRDefault="00BD0ADE">
          <w:pPr>
            <w:pStyle w:val="TOC2"/>
            <w:rPr>
              <w:rFonts w:eastAsiaTheme="minorEastAsia"/>
              <w:bCs w:val="0"/>
              <w:sz w:val="22"/>
              <w:lang w:eastAsia="en-GB"/>
            </w:rPr>
          </w:pPr>
          <w:hyperlink w:anchor="_Toc138430622" w:history="1">
            <w:r w:rsidR="00956AC7" w:rsidRPr="00446628">
              <w:rPr>
                <w:rStyle w:val="Hyperlink"/>
                <w:b/>
              </w:rPr>
              <w:t>Nathanson's Compass of Shame</w:t>
            </w:r>
            <w:r w:rsidR="00956AC7">
              <w:rPr>
                <w:webHidden/>
              </w:rPr>
              <w:tab/>
            </w:r>
            <w:r w:rsidR="00956AC7">
              <w:rPr>
                <w:webHidden/>
              </w:rPr>
              <w:fldChar w:fldCharType="begin"/>
            </w:r>
            <w:r w:rsidR="00956AC7">
              <w:rPr>
                <w:webHidden/>
              </w:rPr>
              <w:instrText xml:space="preserve"> PAGEREF _Toc138430622 \h </w:instrText>
            </w:r>
            <w:r w:rsidR="00956AC7">
              <w:rPr>
                <w:webHidden/>
              </w:rPr>
            </w:r>
            <w:r w:rsidR="00956AC7">
              <w:rPr>
                <w:webHidden/>
              </w:rPr>
              <w:fldChar w:fldCharType="separate"/>
            </w:r>
            <w:r w:rsidR="00956AC7">
              <w:rPr>
                <w:webHidden/>
              </w:rPr>
              <w:t>14</w:t>
            </w:r>
            <w:r w:rsidR="00956AC7">
              <w:rPr>
                <w:webHidden/>
              </w:rPr>
              <w:fldChar w:fldCharType="end"/>
            </w:r>
          </w:hyperlink>
        </w:p>
        <w:p w14:paraId="1E99298C" w14:textId="4EFCE359" w:rsidR="00956AC7" w:rsidRDefault="00BD0ADE">
          <w:pPr>
            <w:pStyle w:val="TOC2"/>
            <w:rPr>
              <w:rFonts w:eastAsiaTheme="minorEastAsia"/>
              <w:bCs w:val="0"/>
              <w:sz w:val="22"/>
              <w:lang w:eastAsia="en-GB"/>
            </w:rPr>
          </w:pPr>
          <w:hyperlink w:anchor="_Toc138430623" w:history="1">
            <w:r w:rsidR="00956AC7" w:rsidRPr="00446628">
              <w:rPr>
                <w:rStyle w:val="Hyperlink"/>
                <w:b/>
              </w:rPr>
              <w:t>The Central Executive</w:t>
            </w:r>
            <w:r w:rsidR="00956AC7">
              <w:rPr>
                <w:webHidden/>
              </w:rPr>
              <w:tab/>
            </w:r>
            <w:r w:rsidR="00956AC7">
              <w:rPr>
                <w:webHidden/>
              </w:rPr>
              <w:fldChar w:fldCharType="begin"/>
            </w:r>
            <w:r w:rsidR="00956AC7">
              <w:rPr>
                <w:webHidden/>
              </w:rPr>
              <w:instrText xml:space="preserve"> PAGEREF _Toc138430623 \h </w:instrText>
            </w:r>
            <w:r w:rsidR="00956AC7">
              <w:rPr>
                <w:webHidden/>
              </w:rPr>
            </w:r>
            <w:r w:rsidR="00956AC7">
              <w:rPr>
                <w:webHidden/>
              </w:rPr>
              <w:fldChar w:fldCharType="separate"/>
            </w:r>
            <w:r w:rsidR="00956AC7">
              <w:rPr>
                <w:webHidden/>
              </w:rPr>
              <w:t>14</w:t>
            </w:r>
            <w:r w:rsidR="00956AC7">
              <w:rPr>
                <w:webHidden/>
              </w:rPr>
              <w:fldChar w:fldCharType="end"/>
            </w:r>
          </w:hyperlink>
        </w:p>
        <w:p w14:paraId="74DBA6D0" w14:textId="21E7CDDB" w:rsidR="00956AC7" w:rsidRDefault="00BD0ADE">
          <w:pPr>
            <w:pStyle w:val="TOC1"/>
            <w:tabs>
              <w:tab w:val="left" w:pos="480"/>
            </w:tabs>
            <w:rPr>
              <w:rFonts w:eastAsiaTheme="minorEastAsia"/>
              <w:b w:val="0"/>
              <w:noProof/>
              <w:sz w:val="22"/>
              <w:lang w:eastAsia="en-GB"/>
            </w:rPr>
          </w:pPr>
          <w:hyperlink w:anchor="_Toc138430624" w:history="1">
            <w:r w:rsidR="00956AC7" w:rsidRPr="00446628">
              <w:rPr>
                <w:rStyle w:val="Hyperlink"/>
                <w:bCs/>
                <w:noProof/>
              </w:rPr>
              <w:t>3.</w:t>
            </w:r>
            <w:r w:rsidR="00956AC7">
              <w:rPr>
                <w:rFonts w:eastAsiaTheme="minorEastAsia"/>
                <w:b w:val="0"/>
                <w:noProof/>
                <w:sz w:val="22"/>
                <w:lang w:eastAsia="en-GB"/>
              </w:rPr>
              <w:tab/>
            </w:r>
            <w:r w:rsidR="00956AC7" w:rsidRPr="00446628">
              <w:rPr>
                <w:rStyle w:val="Hyperlink"/>
                <w:bCs/>
                <w:noProof/>
              </w:rPr>
              <w:t>The New Framework and Its Application</w:t>
            </w:r>
            <w:r w:rsidR="00956AC7">
              <w:rPr>
                <w:noProof/>
                <w:webHidden/>
              </w:rPr>
              <w:tab/>
            </w:r>
            <w:r w:rsidR="00956AC7">
              <w:rPr>
                <w:noProof/>
                <w:webHidden/>
              </w:rPr>
              <w:fldChar w:fldCharType="begin"/>
            </w:r>
            <w:r w:rsidR="00956AC7">
              <w:rPr>
                <w:noProof/>
                <w:webHidden/>
              </w:rPr>
              <w:instrText xml:space="preserve"> PAGEREF _Toc138430624 \h </w:instrText>
            </w:r>
            <w:r w:rsidR="00956AC7">
              <w:rPr>
                <w:noProof/>
                <w:webHidden/>
              </w:rPr>
            </w:r>
            <w:r w:rsidR="00956AC7">
              <w:rPr>
                <w:noProof/>
                <w:webHidden/>
              </w:rPr>
              <w:fldChar w:fldCharType="separate"/>
            </w:r>
            <w:r w:rsidR="00956AC7">
              <w:rPr>
                <w:noProof/>
                <w:webHidden/>
              </w:rPr>
              <w:t>16</w:t>
            </w:r>
            <w:r w:rsidR="00956AC7">
              <w:rPr>
                <w:noProof/>
                <w:webHidden/>
              </w:rPr>
              <w:fldChar w:fldCharType="end"/>
            </w:r>
          </w:hyperlink>
        </w:p>
        <w:p w14:paraId="299B7A4A" w14:textId="71168B00" w:rsidR="00956AC7" w:rsidRDefault="00BD0ADE">
          <w:pPr>
            <w:pStyle w:val="TOC2"/>
            <w:rPr>
              <w:rFonts w:eastAsiaTheme="minorEastAsia"/>
              <w:bCs w:val="0"/>
              <w:sz w:val="22"/>
              <w:lang w:eastAsia="en-GB"/>
            </w:rPr>
          </w:pPr>
          <w:hyperlink w:anchor="_Toc138430625" w:history="1">
            <w:r w:rsidR="00956AC7" w:rsidRPr="00446628">
              <w:rPr>
                <w:rStyle w:val="Hyperlink"/>
                <w:b/>
              </w:rPr>
              <w:t>The Structure of the Training Programme</w:t>
            </w:r>
            <w:r w:rsidR="00956AC7">
              <w:rPr>
                <w:webHidden/>
              </w:rPr>
              <w:tab/>
            </w:r>
            <w:r w:rsidR="00956AC7">
              <w:rPr>
                <w:webHidden/>
              </w:rPr>
              <w:fldChar w:fldCharType="begin"/>
            </w:r>
            <w:r w:rsidR="00956AC7">
              <w:rPr>
                <w:webHidden/>
              </w:rPr>
              <w:instrText xml:space="preserve"> PAGEREF _Toc138430625 \h </w:instrText>
            </w:r>
            <w:r w:rsidR="00956AC7">
              <w:rPr>
                <w:webHidden/>
              </w:rPr>
            </w:r>
            <w:r w:rsidR="00956AC7">
              <w:rPr>
                <w:webHidden/>
              </w:rPr>
              <w:fldChar w:fldCharType="separate"/>
            </w:r>
            <w:r w:rsidR="00956AC7">
              <w:rPr>
                <w:webHidden/>
              </w:rPr>
              <w:t>16</w:t>
            </w:r>
            <w:r w:rsidR="00956AC7">
              <w:rPr>
                <w:webHidden/>
              </w:rPr>
              <w:fldChar w:fldCharType="end"/>
            </w:r>
          </w:hyperlink>
        </w:p>
        <w:p w14:paraId="4CAF451E" w14:textId="6D2E71BA" w:rsidR="00956AC7" w:rsidRDefault="00BD0ADE">
          <w:pPr>
            <w:pStyle w:val="TOC2"/>
            <w:rPr>
              <w:rFonts w:eastAsiaTheme="minorEastAsia"/>
              <w:bCs w:val="0"/>
              <w:sz w:val="22"/>
              <w:lang w:eastAsia="en-GB"/>
            </w:rPr>
          </w:pPr>
          <w:hyperlink w:anchor="_Toc138430626" w:history="1">
            <w:r w:rsidR="00956AC7" w:rsidRPr="00446628">
              <w:rPr>
                <w:rStyle w:val="Hyperlink"/>
                <w:b/>
              </w:rPr>
              <w:t>Early Identification and Intervention Strategies</w:t>
            </w:r>
            <w:r w:rsidR="00956AC7">
              <w:rPr>
                <w:webHidden/>
              </w:rPr>
              <w:tab/>
            </w:r>
            <w:r w:rsidR="00956AC7">
              <w:rPr>
                <w:webHidden/>
              </w:rPr>
              <w:fldChar w:fldCharType="begin"/>
            </w:r>
            <w:r w:rsidR="00956AC7">
              <w:rPr>
                <w:webHidden/>
              </w:rPr>
              <w:instrText xml:space="preserve"> PAGEREF _Toc138430626 \h </w:instrText>
            </w:r>
            <w:r w:rsidR="00956AC7">
              <w:rPr>
                <w:webHidden/>
              </w:rPr>
            </w:r>
            <w:r w:rsidR="00956AC7">
              <w:rPr>
                <w:webHidden/>
              </w:rPr>
              <w:fldChar w:fldCharType="separate"/>
            </w:r>
            <w:r w:rsidR="00956AC7">
              <w:rPr>
                <w:webHidden/>
              </w:rPr>
              <w:t>16</w:t>
            </w:r>
            <w:r w:rsidR="00956AC7">
              <w:rPr>
                <w:webHidden/>
              </w:rPr>
              <w:fldChar w:fldCharType="end"/>
            </w:r>
          </w:hyperlink>
        </w:p>
        <w:p w14:paraId="7AFB80BD" w14:textId="41C81709" w:rsidR="00956AC7" w:rsidRDefault="00BD0ADE">
          <w:pPr>
            <w:pStyle w:val="TOC2"/>
            <w:rPr>
              <w:rFonts w:eastAsiaTheme="minorEastAsia"/>
              <w:bCs w:val="0"/>
              <w:sz w:val="22"/>
              <w:lang w:eastAsia="en-GB"/>
            </w:rPr>
          </w:pPr>
          <w:hyperlink w:anchor="_Toc138430627" w:history="1">
            <w:r w:rsidR="00956AC7" w:rsidRPr="00446628">
              <w:rPr>
                <w:rStyle w:val="Hyperlink"/>
                <w:b/>
              </w:rPr>
              <w:t>Using the Educator Self-Assessment Matrix</w:t>
            </w:r>
            <w:r w:rsidR="00956AC7">
              <w:rPr>
                <w:webHidden/>
              </w:rPr>
              <w:tab/>
            </w:r>
            <w:r w:rsidR="00956AC7">
              <w:rPr>
                <w:webHidden/>
              </w:rPr>
              <w:fldChar w:fldCharType="begin"/>
            </w:r>
            <w:r w:rsidR="00956AC7">
              <w:rPr>
                <w:webHidden/>
              </w:rPr>
              <w:instrText xml:space="preserve"> PAGEREF _Toc138430627 \h </w:instrText>
            </w:r>
            <w:r w:rsidR="00956AC7">
              <w:rPr>
                <w:webHidden/>
              </w:rPr>
            </w:r>
            <w:r w:rsidR="00956AC7">
              <w:rPr>
                <w:webHidden/>
              </w:rPr>
              <w:fldChar w:fldCharType="separate"/>
            </w:r>
            <w:r w:rsidR="00956AC7">
              <w:rPr>
                <w:webHidden/>
              </w:rPr>
              <w:t>17</w:t>
            </w:r>
            <w:r w:rsidR="00956AC7">
              <w:rPr>
                <w:webHidden/>
              </w:rPr>
              <w:fldChar w:fldCharType="end"/>
            </w:r>
          </w:hyperlink>
        </w:p>
        <w:p w14:paraId="1D86C1A2" w14:textId="62E30DFD" w:rsidR="00956AC7" w:rsidRDefault="00BD0ADE">
          <w:pPr>
            <w:pStyle w:val="TOC2"/>
            <w:rPr>
              <w:rFonts w:eastAsiaTheme="minorEastAsia"/>
              <w:bCs w:val="0"/>
              <w:sz w:val="22"/>
              <w:lang w:eastAsia="en-GB"/>
            </w:rPr>
          </w:pPr>
          <w:hyperlink w:anchor="_Toc138430628" w:history="1">
            <w:r w:rsidR="00956AC7" w:rsidRPr="00446628">
              <w:rPr>
                <w:rStyle w:val="Hyperlink"/>
                <w:b/>
              </w:rPr>
              <w:t>Building Effective Home-School Communication</w:t>
            </w:r>
            <w:r w:rsidR="00956AC7">
              <w:rPr>
                <w:webHidden/>
              </w:rPr>
              <w:tab/>
            </w:r>
            <w:r w:rsidR="00956AC7">
              <w:rPr>
                <w:webHidden/>
              </w:rPr>
              <w:fldChar w:fldCharType="begin"/>
            </w:r>
            <w:r w:rsidR="00956AC7">
              <w:rPr>
                <w:webHidden/>
              </w:rPr>
              <w:instrText xml:space="preserve"> PAGEREF _Toc138430628 \h </w:instrText>
            </w:r>
            <w:r w:rsidR="00956AC7">
              <w:rPr>
                <w:webHidden/>
              </w:rPr>
            </w:r>
            <w:r w:rsidR="00956AC7">
              <w:rPr>
                <w:webHidden/>
              </w:rPr>
              <w:fldChar w:fldCharType="separate"/>
            </w:r>
            <w:r w:rsidR="00956AC7">
              <w:rPr>
                <w:webHidden/>
              </w:rPr>
              <w:t>17</w:t>
            </w:r>
            <w:r w:rsidR="00956AC7">
              <w:rPr>
                <w:webHidden/>
              </w:rPr>
              <w:fldChar w:fldCharType="end"/>
            </w:r>
          </w:hyperlink>
        </w:p>
        <w:p w14:paraId="55BF17C7" w14:textId="189FA035" w:rsidR="00956AC7" w:rsidRDefault="00BD0ADE">
          <w:pPr>
            <w:pStyle w:val="TOC1"/>
            <w:tabs>
              <w:tab w:val="left" w:pos="480"/>
            </w:tabs>
            <w:rPr>
              <w:rFonts w:eastAsiaTheme="minorEastAsia"/>
              <w:b w:val="0"/>
              <w:noProof/>
              <w:sz w:val="22"/>
              <w:lang w:eastAsia="en-GB"/>
            </w:rPr>
          </w:pPr>
          <w:hyperlink w:anchor="_Toc138430629" w:history="1">
            <w:r w:rsidR="00956AC7" w:rsidRPr="00446628">
              <w:rPr>
                <w:rStyle w:val="Hyperlink"/>
                <w:bCs/>
                <w:noProof/>
              </w:rPr>
              <w:t>4.</w:t>
            </w:r>
            <w:r w:rsidR="00956AC7">
              <w:rPr>
                <w:rFonts w:eastAsiaTheme="minorEastAsia"/>
                <w:b w:val="0"/>
                <w:noProof/>
                <w:sz w:val="22"/>
                <w:lang w:eastAsia="en-GB"/>
              </w:rPr>
              <w:tab/>
            </w:r>
            <w:r w:rsidR="00956AC7" w:rsidRPr="00446628">
              <w:rPr>
                <w:rStyle w:val="Hyperlink"/>
                <w:bCs/>
                <w:noProof/>
              </w:rPr>
              <w:t>Implementing the Training</w:t>
            </w:r>
            <w:r w:rsidR="00956AC7">
              <w:rPr>
                <w:noProof/>
                <w:webHidden/>
              </w:rPr>
              <w:tab/>
            </w:r>
            <w:r w:rsidR="00956AC7">
              <w:rPr>
                <w:noProof/>
                <w:webHidden/>
              </w:rPr>
              <w:fldChar w:fldCharType="begin"/>
            </w:r>
            <w:r w:rsidR="00956AC7">
              <w:rPr>
                <w:noProof/>
                <w:webHidden/>
              </w:rPr>
              <w:instrText xml:space="preserve"> PAGEREF _Toc138430629 \h </w:instrText>
            </w:r>
            <w:r w:rsidR="00956AC7">
              <w:rPr>
                <w:noProof/>
                <w:webHidden/>
              </w:rPr>
            </w:r>
            <w:r w:rsidR="00956AC7">
              <w:rPr>
                <w:noProof/>
                <w:webHidden/>
              </w:rPr>
              <w:fldChar w:fldCharType="separate"/>
            </w:r>
            <w:r w:rsidR="00956AC7">
              <w:rPr>
                <w:noProof/>
                <w:webHidden/>
              </w:rPr>
              <w:t>18</w:t>
            </w:r>
            <w:r w:rsidR="00956AC7">
              <w:rPr>
                <w:noProof/>
                <w:webHidden/>
              </w:rPr>
              <w:fldChar w:fldCharType="end"/>
            </w:r>
          </w:hyperlink>
        </w:p>
        <w:p w14:paraId="1F00026A" w14:textId="0D16AC53" w:rsidR="00956AC7" w:rsidRDefault="00BD0ADE">
          <w:pPr>
            <w:pStyle w:val="TOC2"/>
            <w:rPr>
              <w:rFonts w:eastAsiaTheme="minorEastAsia"/>
              <w:bCs w:val="0"/>
              <w:sz w:val="22"/>
              <w:lang w:eastAsia="en-GB"/>
            </w:rPr>
          </w:pPr>
          <w:hyperlink w:anchor="_Toc138430630" w:history="1">
            <w:r w:rsidR="00956AC7" w:rsidRPr="00446628">
              <w:rPr>
                <w:rStyle w:val="Hyperlink"/>
                <w:b/>
              </w:rPr>
              <w:t>4.1 Pilot Testing and Feedback Collection</w:t>
            </w:r>
            <w:r w:rsidR="00956AC7">
              <w:rPr>
                <w:webHidden/>
              </w:rPr>
              <w:tab/>
            </w:r>
            <w:r w:rsidR="00956AC7">
              <w:rPr>
                <w:webHidden/>
              </w:rPr>
              <w:fldChar w:fldCharType="begin"/>
            </w:r>
            <w:r w:rsidR="00956AC7">
              <w:rPr>
                <w:webHidden/>
              </w:rPr>
              <w:instrText xml:space="preserve"> PAGEREF _Toc138430630 \h </w:instrText>
            </w:r>
            <w:r w:rsidR="00956AC7">
              <w:rPr>
                <w:webHidden/>
              </w:rPr>
            </w:r>
            <w:r w:rsidR="00956AC7">
              <w:rPr>
                <w:webHidden/>
              </w:rPr>
              <w:fldChar w:fldCharType="separate"/>
            </w:r>
            <w:r w:rsidR="00956AC7">
              <w:rPr>
                <w:webHidden/>
              </w:rPr>
              <w:t>18</w:t>
            </w:r>
            <w:r w:rsidR="00956AC7">
              <w:rPr>
                <w:webHidden/>
              </w:rPr>
              <w:fldChar w:fldCharType="end"/>
            </w:r>
          </w:hyperlink>
        </w:p>
        <w:p w14:paraId="5E695D2B" w14:textId="60FB6A5B" w:rsidR="00956AC7" w:rsidRDefault="00BD0ADE">
          <w:pPr>
            <w:pStyle w:val="TOC2"/>
            <w:rPr>
              <w:rFonts w:eastAsiaTheme="minorEastAsia"/>
              <w:bCs w:val="0"/>
              <w:sz w:val="22"/>
              <w:lang w:eastAsia="en-GB"/>
            </w:rPr>
          </w:pPr>
          <w:hyperlink w:anchor="_Toc138430631" w:history="1">
            <w:r w:rsidR="00956AC7" w:rsidRPr="00446628">
              <w:rPr>
                <w:rStyle w:val="Hyperlink"/>
                <w:b/>
              </w:rPr>
              <w:t>4.2 Adjustments Based on Feedback</w:t>
            </w:r>
            <w:r w:rsidR="00956AC7">
              <w:rPr>
                <w:webHidden/>
              </w:rPr>
              <w:tab/>
            </w:r>
            <w:r w:rsidR="00956AC7">
              <w:rPr>
                <w:webHidden/>
              </w:rPr>
              <w:fldChar w:fldCharType="begin"/>
            </w:r>
            <w:r w:rsidR="00956AC7">
              <w:rPr>
                <w:webHidden/>
              </w:rPr>
              <w:instrText xml:space="preserve"> PAGEREF _Toc138430631 \h </w:instrText>
            </w:r>
            <w:r w:rsidR="00956AC7">
              <w:rPr>
                <w:webHidden/>
              </w:rPr>
            </w:r>
            <w:r w:rsidR="00956AC7">
              <w:rPr>
                <w:webHidden/>
              </w:rPr>
              <w:fldChar w:fldCharType="separate"/>
            </w:r>
            <w:r w:rsidR="00956AC7">
              <w:rPr>
                <w:webHidden/>
              </w:rPr>
              <w:t>18</w:t>
            </w:r>
            <w:r w:rsidR="00956AC7">
              <w:rPr>
                <w:webHidden/>
              </w:rPr>
              <w:fldChar w:fldCharType="end"/>
            </w:r>
          </w:hyperlink>
        </w:p>
        <w:p w14:paraId="0B283176" w14:textId="180947D3" w:rsidR="00956AC7" w:rsidRDefault="00BD0ADE">
          <w:pPr>
            <w:pStyle w:val="TOC2"/>
            <w:rPr>
              <w:rFonts w:eastAsiaTheme="minorEastAsia"/>
              <w:bCs w:val="0"/>
              <w:sz w:val="22"/>
              <w:lang w:eastAsia="en-GB"/>
            </w:rPr>
          </w:pPr>
          <w:hyperlink w:anchor="_Toc138430632" w:history="1">
            <w:r w:rsidR="00956AC7" w:rsidRPr="00446628">
              <w:rPr>
                <w:rStyle w:val="Hyperlink"/>
                <w:b/>
              </w:rPr>
              <w:t>4.3 Suggested Training Schedule and Format</w:t>
            </w:r>
            <w:r w:rsidR="00956AC7">
              <w:rPr>
                <w:webHidden/>
              </w:rPr>
              <w:tab/>
            </w:r>
            <w:r w:rsidR="00956AC7">
              <w:rPr>
                <w:webHidden/>
              </w:rPr>
              <w:fldChar w:fldCharType="begin"/>
            </w:r>
            <w:r w:rsidR="00956AC7">
              <w:rPr>
                <w:webHidden/>
              </w:rPr>
              <w:instrText xml:space="preserve"> PAGEREF _Toc138430632 \h </w:instrText>
            </w:r>
            <w:r w:rsidR="00956AC7">
              <w:rPr>
                <w:webHidden/>
              </w:rPr>
            </w:r>
            <w:r w:rsidR="00956AC7">
              <w:rPr>
                <w:webHidden/>
              </w:rPr>
              <w:fldChar w:fldCharType="separate"/>
            </w:r>
            <w:r w:rsidR="00956AC7">
              <w:rPr>
                <w:webHidden/>
              </w:rPr>
              <w:t>19</w:t>
            </w:r>
            <w:r w:rsidR="00956AC7">
              <w:rPr>
                <w:webHidden/>
              </w:rPr>
              <w:fldChar w:fldCharType="end"/>
            </w:r>
          </w:hyperlink>
        </w:p>
        <w:p w14:paraId="1FFE327E" w14:textId="68F67F75" w:rsidR="00956AC7" w:rsidRDefault="00BD0ADE">
          <w:pPr>
            <w:pStyle w:val="TOC2"/>
            <w:rPr>
              <w:rFonts w:eastAsiaTheme="minorEastAsia"/>
              <w:bCs w:val="0"/>
              <w:sz w:val="22"/>
              <w:lang w:eastAsia="en-GB"/>
            </w:rPr>
          </w:pPr>
          <w:hyperlink w:anchor="_Toc138430633" w:history="1">
            <w:r w:rsidR="00956AC7" w:rsidRPr="00446628">
              <w:rPr>
                <w:rStyle w:val="Hyperlink"/>
                <w:b/>
              </w:rPr>
              <w:t>4.4 Addressing Potential Barriers and Limitations</w:t>
            </w:r>
            <w:r w:rsidR="00956AC7">
              <w:rPr>
                <w:webHidden/>
              </w:rPr>
              <w:tab/>
            </w:r>
            <w:r w:rsidR="00956AC7">
              <w:rPr>
                <w:webHidden/>
              </w:rPr>
              <w:fldChar w:fldCharType="begin"/>
            </w:r>
            <w:r w:rsidR="00956AC7">
              <w:rPr>
                <w:webHidden/>
              </w:rPr>
              <w:instrText xml:space="preserve"> PAGEREF _Toc138430633 \h </w:instrText>
            </w:r>
            <w:r w:rsidR="00956AC7">
              <w:rPr>
                <w:webHidden/>
              </w:rPr>
            </w:r>
            <w:r w:rsidR="00956AC7">
              <w:rPr>
                <w:webHidden/>
              </w:rPr>
              <w:fldChar w:fldCharType="separate"/>
            </w:r>
            <w:r w:rsidR="00956AC7">
              <w:rPr>
                <w:webHidden/>
              </w:rPr>
              <w:t>19</w:t>
            </w:r>
            <w:r w:rsidR="00956AC7">
              <w:rPr>
                <w:webHidden/>
              </w:rPr>
              <w:fldChar w:fldCharType="end"/>
            </w:r>
          </w:hyperlink>
        </w:p>
        <w:p w14:paraId="75E3CF35" w14:textId="7D7DAB49" w:rsidR="00956AC7" w:rsidRDefault="00BD0ADE">
          <w:pPr>
            <w:pStyle w:val="TOC1"/>
            <w:tabs>
              <w:tab w:val="left" w:pos="480"/>
            </w:tabs>
            <w:rPr>
              <w:rFonts w:eastAsiaTheme="minorEastAsia"/>
              <w:b w:val="0"/>
              <w:noProof/>
              <w:sz w:val="22"/>
              <w:lang w:eastAsia="en-GB"/>
            </w:rPr>
          </w:pPr>
          <w:hyperlink w:anchor="_Toc138430634" w:history="1">
            <w:r w:rsidR="00956AC7" w:rsidRPr="00446628">
              <w:rPr>
                <w:rStyle w:val="Hyperlink"/>
                <w:bCs/>
                <w:noProof/>
              </w:rPr>
              <w:t>5.</w:t>
            </w:r>
            <w:r w:rsidR="00956AC7">
              <w:rPr>
                <w:rFonts w:eastAsiaTheme="minorEastAsia"/>
                <w:b w:val="0"/>
                <w:noProof/>
                <w:sz w:val="22"/>
                <w:lang w:eastAsia="en-GB"/>
              </w:rPr>
              <w:tab/>
            </w:r>
            <w:r w:rsidR="00956AC7" w:rsidRPr="00446628">
              <w:rPr>
                <w:rStyle w:val="Hyperlink"/>
                <w:bCs/>
                <w:noProof/>
              </w:rPr>
              <w:t>Overview of Training Modules</w:t>
            </w:r>
            <w:r w:rsidR="00956AC7">
              <w:rPr>
                <w:noProof/>
                <w:webHidden/>
              </w:rPr>
              <w:tab/>
            </w:r>
            <w:r w:rsidR="00956AC7">
              <w:rPr>
                <w:noProof/>
                <w:webHidden/>
              </w:rPr>
              <w:fldChar w:fldCharType="begin"/>
            </w:r>
            <w:r w:rsidR="00956AC7">
              <w:rPr>
                <w:noProof/>
                <w:webHidden/>
              </w:rPr>
              <w:instrText xml:space="preserve"> PAGEREF _Toc138430634 \h </w:instrText>
            </w:r>
            <w:r w:rsidR="00956AC7">
              <w:rPr>
                <w:noProof/>
                <w:webHidden/>
              </w:rPr>
            </w:r>
            <w:r w:rsidR="00956AC7">
              <w:rPr>
                <w:noProof/>
                <w:webHidden/>
              </w:rPr>
              <w:fldChar w:fldCharType="separate"/>
            </w:r>
            <w:r w:rsidR="00956AC7">
              <w:rPr>
                <w:noProof/>
                <w:webHidden/>
              </w:rPr>
              <w:t>20</w:t>
            </w:r>
            <w:r w:rsidR="00956AC7">
              <w:rPr>
                <w:noProof/>
                <w:webHidden/>
              </w:rPr>
              <w:fldChar w:fldCharType="end"/>
            </w:r>
          </w:hyperlink>
        </w:p>
        <w:bookmarkStart w:id="1" w:name="_Hlk138693198"/>
        <w:p w14:paraId="3F911060" w14:textId="62AF12A2" w:rsidR="00956AC7" w:rsidRDefault="00BD0ADE">
          <w:pPr>
            <w:pStyle w:val="TOC1"/>
            <w:rPr>
              <w:rFonts w:eastAsiaTheme="minorEastAsia"/>
              <w:b w:val="0"/>
              <w:noProof/>
              <w:sz w:val="22"/>
              <w:lang w:eastAsia="en-GB"/>
            </w:rPr>
          </w:pPr>
          <w:r>
            <w:fldChar w:fldCharType="begin"/>
          </w:r>
          <w:r>
            <w:instrText xml:space="preserve"> HYPERLINK \l "_Toc138430635" </w:instrText>
          </w:r>
          <w:r>
            <w:fldChar w:fldCharType="separate"/>
          </w:r>
          <w:r w:rsidR="00956AC7" w:rsidRPr="00446628">
            <w:rPr>
              <w:rStyle w:val="Hyperlink"/>
              <w:noProof/>
            </w:rPr>
            <w:t>Appendix A: Module 1 - Introduction to Children's Rights in Education and the UNCRC</w:t>
          </w:r>
          <w:r w:rsidR="00956AC7">
            <w:rPr>
              <w:noProof/>
              <w:webHidden/>
            </w:rPr>
            <w:tab/>
          </w:r>
          <w:r w:rsidR="00956AC7">
            <w:rPr>
              <w:noProof/>
              <w:webHidden/>
            </w:rPr>
            <w:fldChar w:fldCharType="begin"/>
          </w:r>
          <w:r w:rsidR="00956AC7">
            <w:rPr>
              <w:noProof/>
              <w:webHidden/>
            </w:rPr>
            <w:instrText xml:space="preserve"> PAGEREF _Toc138430635 \h </w:instrText>
          </w:r>
          <w:r w:rsidR="00956AC7">
            <w:rPr>
              <w:noProof/>
              <w:webHidden/>
            </w:rPr>
          </w:r>
          <w:r w:rsidR="00956AC7">
            <w:rPr>
              <w:noProof/>
              <w:webHidden/>
            </w:rPr>
            <w:fldChar w:fldCharType="separate"/>
          </w:r>
          <w:r w:rsidR="00956AC7">
            <w:rPr>
              <w:noProof/>
              <w:webHidden/>
            </w:rPr>
            <w:t>21</w:t>
          </w:r>
          <w:r w:rsidR="00956AC7">
            <w:rPr>
              <w:noProof/>
              <w:webHidden/>
            </w:rPr>
            <w:fldChar w:fldCharType="end"/>
          </w:r>
          <w:r>
            <w:rPr>
              <w:noProof/>
            </w:rPr>
            <w:fldChar w:fldCharType="end"/>
          </w:r>
        </w:p>
        <w:p w14:paraId="3B2E10E9" w14:textId="69CE7460" w:rsidR="00956AC7" w:rsidRDefault="00BD0ADE">
          <w:pPr>
            <w:pStyle w:val="TOC1"/>
            <w:rPr>
              <w:rFonts w:eastAsiaTheme="minorEastAsia"/>
              <w:b w:val="0"/>
              <w:noProof/>
              <w:sz w:val="22"/>
              <w:lang w:eastAsia="en-GB"/>
            </w:rPr>
          </w:pPr>
          <w:hyperlink w:anchor="_Toc138430636" w:history="1">
            <w:r w:rsidR="00956AC7" w:rsidRPr="00446628">
              <w:rPr>
                <w:rStyle w:val="Hyperlink"/>
                <w:bCs/>
                <w:noProof/>
              </w:rPr>
              <w:t>Appendix B: Module 2 – Understanding the UNCRC</w:t>
            </w:r>
            <w:r w:rsidR="00956AC7">
              <w:rPr>
                <w:noProof/>
                <w:webHidden/>
              </w:rPr>
              <w:tab/>
            </w:r>
            <w:r w:rsidR="00956AC7">
              <w:rPr>
                <w:noProof/>
                <w:webHidden/>
              </w:rPr>
              <w:fldChar w:fldCharType="begin"/>
            </w:r>
            <w:r w:rsidR="00956AC7">
              <w:rPr>
                <w:noProof/>
                <w:webHidden/>
              </w:rPr>
              <w:instrText xml:space="preserve"> PAGEREF _Toc138430636 \h </w:instrText>
            </w:r>
            <w:r w:rsidR="00956AC7">
              <w:rPr>
                <w:noProof/>
                <w:webHidden/>
              </w:rPr>
            </w:r>
            <w:r w:rsidR="00956AC7">
              <w:rPr>
                <w:noProof/>
                <w:webHidden/>
              </w:rPr>
              <w:fldChar w:fldCharType="separate"/>
            </w:r>
            <w:r w:rsidR="00956AC7">
              <w:rPr>
                <w:noProof/>
                <w:webHidden/>
              </w:rPr>
              <w:t>23</w:t>
            </w:r>
            <w:r w:rsidR="00956AC7">
              <w:rPr>
                <w:noProof/>
                <w:webHidden/>
              </w:rPr>
              <w:fldChar w:fldCharType="end"/>
            </w:r>
          </w:hyperlink>
        </w:p>
        <w:p w14:paraId="714B92E8" w14:textId="322C4E2E" w:rsidR="00956AC7" w:rsidRDefault="00BD0ADE">
          <w:pPr>
            <w:pStyle w:val="TOC1"/>
            <w:rPr>
              <w:rFonts w:eastAsiaTheme="minorEastAsia"/>
              <w:b w:val="0"/>
              <w:noProof/>
              <w:sz w:val="22"/>
              <w:lang w:eastAsia="en-GB"/>
            </w:rPr>
          </w:pPr>
          <w:hyperlink w:anchor="_Toc138430637" w:history="1">
            <w:r w:rsidR="00956AC7" w:rsidRPr="00446628">
              <w:rPr>
                <w:rStyle w:val="Hyperlink"/>
                <w:bCs/>
                <w:noProof/>
              </w:rPr>
              <w:t>Appendix C: Module 3 - Promoting Emotional Well-being</w:t>
            </w:r>
            <w:r w:rsidR="00956AC7">
              <w:rPr>
                <w:noProof/>
                <w:webHidden/>
              </w:rPr>
              <w:tab/>
            </w:r>
            <w:r w:rsidR="00956AC7">
              <w:rPr>
                <w:noProof/>
                <w:webHidden/>
              </w:rPr>
              <w:fldChar w:fldCharType="begin"/>
            </w:r>
            <w:r w:rsidR="00956AC7">
              <w:rPr>
                <w:noProof/>
                <w:webHidden/>
              </w:rPr>
              <w:instrText xml:space="preserve"> PAGEREF _Toc138430637 \h </w:instrText>
            </w:r>
            <w:r w:rsidR="00956AC7">
              <w:rPr>
                <w:noProof/>
                <w:webHidden/>
              </w:rPr>
            </w:r>
            <w:r w:rsidR="00956AC7">
              <w:rPr>
                <w:noProof/>
                <w:webHidden/>
              </w:rPr>
              <w:fldChar w:fldCharType="separate"/>
            </w:r>
            <w:r w:rsidR="00956AC7">
              <w:rPr>
                <w:noProof/>
                <w:webHidden/>
              </w:rPr>
              <w:t>25</w:t>
            </w:r>
            <w:r w:rsidR="00956AC7">
              <w:rPr>
                <w:noProof/>
                <w:webHidden/>
              </w:rPr>
              <w:fldChar w:fldCharType="end"/>
            </w:r>
          </w:hyperlink>
        </w:p>
        <w:p w14:paraId="7B4FCD6E" w14:textId="3399E492" w:rsidR="00956AC7" w:rsidRDefault="00BD0ADE">
          <w:pPr>
            <w:pStyle w:val="TOC1"/>
            <w:rPr>
              <w:rFonts w:eastAsiaTheme="minorEastAsia"/>
              <w:b w:val="0"/>
              <w:noProof/>
              <w:sz w:val="22"/>
              <w:lang w:eastAsia="en-GB"/>
            </w:rPr>
          </w:pPr>
          <w:hyperlink w:anchor="_Toc138430638" w:history="1">
            <w:r w:rsidR="00956AC7" w:rsidRPr="00446628">
              <w:rPr>
                <w:rStyle w:val="Hyperlink"/>
                <w:bCs/>
                <w:noProof/>
              </w:rPr>
              <w:t>Appendix D: Module 4 - Implementing Humanistic and Affective Approaches</w:t>
            </w:r>
            <w:r w:rsidR="00956AC7">
              <w:rPr>
                <w:noProof/>
                <w:webHidden/>
              </w:rPr>
              <w:tab/>
            </w:r>
            <w:r w:rsidR="00956AC7">
              <w:rPr>
                <w:noProof/>
                <w:webHidden/>
              </w:rPr>
              <w:fldChar w:fldCharType="begin"/>
            </w:r>
            <w:r w:rsidR="00956AC7">
              <w:rPr>
                <w:noProof/>
                <w:webHidden/>
              </w:rPr>
              <w:instrText xml:space="preserve"> PAGEREF _Toc138430638 \h </w:instrText>
            </w:r>
            <w:r w:rsidR="00956AC7">
              <w:rPr>
                <w:noProof/>
                <w:webHidden/>
              </w:rPr>
            </w:r>
            <w:r w:rsidR="00956AC7">
              <w:rPr>
                <w:noProof/>
                <w:webHidden/>
              </w:rPr>
              <w:fldChar w:fldCharType="separate"/>
            </w:r>
            <w:r w:rsidR="00956AC7">
              <w:rPr>
                <w:noProof/>
                <w:webHidden/>
              </w:rPr>
              <w:t>27</w:t>
            </w:r>
            <w:r w:rsidR="00956AC7">
              <w:rPr>
                <w:noProof/>
                <w:webHidden/>
              </w:rPr>
              <w:fldChar w:fldCharType="end"/>
            </w:r>
          </w:hyperlink>
        </w:p>
        <w:p w14:paraId="3F88FE9B" w14:textId="44D99F7E" w:rsidR="00956AC7" w:rsidRDefault="00BD0ADE">
          <w:pPr>
            <w:pStyle w:val="TOC1"/>
            <w:rPr>
              <w:rFonts w:eastAsiaTheme="minorEastAsia"/>
              <w:b w:val="0"/>
              <w:noProof/>
              <w:sz w:val="22"/>
              <w:lang w:eastAsia="en-GB"/>
            </w:rPr>
          </w:pPr>
          <w:hyperlink w:anchor="_Toc138430639" w:history="1">
            <w:r w:rsidR="00956AC7" w:rsidRPr="00446628">
              <w:rPr>
                <w:rStyle w:val="Hyperlink"/>
                <w:bCs/>
                <w:noProof/>
              </w:rPr>
              <w:t>Appendix E: Module 5 - Understanding and Using Tomkins' Affect Script</w:t>
            </w:r>
            <w:r w:rsidR="00956AC7">
              <w:rPr>
                <w:noProof/>
                <w:webHidden/>
              </w:rPr>
              <w:tab/>
            </w:r>
            <w:r w:rsidR="00956AC7">
              <w:rPr>
                <w:noProof/>
                <w:webHidden/>
              </w:rPr>
              <w:fldChar w:fldCharType="begin"/>
            </w:r>
            <w:r w:rsidR="00956AC7">
              <w:rPr>
                <w:noProof/>
                <w:webHidden/>
              </w:rPr>
              <w:instrText xml:space="preserve"> PAGEREF _Toc138430639 \h </w:instrText>
            </w:r>
            <w:r w:rsidR="00956AC7">
              <w:rPr>
                <w:noProof/>
                <w:webHidden/>
              </w:rPr>
            </w:r>
            <w:r w:rsidR="00956AC7">
              <w:rPr>
                <w:noProof/>
                <w:webHidden/>
              </w:rPr>
              <w:fldChar w:fldCharType="separate"/>
            </w:r>
            <w:r w:rsidR="00956AC7">
              <w:rPr>
                <w:noProof/>
                <w:webHidden/>
              </w:rPr>
              <w:t>29</w:t>
            </w:r>
            <w:r w:rsidR="00956AC7">
              <w:rPr>
                <w:noProof/>
                <w:webHidden/>
              </w:rPr>
              <w:fldChar w:fldCharType="end"/>
            </w:r>
          </w:hyperlink>
        </w:p>
        <w:p w14:paraId="059C4DB7" w14:textId="3B4DDCDB" w:rsidR="00956AC7" w:rsidRDefault="00BD0ADE">
          <w:pPr>
            <w:pStyle w:val="TOC1"/>
            <w:rPr>
              <w:rFonts w:eastAsiaTheme="minorEastAsia"/>
              <w:b w:val="0"/>
              <w:noProof/>
              <w:sz w:val="22"/>
              <w:lang w:eastAsia="en-GB"/>
            </w:rPr>
          </w:pPr>
          <w:hyperlink w:anchor="_Toc138430640" w:history="1">
            <w:r w:rsidR="00956AC7" w:rsidRPr="00446628">
              <w:rPr>
                <w:rStyle w:val="Hyperlink"/>
                <w:bCs/>
                <w:noProof/>
              </w:rPr>
              <w:t>Appendix F: Module 6 - Applying Nathanson's Compass of Shame</w:t>
            </w:r>
            <w:r w:rsidR="00956AC7">
              <w:rPr>
                <w:noProof/>
                <w:webHidden/>
              </w:rPr>
              <w:tab/>
            </w:r>
            <w:r w:rsidR="00956AC7">
              <w:rPr>
                <w:noProof/>
                <w:webHidden/>
              </w:rPr>
              <w:fldChar w:fldCharType="begin"/>
            </w:r>
            <w:r w:rsidR="00956AC7">
              <w:rPr>
                <w:noProof/>
                <w:webHidden/>
              </w:rPr>
              <w:instrText xml:space="preserve"> PAGEREF _Toc138430640 \h </w:instrText>
            </w:r>
            <w:r w:rsidR="00956AC7">
              <w:rPr>
                <w:noProof/>
                <w:webHidden/>
              </w:rPr>
            </w:r>
            <w:r w:rsidR="00956AC7">
              <w:rPr>
                <w:noProof/>
                <w:webHidden/>
              </w:rPr>
              <w:fldChar w:fldCharType="separate"/>
            </w:r>
            <w:r w:rsidR="00956AC7">
              <w:rPr>
                <w:noProof/>
                <w:webHidden/>
              </w:rPr>
              <w:t>31</w:t>
            </w:r>
            <w:r w:rsidR="00956AC7">
              <w:rPr>
                <w:noProof/>
                <w:webHidden/>
              </w:rPr>
              <w:fldChar w:fldCharType="end"/>
            </w:r>
          </w:hyperlink>
        </w:p>
        <w:p w14:paraId="585E0AF2" w14:textId="7DF42181" w:rsidR="00956AC7" w:rsidRDefault="00BD0ADE">
          <w:pPr>
            <w:pStyle w:val="TOC1"/>
            <w:rPr>
              <w:rFonts w:eastAsiaTheme="minorEastAsia"/>
              <w:b w:val="0"/>
              <w:noProof/>
              <w:sz w:val="22"/>
              <w:lang w:eastAsia="en-GB"/>
            </w:rPr>
          </w:pPr>
          <w:hyperlink w:anchor="_Toc138430641" w:history="1">
            <w:r w:rsidR="00956AC7" w:rsidRPr="00446628">
              <w:rPr>
                <w:rStyle w:val="Hyperlink"/>
                <w:bCs/>
                <w:noProof/>
              </w:rPr>
              <w:t>Appendix G: Module 7 - Creating Safe Spaces for Vulnerability</w:t>
            </w:r>
            <w:r w:rsidR="00956AC7">
              <w:rPr>
                <w:noProof/>
                <w:webHidden/>
              </w:rPr>
              <w:tab/>
            </w:r>
            <w:r w:rsidR="00956AC7">
              <w:rPr>
                <w:noProof/>
                <w:webHidden/>
              </w:rPr>
              <w:fldChar w:fldCharType="begin"/>
            </w:r>
            <w:r w:rsidR="00956AC7">
              <w:rPr>
                <w:noProof/>
                <w:webHidden/>
              </w:rPr>
              <w:instrText xml:space="preserve"> PAGEREF _Toc138430641 \h </w:instrText>
            </w:r>
            <w:r w:rsidR="00956AC7">
              <w:rPr>
                <w:noProof/>
                <w:webHidden/>
              </w:rPr>
            </w:r>
            <w:r w:rsidR="00956AC7">
              <w:rPr>
                <w:noProof/>
                <w:webHidden/>
              </w:rPr>
              <w:fldChar w:fldCharType="separate"/>
            </w:r>
            <w:r w:rsidR="00956AC7">
              <w:rPr>
                <w:noProof/>
                <w:webHidden/>
              </w:rPr>
              <w:t>33</w:t>
            </w:r>
            <w:r w:rsidR="00956AC7">
              <w:rPr>
                <w:noProof/>
                <w:webHidden/>
              </w:rPr>
              <w:fldChar w:fldCharType="end"/>
            </w:r>
          </w:hyperlink>
        </w:p>
        <w:p w14:paraId="2AD6B8DC" w14:textId="7EC551C8" w:rsidR="00956AC7" w:rsidRDefault="00BD0ADE">
          <w:pPr>
            <w:pStyle w:val="TOC1"/>
            <w:rPr>
              <w:rFonts w:eastAsiaTheme="minorEastAsia"/>
              <w:b w:val="0"/>
              <w:noProof/>
              <w:sz w:val="22"/>
              <w:lang w:eastAsia="en-GB"/>
            </w:rPr>
          </w:pPr>
          <w:hyperlink w:anchor="_Toc138430642" w:history="1">
            <w:r w:rsidR="00956AC7" w:rsidRPr="00446628">
              <w:rPr>
                <w:rStyle w:val="Hyperlink"/>
                <w:bCs/>
                <w:noProof/>
              </w:rPr>
              <w:t>Appendix H: Module 8 - Enhancing Communication and Empathy</w:t>
            </w:r>
            <w:r w:rsidR="00956AC7">
              <w:rPr>
                <w:noProof/>
                <w:webHidden/>
              </w:rPr>
              <w:tab/>
            </w:r>
            <w:r w:rsidR="00956AC7">
              <w:rPr>
                <w:noProof/>
                <w:webHidden/>
              </w:rPr>
              <w:fldChar w:fldCharType="begin"/>
            </w:r>
            <w:r w:rsidR="00956AC7">
              <w:rPr>
                <w:noProof/>
                <w:webHidden/>
              </w:rPr>
              <w:instrText xml:space="preserve"> PAGEREF _Toc138430642 \h </w:instrText>
            </w:r>
            <w:r w:rsidR="00956AC7">
              <w:rPr>
                <w:noProof/>
                <w:webHidden/>
              </w:rPr>
            </w:r>
            <w:r w:rsidR="00956AC7">
              <w:rPr>
                <w:noProof/>
                <w:webHidden/>
              </w:rPr>
              <w:fldChar w:fldCharType="separate"/>
            </w:r>
            <w:r w:rsidR="00956AC7">
              <w:rPr>
                <w:noProof/>
                <w:webHidden/>
              </w:rPr>
              <w:t>35</w:t>
            </w:r>
            <w:r w:rsidR="00956AC7">
              <w:rPr>
                <w:noProof/>
                <w:webHidden/>
              </w:rPr>
              <w:fldChar w:fldCharType="end"/>
            </w:r>
          </w:hyperlink>
        </w:p>
        <w:p w14:paraId="0A7EACB0" w14:textId="4688B8F6" w:rsidR="00956AC7" w:rsidRDefault="00BD0ADE">
          <w:pPr>
            <w:pStyle w:val="TOC1"/>
            <w:rPr>
              <w:rFonts w:eastAsiaTheme="minorEastAsia"/>
              <w:b w:val="0"/>
              <w:noProof/>
              <w:sz w:val="22"/>
              <w:lang w:eastAsia="en-GB"/>
            </w:rPr>
          </w:pPr>
          <w:hyperlink w:anchor="_Toc138430643" w:history="1">
            <w:r w:rsidR="00956AC7" w:rsidRPr="00446628">
              <w:rPr>
                <w:rStyle w:val="Hyperlink"/>
                <w:bCs/>
                <w:noProof/>
              </w:rPr>
              <w:t>Appendix I: Module 9 - Tailoring Approaches for Neurodiverse Students</w:t>
            </w:r>
            <w:r w:rsidR="00956AC7">
              <w:rPr>
                <w:noProof/>
                <w:webHidden/>
              </w:rPr>
              <w:tab/>
            </w:r>
            <w:r w:rsidR="00956AC7">
              <w:rPr>
                <w:noProof/>
                <w:webHidden/>
              </w:rPr>
              <w:fldChar w:fldCharType="begin"/>
            </w:r>
            <w:r w:rsidR="00956AC7">
              <w:rPr>
                <w:noProof/>
                <w:webHidden/>
              </w:rPr>
              <w:instrText xml:space="preserve"> PAGEREF _Toc138430643 \h </w:instrText>
            </w:r>
            <w:r w:rsidR="00956AC7">
              <w:rPr>
                <w:noProof/>
                <w:webHidden/>
              </w:rPr>
            </w:r>
            <w:r w:rsidR="00956AC7">
              <w:rPr>
                <w:noProof/>
                <w:webHidden/>
              </w:rPr>
              <w:fldChar w:fldCharType="separate"/>
            </w:r>
            <w:r w:rsidR="00956AC7">
              <w:rPr>
                <w:noProof/>
                <w:webHidden/>
              </w:rPr>
              <w:t>37</w:t>
            </w:r>
            <w:r w:rsidR="00956AC7">
              <w:rPr>
                <w:noProof/>
                <w:webHidden/>
              </w:rPr>
              <w:fldChar w:fldCharType="end"/>
            </w:r>
          </w:hyperlink>
        </w:p>
        <w:p w14:paraId="38B38A78" w14:textId="1BECA333" w:rsidR="00956AC7" w:rsidRDefault="00BD0ADE">
          <w:pPr>
            <w:pStyle w:val="TOC1"/>
            <w:rPr>
              <w:rFonts w:eastAsiaTheme="minorEastAsia"/>
              <w:b w:val="0"/>
              <w:noProof/>
              <w:sz w:val="22"/>
              <w:lang w:eastAsia="en-GB"/>
            </w:rPr>
          </w:pPr>
          <w:hyperlink w:anchor="_Toc138430644" w:history="1">
            <w:r w:rsidR="00956AC7" w:rsidRPr="00446628">
              <w:rPr>
                <w:rStyle w:val="Hyperlink"/>
                <w:bCs/>
                <w:noProof/>
              </w:rPr>
              <w:t>Appendix J: Module 10 - Fostering Effective Home-School Communication</w:t>
            </w:r>
            <w:r w:rsidR="00956AC7">
              <w:rPr>
                <w:noProof/>
                <w:webHidden/>
              </w:rPr>
              <w:tab/>
            </w:r>
            <w:r w:rsidR="00956AC7">
              <w:rPr>
                <w:noProof/>
                <w:webHidden/>
              </w:rPr>
              <w:fldChar w:fldCharType="begin"/>
            </w:r>
            <w:r w:rsidR="00956AC7">
              <w:rPr>
                <w:noProof/>
                <w:webHidden/>
              </w:rPr>
              <w:instrText xml:space="preserve"> PAGEREF _Toc138430644 \h </w:instrText>
            </w:r>
            <w:r w:rsidR="00956AC7">
              <w:rPr>
                <w:noProof/>
                <w:webHidden/>
              </w:rPr>
            </w:r>
            <w:r w:rsidR="00956AC7">
              <w:rPr>
                <w:noProof/>
                <w:webHidden/>
              </w:rPr>
              <w:fldChar w:fldCharType="separate"/>
            </w:r>
            <w:r w:rsidR="00956AC7">
              <w:rPr>
                <w:noProof/>
                <w:webHidden/>
              </w:rPr>
              <w:t>39</w:t>
            </w:r>
            <w:r w:rsidR="00956AC7">
              <w:rPr>
                <w:noProof/>
                <w:webHidden/>
              </w:rPr>
              <w:fldChar w:fldCharType="end"/>
            </w:r>
          </w:hyperlink>
        </w:p>
        <w:p w14:paraId="5AD3EFB7" w14:textId="1CCCCE1C" w:rsidR="00956AC7" w:rsidRDefault="00BD0ADE">
          <w:pPr>
            <w:pStyle w:val="TOC1"/>
            <w:rPr>
              <w:rFonts w:eastAsiaTheme="minorEastAsia"/>
              <w:b w:val="0"/>
              <w:noProof/>
              <w:sz w:val="22"/>
              <w:lang w:eastAsia="en-GB"/>
            </w:rPr>
          </w:pPr>
          <w:hyperlink w:anchor="_Toc138430645" w:history="1">
            <w:r w:rsidR="00956AC7" w:rsidRPr="00446628">
              <w:rPr>
                <w:rStyle w:val="Hyperlink"/>
                <w:bCs/>
                <w:noProof/>
              </w:rPr>
              <w:t>Appendix K: Module 11 - Prioritising Early Intervention and Support</w:t>
            </w:r>
            <w:r w:rsidR="00956AC7">
              <w:rPr>
                <w:noProof/>
                <w:webHidden/>
              </w:rPr>
              <w:tab/>
            </w:r>
            <w:r w:rsidR="00956AC7">
              <w:rPr>
                <w:noProof/>
                <w:webHidden/>
              </w:rPr>
              <w:fldChar w:fldCharType="begin"/>
            </w:r>
            <w:r w:rsidR="00956AC7">
              <w:rPr>
                <w:noProof/>
                <w:webHidden/>
              </w:rPr>
              <w:instrText xml:space="preserve"> PAGEREF _Toc138430645 \h </w:instrText>
            </w:r>
            <w:r w:rsidR="00956AC7">
              <w:rPr>
                <w:noProof/>
                <w:webHidden/>
              </w:rPr>
            </w:r>
            <w:r w:rsidR="00956AC7">
              <w:rPr>
                <w:noProof/>
                <w:webHidden/>
              </w:rPr>
              <w:fldChar w:fldCharType="separate"/>
            </w:r>
            <w:r w:rsidR="00956AC7">
              <w:rPr>
                <w:noProof/>
                <w:webHidden/>
              </w:rPr>
              <w:t>41</w:t>
            </w:r>
            <w:r w:rsidR="00956AC7">
              <w:rPr>
                <w:noProof/>
                <w:webHidden/>
              </w:rPr>
              <w:fldChar w:fldCharType="end"/>
            </w:r>
          </w:hyperlink>
        </w:p>
        <w:p w14:paraId="0FA01C52" w14:textId="63B5F16D" w:rsidR="00956AC7" w:rsidRDefault="00BD0ADE">
          <w:pPr>
            <w:pStyle w:val="TOC1"/>
            <w:rPr>
              <w:rFonts w:eastAsiaTheme="minorEastAsia"/>
              <w:b w:val="0"/>
              <w:noProof/>
              <w:sz w:val="22"/>
              <w:lang w:eastAsia="en-GB"/>
            </w:rPr>
          </w:pPr>
          <w:hyperlink w:anchor="_Toc138430646" w:history="1">
            <w:r w:rsidR="00956AC7" w:rsidRPr="00446628">
              <w:rPr>
                <w:rStyle w:val="Hyperlink"/>
                <w:bCs/>
                <w:noProof/>
              </w:rPr>
              <w:t>Appendix L: Module 12 - Building Flexibility into Curriculum and Instruction</w:t>
            </w:r>
            <w:r w:rsidR="00956AC7">
              <w:rPr>
                <w:noProof/>
                <w:webHidden/>
              </w:rPr>
              <w:tab/>
            </w:r>
            <w:r w:rsidR="00956AC7">
              <w:rPr>
                <w:noProof/>
                <w:webHidden/>
              </w:rPr>
              <w:fldChar w:fldCharType="begin"/>
            </w:r>
            <w:r w:rsidR="00956AC7">
              <w:rPr>
                <w:noProof/>
                <w:webHidden/>
              </w:rPr>
              <w:instrText xml:space="preserve"> PAGEREF _Toc138430646 \h </w:instrText>
            </w:r>
            <w:r w:rsidR="00956AC7">
              <w:rPr>
                <w:noProof/>
                <w:webHidden/>
              </w:rPr>
            </w:r>
            <w:r w:rsidR="00956AC7">
              <w:rPr>
                <w:noProof/>
                <w:webHidden/>
              </w:rPr>
              <w:fldChar w:fldCharType="separate"/>
            </w:r>
            <w:r w:rsidR="00956AC7">
              <w:rPr>
                <w:noProof/>
                <w:webHidden/>
              </w:rPr>
              <w:t>43</w:t>
            </w:r>
            <w:r w:rsidR="00956AC7">
              <w:rPr>
                <w:noProof/>
                <w:webHidden/>
              </w:rPr>
              <w:fldChar w:fldCharType="end"/>
            </w:r>
          </w:hyperlink>
        </w:p>
        <w:p w14:paraId="0C6B2B4B" w14:textId="28C87B34" w:rsidR="00956AC7" w:rsidRDefault="00BD0ADE">
          <w:pPr>
            <w:pStyle w:val="TOC1"/>
            <w:rPr>
              <w:rFonts w:eastAsiaTheme="minorEastAsia"/>
              <w:b w:val="0"/>
              <w:noProof/>
              <w:sz w:val="22"/>
              <w:lang w:eastAsia="en-GB"/>
            </w:rPr>
          </w:pPr>
          <w:hyperlink w:anchor="_Toc138430647" w:history="1">
            <w:r w:rsidR="00956AC7" w:rsidRPr="00446628">
              <w:rPr>
                <w:rStyle w:val="Hyperlink"/>
                <w:bCs/>
                <w:noProof/>
              </w:rPr>
              <w:t>Appendix M: Module 13 - Final Wrap-up and Reflective Practices</w:t>
            </w:r>
            <w:r w:rsidR="00956AC7">
              <w:rPr>
                <w:noProof/>
                <w:webHidden/>
              </w:rPr>
              <w:tab/>
            </w:r>
            <w:r w:rsidR="00956AC7">
              <w:rPr>
                <w:noProof/>
                <w:webHidden/>
              </w:rPr>
              <w:fldChar w:fldCharType="begin"/>
            </w:r>
            <w:r w:rsidR="00956AC7">
              <w:rPr>
                <w:noProof/>
                <w:webHidden/>
              </w:rPr>
              <w:instrText xml:space="preserve"> PAGEREF _Toc138430647 \h </w:instrText>
            </w:r>
            <w:r w:rsidR="00956AC7">
              <w:rPr>
                <w:noProof/>
                <w:webHidden/>
              </w:rPr>
            </w:r>
            <w:r w:rsidR="00956AC7">
              <w:rPr>
                <w:noProof/>
                <w:webHidden/>
              </w:rPr>
              <w:fldChar w:fldCharType="separate"/>
            </w:r>
            <w:r w:rsidR="00956AC7">
              <w:rPr>
                <w:noProof/>
                <w:webHidden/>
              </w:rPr>
              <w:t>45</w:t>
            </w:r>
            <w:r w:rsidR="00956AC7">
              <w:rPr>
                <w:noProof/>
                <w:webHidden/>
              </w:rPr>
              <w:fldChar w:fldCharType="end"/>
            </w:r>
          </w:hyperlink>
        </w:p>
        <w:p w14:paraId="066883E3" w14:textId="23559083" w:rsidR="00956AC7" w:rsidRDefault="00BD0ADE">
          <w:pPr>
            <w:pStyle w:val="TOC1"/>
            <w:rPr>
              <w:rFonts w:eastAsiaTheme="minorEastAsia"/>
              <w:b w:val="0"/>
              <w:noProof/>
              <w:sz w:val="22"/>
              <w:lang w:eastAsia="en-GB"/>
            </w:rPr>
          </w:pPr>
          <w:hyperlink w:anchor="_Toc138430648" w:history="1">
            <w:r w:rsidR="00956AC7" w:rsidRPr="00446628">
              <w:rPr>
                <w:rStyle w:val="Hyperlink"/>
                <w:bCs/>
                <w:noProof/>
              </w:rPr>
              <w:t>Appendix N: Supplementary materials</w:t>
            </w:r>
            <w:r w:rsidR="00956AC7">
              <w:rPr>
                <w:noProof/>
                <w:webHidden/>
              </w:rPr>
              <w:tab/>
            </w:r>
            <w:r w:rsidR="00956AC7">
              <w:rPr>
                <w:noProof/>
                <w:webHidden/>
              </w:rPr>
              <w:fldChar w:fldCharType="begin"/>
            </w:r>
            <w:r w:rsidR="00956AC7">
              <w:rPr>
                <w:noProof/>
                <w:webHidden/>
              </w:rPr>
              <w:instrText xml:space="preserve"> PAGEREF _Toc138430648 \h </w:instrText>
            </w:r>
            <w:r w:rsidR="00956AC7">
              <w:rPr>
                <w:noProof/>
                <w:webHidden/>
              </w:rPr>
            </w:r>
            <w:r w:rsidR="00956AC7">
              <w:rPr>
                <w:noProof/>
                <w:webHidden/>
              </w:rPr>
              <w:fldChar w:fldCharType="separate"/>
            </w:r>
            <w:r w:rsidR="00956AC7">
              <w:rPr>
                <w:noProof/>
                <w:webHidden/>
              </w:rPr>
              <w:t>47</w:t>
            </w:r>
            <w:r w:rsidR="00956AC7">
              <w:rPr>
                <w:noProof/>
                <w:webHidden/>
              </w:rPr>
              <w:fldChar w:fldCharType="end"/>
            </w:r>
          </w:hyperlink>
        </w:p>
        <w:p w14:paraId="7298524F" w14:textId="381F9151" w:rsidR="00956AC7" w:rsidRDefault="00BD0ADE">
          <w:pPr>
            <w:pStyle w:val="TOC1"/>
            <w:rPr>
              <w:rFonts w:eastAsiaTheme="minorEastAsia"/>
              <w:b w:val="0"/>
              <w:noProof/>
              <w:sz w:val="22"/>
              <w:lang w:eastAsia="en-GB"/>
            </w:rPr>
          </w:pPr>
          <w:hyperlink w:anchor="_Toc138430649" w:history="1">
            <w:r w:rsidR="00956AC7" w:rsidRPr="00446628">
              <w:rPr>
                <w:rStyle w:val="Hyperlink"/>
                <w:bCs/>
                <w:noProof/>
              </w:rPr>
              <w:t>Appendix O: Vignettes</w:t>
            </w:r>
            <w:r w:rsidR="00956AC7">
              <w:rPr>
                <w:noProof/>
                <w:webHidden/>
              </w:rPr>
              <w:tab/>
            </w:r>
            <w:r w:rsidR="00956AC7">
              <w:rPr>
                <w:noProof/>
                <w:webHidden/>
              </w:rPr>
              <w:fldChar w:fldCharType="begin"/>
            </w:r>
            <w:r w:rsidR="00956AC7">
              <w:rPr>
                <w:noProof/>
                <w:webHidden/>
              </w:rPr>
              <w:instrText xml:space="preserve"> PAGEREF _Toc138430649 \h </w:instrText>
            </w:r>
            <w:r w:rsidR="00956AC7">
              <w:rPr>
                <w:noProof/>
                <w:webHidden/>
              </w:rPr>
            </w:r>
            <w:r w:rsidR="00956AC7">
              <w:rPr>
                <w:noProof/>
                <w:webHidden/>
              </w:rPr>
              <w:fldChar w:fldCharType="separate"/>
            </w:r>
            <w:r w:rsidR="00956AC7">
              <w:rPr>
                <w:noProof/>
                <w:webHidden/>
              </w:rPr>
              <w:t>48</w:t>
            </w:r>
            <w:r w:rsidR="00956AC7">
              <w:rPr>
                <w:noProof/>
                <w:webHidden/>
              </w:rPr>
              <w:fldChar w:fldCharType="end"/>
            </w:r>
          </w:hyperlink>
        </w:p>
        <w:p w14:paraId="589A9F67" w14:textId="4FADA4AE" w:rsidR="00956AC7" w:rsidRDefault="00BD0ADE">
          <w:pPr>
            <w:pStyle w:val="TOC1"/>
            <w:rPr>
              <w:rFonts w:eastAsiaTheme="minorEastAsia"/>
              <w:b w:val="0"/>
              <w:noProof/>
              <w:sz w:val="22"/>
              <w:lang w:eastAsia="en-GB"/>
            </w:rPr>
          </w:pPr>
          <w:hyperlink w:anchor="_Toc138430650" w:history="1">
            <w:r w:rsidR="00956AC7" w:rsidRPr="00446628">
              <w:rPr>
                <w:rStyle w:val="Hyperlink"/>
                <w:bCs/>
                <w:noProof/>
              </w:rPr>
              <w:t>Appendix P: Facilitator Guide</w:t>
            </w:r>
            <w:r w:rsidR="00956AC7">
              <w:rPr>
                <w:noProof/>
                <w:webHidden/>
              </w:rPr>
              <w:tab/>
            </w:r>
            <w:r w:rsidR="00956AC7">
              <w:rPr>
                <w:noProof/>
                <w:webHidden/>
              </w:rPr>
              <w:fldChar w:fldCharType="begin"/>
            </w:r>
            <w:r w:rsidR="00956AC7">
              <w:rPr>
                <w:noProof/>
                <w:webHidden/>
              </w:rPr>
              <w:instrText xml:space="preserve"> PAGEREF _Toc138430650 \h </w:instrText>
            </w:r>
            <w:r w:rsidR="00956AC7">
              <w:rPr>
                <w:noProof/>
                <w:webHidden/>
              </w:rPr>
            </w:r>
            <w:r w:rsidR="00956AC7">
              <w:rPr>
                <w:noProof/>
                <w:webHidden/>
              </w:rPr>
              <w:fldChar w:fldCharType="separate"/>
            </w:r>
            <w:r w:rsidR="00956AC7">
              <w:rPr>
                <w:noProof/>
                <w:webHidden/>
              </w:rPr>
              <w:t>49</w:t>
            </w:r>
            <w:r w:rsidR="00956AC7">
              <w:rPr>
                <w:noProof/>
                <w:webHidden/>
              </w:rPr>
              <w:fldChar w:fldCharType="end"/>
            </w:r>
          </w:hyperlink>
        </w:p>
        <w:p w14:paraId="3EE21240" w14:textId="31B5F223" w:rsidR="00956AC7" w:rsidRDefault="00BD0ADE">
          <w:pPr>
            <w:pStyle w:val="TOC1"/>
            <w:rPr>
              <w:rFonts w:eastAsiaTheme="minorEastAsia"/>
              <w:b w:val="0"/>
              <w:noProof/>
              <w:sz w:val="22"/>
              <w:lang w:eastAsia="en-GB"/>
            </w:rPr>
          </w:pPr>
          <w:hyperlink w:anchor="_Toc138430651" w:history="1">
            <w:r w:rsidR="00956AC7" w:rsidRPr="00446628">
              <w:rPr>
                <w:rStyle w:val="Hyperlink"/>
                <w:bCs/>
                <w:noProof/>
              </w:rPr>
              <w:t>Appendix Q: Draft Training Handbook/Manual</w:t>
            </w:r>
            <w:r w:rsidR="00956AC7">
              <w:rPr>
                <w:noProof/>
                <w:webHidden/>
              </w:rPr>
              <w:tab/>
            </w:r>
            <w:r w:rsidR="00956AC7">
              <w:rPr>
                <w:noProof/>
                <w:webHidden/>
              </w:rPr>
              <w:fldChar w:fldCharType="begin"/>
            </w:r>
            <w:r w:rsidR="00956AC7">
              <w:rPr>
                <w:noProof/>
                <w:webHidden/>
              </w:rPr>
              <w:instrText xml:space="preserve"> PAGEREF _Toc138430651 \h </w:instrText>
            </w:r>
            <w:r w:rsidR="00956AC7">
              <w:rPr>
                <w:noProof/>
                <w:webHidden/>
              </w:rPr>
            </w:r>
            <w:r w:rsidR="00956AC7">
              <w:rPr>
                <w:noProof/>
                <w:webHidden/>
              </w:rPr>
              <w:fldChar w:fldCharType="separate"/>
            </w:r>
            <w:r w:rsidR="00956AC7">
              <w:rPr>
                <w:noProof/>
                <w:webHidden/>
              </w:rPr>
              <w:t>50</w:t>
            </w:r>
            <w:r w:rsidR="00956AC7">
              <w:rPr>
                <w:noProof/>
                <w:webHidden/>
              </w:rPr>
              <w:fldChar w:fldCharType="end"/>
            </w:r>
          </w:hyperlink>
        </w:p>
        <w:bookmarkEnd w:id="1"/>
        <w:p w14:paraId="7541AF9F" w14:textId="01E3074E" w:rsidR="00DF6F9A" w:rsidRDefault="00956AC7">
          <w:r>
            <w:fldChar w:fldCharType="end"/>
          </w:r>
        </w:p>
      </w:sdtContent>
    </w:sdt>
    <w:p w14:paraId="6993C0FB" w14:textId="77777777" w:rsidR="00DF6F9A" w:rsidRDefault="00DF6F9A" w:rsidP="000C75FA">
      <w:pPr>
        <w:spacing w:line="276" w:lineRule="auto"/>
        <w:rPr>
          <w:rFonts w:ascii="Calibri" w:hAnsi="Calibri" w:cs="Calibri"/>
          <w:szCs w:val="24"/>
        </w:rPr>
      </w:pPr>
    </w:p>
    <w:p w14:paraId="3538E28F" w14:textId="77777777" w:rsidR="00DF6F9A" w:rsidRDefault="00DF6F9A" w:rsidP="000C75FA">
      <w:pPr>
        <w:spacing w:line="276" w:lineRule="auto"/>
        <w:rPr>
          <w:rFonts w:ascii="Calibri" w:hAnsi="Calibri" w:cs="Calibri"/>
          <w:szCs w:val="24"/>
        </w:rPr>
      </w:pPr>
    </w:p>
    <w:p w14:paraId="70877843" w14:textId="77777777" w:rsidR="00DF6F9A" w:rsidRDefault="00DF6F9A" w:rsidP="000C75FA">
      <w:pPr>
        <w:spacing w:line="276" w:lineRule="auto"/>
        <w:rPr>
          <w:rFonts w:ascii="Calibri" w:hAnsi="Calibri" w:cs="Calibri"/>
          <w:szCs w:val="24"/>
        </w:rPr>
      </w:pPr>
    </w:p>
    <w:p w14:paraId="44533BD9" w14:textId="77777777" w:rsidR="00DF6F9A" w:rsidRDefault="00DF6F9A" w:rsidP="000C75FA">
      <w:pPr>
        <w:spacing w:line="276" w:lineRule="auto"/>
        <w:rPr>
          <w:rFonts w:ascii="Calibri" w:hAnsi="Calibri" w:cs="Calibri"/>
          <w:szCs w:val="24"/>
        </w:rPr>
      </w:pPr>
    </w:p>
    <w:p w14:paraId="50B81119" w14:textId="77777777" w:rsidR="00DF6F9A" w:rsidRDefault="00DF6F9A" w:rsidP="000C75FA">
      <w:pPr>
        <w:spacing w:line="276" w:lineRule="auto"/>
        <w:rPr>
          <w:rFonts w:ascii="Calibri" w:hAnsi="Calibri" w:cs="Calibri"/>
          <w:szCs w:val="24"/>
        </w:rPr>
      </w:pPr>
    </w:p>
    <w:p w14:paraId="5DD93DE0" w14:textId="77777777" w:rsidR="00DF6F9A" w:rsidRDefault="00DF6F9A" w:rsidP="000C75FA">
      <w:pPr>
        <w:spacing w:line="276" w:lineRule="auto"/>
        <w:rPr>
          <w:rFonts w:ascii="Calibri" w:hAnsi="Calibri" w:cs="Calibri"/>
          <w:szCs w:val="24"/>
        </w:rPr>
      </w:pPr>
    </w:p>
    <w:p w14:paraId="75311F58" w14:textId="77777777" w:rsidR="00DF6F9A" w:rsidRDefault="00DF6F9A" w:rsidP="000C75FA">
      <w:pPr>
        <w:spacing w:line="276" w:lineRule="auto"/>
        <w:rPr>
          <w:rFonts w:ascii="Calibri" w:hAnsi="Calibri" w:cs="Calibri"/>
          <w:szCs w:val="24"/>
        </w:rPr>
      </w:pPr>
    </w:p>
    <w:p w14:paraId="3FE32874" w14:textId="77777777" w:rsidR="00DF6F9A" w:rsidRDefault="00DF6F9A" w:rsidP="000C75FA">
      <w:pPr>
        <w:spacing w:line="276" w:lineRule="auto"/>
        <w:rPr>
          <w:rFonts w:ascii="Calibri" w:hAnsi="Calibri" w:cs="Calibri"/>
          <w:szCs w:val="24"/>
        </w:rPr>
      </w:pPr>
    </w:p>
    <w:p w14:paraId="29873233" w14:textId="77777777" w:rsidR="00DF6F9A" w:rsidRDefault="00DF6F9A" w:rsidP="000C75FA">
      <w:pPr>
        <w:spacing w:line="276" w:lineRule="auto"/>
        <w:rPr>
          <w:rFonts w:ascii="Calibri" w:hAnsi="Calibri" w:cs="Calibri"/>
          <w:szCs w:val="24"/>
        </w:rPr>
      </w:pPr>
    </w:p>
    <w:p w14:paraId="335CC653" w14:textId="77777777" w:rsidR="00DF6F9A" w:rsidRDefault="00DF6F9A" w:rsidP="000C75FA">
      <w:pPr>
        <w:spacing w:line="276" w:lineRule="auto"/>
        <w:rPr>
          <w:rFonts w:ascii="Calibri" w:hAnsi="Calibri" w:cs="Calibri"/>
          <w:szCs w:val="24"/>
        </w:rPr>
      </w:pPr>
    </w:p>
    <w:p w14:paraId="3E667228" w14:textId="77777777" w:rsidR="00DF6F9A" w:rsidRDefault="00DF6F9A" w:rsidP="000C75FA">
      <w:pPr>
        <w:spacing w:line="276" w:lineRule="auto"/>
        <w:rPr>
          <w:rFonts w:ascii="Calibri" w:hAnsi="Calibri" w:cs="Calibri"/>
          <w:szCs w:val="24"/>
        </w:rPr>
      </w:pPr>
    </w:p>
    <w:p w14:paraId="6958624E" w14:textId="77777777" w:rsidR="00DF6F9A" w:rsidRDefault="00DF6F9A" w:rsidP="000C75FA">
      <w:pPr>
        <w:spacing w:line="276" w:lineRule="auto"/>
        <w:rPr>
          <w:rFonts w:ascii="Calibri" w:hAnsi="Calibri" w:cs="Calibri"/>
          <w:szCs w:val="24"/>
        </w:rPr>
      </w:pPr>
    </w:p>
    <w:p w14:paraId="302C7680" w14:textId="77777777" w:rsidR="00DF6F9A" w:rsidRDefault="00DF6F9A" w:rsidP="000C75FA">
      <w:pPr>
        <w:spacing w:line="276" w:lineRule="auto"/>
        <w:rPr>
          <w:rFonts w:ascii="Calibri" w:hAnsi="Calibri" w:cs="Calibri"/>
          <w:szCs w:val="24"/>
        </w:rPr>
      </w:pPr>
    </w:p>
    <w:p w14:paraId="0564C55D" w14:textId="77777777" w:rsidR="00DF6F9A" w:rsidRDefault="00DF6F9A" w:rsidP="000C75FA">
      <w:pPr>
        <w:spacing w:line="276" w:lineRule="auto"/>
        <w:rPr>
          <w:rFonts w:ascii="Calibri" w:hAnsi="Calibri" w:cs="Calibri"/>
          <w:szCs w:val="24"/>
        </w:rPr>
      </w:pPr>
    </w:p>
    <w:p w14:paraId="025DD8D9" w14:textId="77777777" w:rsidR="00DF6F9A" w:rsidRDefault="00DF6F9A" w:rsidP="000C75FA">
      <w:pPr>
        <w:spacing w:line="276" w:lineRule="auto"/>
        <w:rPr>
          <w:rFonts w:ascii="Calibri" w:hAnsi="Calibri" w:cs="Calibri"/>
          <w:szCs w:val="24"/>
        </w:rPr>
      </w:pPr>
    </w:p>
    <w:p w14:paraId="6B808FFF" w14:textId="77777777" w:rsidR="00E04CD2" w:rsidRDefault="00E04CD2" w:rsidP="000C75FA">
      <w:pPr>
        <w:spacing w:line="276" w:lineRule="auto"/>
        <w:rPr>
          <w:rFonts w:ascii="Calibri" w:hAnsi="Calibri" w:cs="Calibri"/>
          <w:szCs w:val="24"/>
        </w:rPr>
      </w:pPr>
    </w:p>
    <w:p w14:paraId="7C02B792" w14:textId="77777777" w:rsidR="00E04CD2" w:rsidRDefault="00E04CD2" w:rsidP="000C75FA">
      <w:pPr>
        <w:spacing w:line="276" w:lineRule="auto"/>
        <w:rPr>
          <w:rFonts w:ascii="Calibri" w:hAnsi="Calibri" w:cs="Calibri"/>
          <w:szCs w:val="24"/>
        </w:rPr>
      </w:pPr>
    </w:p>
    <w:p w14:paraId="7AC371FA" w14:textId="77777777" w:rsidR="00DF6F9A" w:rsidRDefault="00DF6F9A" w:rsidP="000C75FA">
      <w:pPr>
        <w:spacing w:line="276" w:lineRule="auto"/>
        <w:rPr>
          <w:rFonts w:ascii="Calibri" w:hAnsi="Calibri" w:cs="Calibri"/>
          <w:szCs w:val="24"/>
        </w:rPr>
      </w:pPr>
    </w:p>
    <w:p w14:paraId="27C9A749" w14:textId="77777777" w:rsidR="00DF6F9A" w:rsidRPr="000C75FA" w:rsidRDefault="00DF6F9A" w:rsidP="000C75FA">
      <w:pPr>
        <w:spacing w:line="276" w:lineRule="auto"/>
        <w:rPr>
          <w:rFonts w:ascii="Calibri" w:hAnsi="Calibri" w:cs="Calibri"/>
          <w:szCs w:val="24"/>
        </w:rPr>
      </w:pPr>
    </w:p>
    <w:p w14:paraId="7BE96FB3" w14:textId="49FAB272" w:rsidR="004B677F" w:rsidRPr="009477B4" w:rsidRDefault="00D464B2" w:rsidP="009477B4">
      <w:pPr>
        <w:pStyle w:val="Heading1"/>
        <w:rPr>
          <w:b w:val="0"/>
          <w:bCs/>
          <w:sz w:val="24"/>
        </w:rPr>
      </w:pPr>
      <w:bookmarkStart w:id="2" w:name="_Toc138430601"/>
      <w:r w:rsidRPr="009477B4">
        <w:rPr>
          <w:bCs/>
        </w:rPr>
        <w:t>Executi</w:t>
      </w:r>
      <w:r w:rsidR="00DF6F9A">
        <w:rPr>
          <w:b w:val="0"/>
          <w:bCs/>
        </w:rPr>
        <w:t>v</w:t>
      </w:r>
      <w:r w:rsidRPr="009477B4">
        <w:rPr>
          <w:bCs/>
        </w:rPr>
        <w:t>e Summary</w:t>
      </w:r>
      <w:bookmarkEnd w:id="2"/>
    </w:p>
    <w:p w14:paraId="51239952" w14:textId="77777777" w:rsidR="004B677F" w:rsidRDefault="004B677F" w:rsidP="000C75FA">
      <w:pPr>
        <w:spacing w:line="276" w:lineRule="auto"/>
        <w:rPr>
          <w:rFonts w:ascii="Calibri" w:hAnsi="Calibri" w:cs="Calibri"/>
          <w:b/>
          <w:bCs/>
          <w:szCs w:val="24"/>
        </w:rPr>
      </w:pPr>
    </w:p>
    <w:p w14:paraId="130D9ABF" w14:textId="77777777" w:rsidR="00535E17" w:rsidRPr="00E04CD2" w:rsidRDefault="00535E17" w:rsidP="00E04CD2">
      <w:pPr>
        <w:pStyle w:val="Heading2"/>
        <w:rPr>
          <w:b/>
          <w:bCs/>
        </w:rPr>
      </w:pPr>
      <w:bookmarkStart w:id="3" w:name="_Toc138430602"/>
      <w:r w:rsidRPr="00E04CD2">
        <w:rPr>
          <w:b/>
          <w:bCs/>
        </w:rPr>
        <w:t>A Novel Theory and Framework for Post-COVID-19 Education Climate</w:t>
      </w:r>
      <w:bookmarkEnd w:id="3"/>
    </w:p>
    <w:p w14:paraId="0BF64E9B" w14:textId="77777777" w:rsidR="00535E17" w:rsidRDefault="00535E17" w:rsidP="00535E17">
      <w:pPr>
        <w:spacing w:line="276" w:lineRule="auto"/>
        <w:rPr>
          <w:rFonts w:ascii="Calibri" w:hAnsi="Calibri" w:cs="Calibri"/>
          <w:szCs w:val="24"/>
        </w:rPr>
      </w:pPr>
    </w:p>
    <w:p w14:paraId="4774836E" w14:textId="77777777" w:rsidR="003C3768" w:rsidRDefault="003C3768" w:rsidP="00E04CD2">
      <w:pPr>
        <w:spacing w:line="276" w:lineRule="auto"/>
        <w:jc w:val="both"/>
        <w:rPr>
          <w:rFonts w:ascii="Calibri" w:hAnsi="Calibri" w:cs="Calibri"/>
          <w:szCs w:val="24"/>
        </w:rPr>
      </w:pPr>
      <w:r w:rsidRPr="003C3768">
        <w:rPr>
          <w:rFonts w:ascii="Calibri" w:hAnsi="Calibri" w:cs="Calibri"/>
          <w:szCs w:val="24"/>
        </w:rPr>
        <w:t xml:space="preserve">The global crisis induced by the COVID-19 pandemic has significantly impacted the education sector, leading to school closures, disruption of learning, and increased pressure on students and teachers </w:t>
      </w:r>
      <w:r w:rsidRPr="003C3768">
        <w:rPr>
          <w:rFonts w:ascii="Calibri" w:hAnsi="Calibri" w:cs="Calibri"/>
          <w:szCs w:val="24"/>
        </w:rPr>
        <w:lastRenderedPageBreak/>
        <w:t>alike (ref). This impact has been particularly severe for the most disadvantaged demographic of children and young people, who have often lacked access to the resources and support needed to transition to remote learning effectively.(ref)</w:t>
      </w:r>
    </w:p>
    <w:p w14:paraId="2D133598" w14:textId="77777777" w:rsidR="003C3768" w:rsidRDefault="003C3768" w:rsidP="00E04CD2">
      <w:pPr>
        <w:spacing w:line="276" w:lineRule="auto"/>
        <w:jc w:val="both"/>
        <w:rPr>
          <w:rFonts w:ascii="Calibri" w:hAnsi="Calibri" w:cs="Calibri"/>
          <w:szCs w:val="24"/>
        </w:rPr>
      </w:pPr>
    </w:p>
    <w:p w14:paraId="03325326" w14:textId="5BE2F664" w:rsidR="00535E17" w:rsidRPr="000C75FA" w:rsidRDefault="00535E17" w:rsidP="00E04CD2">
      <w:pPr>
        <w:spacing w:line="276" w:lineRule="auto"/>
        <w:jc w:val="both"/>
        <w:rPr>
          <w:rFonts w:ascii="Calibri" w:hAnsi="Calibri" w:cs="Calibri"/>
          <w:szCs w:val="24"/>
        </w:rPr>
      </w:pPr>
      <w:r w:rsidRPr="000C75FA">
        <w:rPr>
          <w:rFonts w:ascii="Calibri" w:hAnsi="Calibri" w:cs="Calibri"/>
          <w:szCs w:val="24"/>
        </w:rPr>
        <w:t>In response to the unique challenges of the post-COVID-19 education climate, we propose a novel theory and framework. This initiative integrates principles from humanistic and affective psychological orientations with guidelines from the United Nations Convention on the Rights of the Child (UNCRC). Our aim is to equip educators with an understanding of, and strategies for addressing, affective barriers that hinder children, particularly those from disadvantaged backgrounds, from accessing effective education.</w:t>
      </w:r>
    </w:p>
    <w:p w14:paraId="2D0008C6" w14:textId="77777777" w:rsidR="00535E17" w:rsidRPr="000C75FA" w:rsidRDefault="00535E17" w:rsidP="000C75FA">
      <w:pPr>
        <w:spacing w:line="276" w:lineRule="auto"/>
        <w:rPr>
          <w:rFonts w:ascii="Calibri" w:hAnsi="Calibri" w:cs="Calibri"/>
          <w:b/>
          <w:bCs/>
          <w:szCs w:val="24"/>
        </w:rPr>
      </w:pPr>
    </w:p>
    <w:p w14:paraId="325EA0CD" w14:textId="154E6FB1" w:rsidR="00EB70B2" w:rsidRPr="002362C3" w:rsidRDefault="00AE7571" w:rsidP="002362C3">
      <w:pPr>
        <w:pStyle w:val="Heading2"/>
        <w:rPr>
          <w:b/>
          <w:bCs/>
        </w:rPr>
      </w:pPr>
      <w:bookmarkStart w:id="4" w:name="_Toc138430603"/>
      <w:r w:rsidRPr="002362C3">
        <w:rPr>
          <w:b/>
          <w:bCs/>
        </w:rPr>
        <w:lastRenderedPageBreak/>
        <w:t>Congruence with Buckinghamshire Council</w:t>
      </w:r>
      <w:r w:rsidR="00CD7287" w:rsidRPr="002362C3">
        <w:rPr>
          <w:b/>
          <w:bCs/>
        </w:rPr>
        <w:t>’s</w:t>
      </w:r>
      <w:r w:rsidRPr="002362C3">
        <w:rPr>
          <w:b/>
          <w:bCs/>
        </w:rPr>
        <w:t xml:space="preserve"> PACT Values</w:t>
      </w:r>
      <w:bookmarkEnd w:id="4"/>
    </w:p>
    <w:p w14:paraId="17A17511" w14:textId="77777777" w:rsidR="00CD7E69" w:rsidRPr="00CD7E69" w:rsidRDefault="00CD7E69" w:rsidP="00CD7E69"/>
    <w:p w14:paraId="4AD270ED" w14:textId="7AE8C547" w:rsidR="0080080B" w:rsidRPr="000C75FA" w:rsidRDefault="00254245" w:rsidP="002362C3">
      <w:pPr>
        <w:spacing w:line="276" w:lineRule="auto"/>
        <w:jc w:val="both"/>
        <w:rPr>
          <w:rFonts w:ascii="Calibri" w:hAnsi="Calibri" w:cs="Calibri"/>
          <w:szCs w:val="24"/>
        </w:rPr>
      </w:pPr>
      <w:r w:rsidRPr="000C75FA">
        <w:rPr>
          <w:rFonts w:ascii="Calibri" w:hAnsi="Calibri" w:cs="Calibri"/>
          <w:szCs w:val="24"/>
        </w:rPr>
        <w:t xml:space="preserve">Our proposed Buckinghamshire Council </w:t>
      </w:r>
      <w:r w:rsidR="00FC426D">
        <w:rPr>
          <w:rFonts w:ascii="Calibri" w:hAnsi="Calibri" w:cs="Calibri"/>
          <w:szCs w:val="24"/>
        </w:rPr>
        <w:t>Whole</w:t>
      </w:r>
      <w:r w:rsidRPr="000C75FA">
        <w:rPr>
          <w:rFonts w:ascii="Calibri" w:hAnsi="Calibri" w:cs="Calibri"/>
          <w:szCs w:val="24"/>
        </w:rPr>
        <w:t xml:space="preserve">-School Training Proposal for SEMH (Social, Emotional, and Mental Health) reflects the values of the council, which include being </w:t>
      </w:r>
      <w:r w:rsidR="00780187">
        <w:rPr>
          <w:rFonts w:ascii="Calibri" w:hAnsi="Calibri" w:cs="Calibri"/>
          <w:b/>
          <w:bCs/>
          <w:szCs w:val="24"/>
        </w:rPr>
        <w:t>P</w:t>
      </w:r>
      <w:r w:rsidRPr="000C75FA">
        <w:rPr>
          <w:rFonts w:ascii="Calibri" w:hAnsi="Calibri" w:cs="Calibri"/>
          <w:b/>
          <w:bCs/>
          <w:szCs w:val="24"/>
        </w:rPr>
        <w:t>roud</w:t>
      </w:r>
      <w:r w:rsidRPr="000C75FA">
        <w:rPr>
          <w:rFonts w:ascii="Calibri" w:hAnsi="Calibri" w:cs="Calibri"/>
          <w:szCs w:val="24"/>
        </w:rPr>
        <w:t xml:space="preserve">, </w:t>
      </w:r>
      <w:r w:rsidR="00780187">
        <w:rPr>
          <w:rFonts w:ascii="Calibri" w:hAnsi="Calibri" w:cs="Calibri"/>
          <w:b/>
          <w:bCs/>
          <w:szCs w:val="24"/>
        </w:rPr>
        <w:t>A</w:t>
      </w:r>
      <w:r w:rsidRPr="000C75FA">
        <w:rPr>
          <w:rFonts w:ascii="Calibri" w:hAnsi="Calibri" w:cs="Calibri"/>
          <w:b/>
          <w:bCs/>
          <w:szCs w:val="24"/>
        </w:rPr>
        <w:t>mbitious</w:t>
      </w:r>
      <w:r w:rsidRPr="000C75FA">
        <w:rPr>
          <w:rFonts w:ascii="Calibri" w:hAnsi="Calibri" w:cs="Calibri"/>
          <w:szCs w:val="24"/>
        </w:rPr>
        <w:t xml:space="preserve">, </w:t>
      </w:r>
      <w:r w:rsidR="00780187">
        <w:rPr>
          <w:rFonts w:ascii="Calibri" w:hAnsi="Calibri" w:cs="Calibri"/>
          <w:b/>
          <w:bCs/>
          <w:szCs w:val="24"/>
        </w:rPr>
        <w:t>C</w:t>
      </w:r>
      <w:r w:rsidRPr="000C75FA">
        <w:rPr>
          <w:rFonts w:ascii="Calibri" w:hAnsi="Calibri" w:cs="Calibri"/>
          <w:b/>
          <w:bCs/>
          <w:szCs w:val="24"/>
        </w:rPr>
        <w:t>ollaborative</w:t>
      </w:r>
      <w:r w:rsidRPr="000C75FA">
        <w:rPr>
          <w:rFonts w:ascii="Calibri" w:hAnsi="Calibri" w:cs="Calibri"/>
          <w:szCs w:val="24"/>
        </w:rPr>
        <w:t xml:space="preserve">, and </w:t>
      </w:r>
      <w:r w:rsidR="00780187">
        <w:rPr>
          <w:rFonts w:ascii="Calibri" w:hAnsi="Calibri" w:cs="Calibri"/>
          <w:b/>
          <w:bCs/>
          <w:szCs w:val="24"/>
        </w:rPr>
        <w:t>T</w:t>
      </w:r>
      <w:r w:rsidRPr="000C75FA">
        <w:rPr>
          <w:rFonts w:ascii="Calibri" w:hAnsi="Calibri" w:cs="Calibri"/>
          <w:b/>
          <w:bCs/>
          <w:szCs w:val="24"/>
        </w:rPr>
        <w:t>rustworthy (PACT)</w:t>
      </w:r>
      <w:r w:rsidRPr="000C75FA">
        <w:rPr>
          <w:rFonts w:ascii="Calibri" w:hAnsi="Calibri" w:cs="Calibri"/>
          <w:szCs w:val="24"/>
        </w:rPr>
        <w:t xml:space="preserve">. </w:t>
      </w:r>
      <w:r w:rsidR="0080080B" w:rsidRPr="000C75FA">
        <w:rPr>
          <w:rFonts w:ascii="Calibri" w:hAnsi="Calibri" w:cs="Calibri"/>
          <w:szCs w:val="24"/>
        </w:rPr>
        <w:t>The training is designed to cultivate essential skills among educators, including empathy, affective awareness, positive environment creation, and the ability for self-assessment and continuous reflection.</w:t>
      </w:r>
    </w:p>
    <w:p w14:paraId="3CDC7725" w14:textId="77777777" w:rsidR="00C148FE" w:rsidRDefault="00C148FE" w:rsidP="002362C3">
      <w:pPr>
        <w:spacing w:line="276" w:lineRule="auto"/>
        <w:jc w:val="both"/>
        <w:rPr>
          <w:rFonts w:ascii="Calibri" w:hAnsi="Calibri" w:cs="Calibri"/>
          <w:szCs w:val="24"/>
        </w:rPr>
      </w:pPr>
    </w:p>
    <w:p w14:paraId="3634D411" w14:textId="5574115E" w:rsidR="00BD7FF1" w:rsidRDefault="00254245" w:rsidP="002362C3">
      <w:pPr>
        <w:spacing w:line="276" w:lineRule="auto"/>
        <w:jc w:val="both"/>
        <w:rPr>
          <w:rFonts w:ascii="Calibri" w:hAnsi="Calibri" w:cs="Calibri"/>
          <w:szCs w:val="24"/>
        </w:rPr>
      </w:pPr>
      <w:r w:rsidRPr="000C75FA">
        <w:rPr>
          <w:rFonts w:ascii="Calibri" w:hAnsi="Calibri" w:cs="Calibri"/>
          <w:szCs w:val="24"/>
        </w:rPr>
        <w:t>The training aligns with these values through its commitment to providing educators with the knowledge and tools to create a transformative and child-centred education system. By attempting to incorporate established psychological theories and frameworks</w:t>
      </w:r>
      <w:r w:rsidR="008E38EB">
        <w:rPr>
          <w:rFonts w:ascii="Calibri" w:hAnsi="Calibri" w:cs="Calibri"/>
          <w:szCs w:val="24"/>
        </w:rPr>
        <w:t xml:space="preserve">, </w:t>
      </w:r>
      <w:r w:rsidRPr="000C75FA">
        <w:rPr>
          <w:rFonts w:ascii="Calibri" w:hAnsi="Calibri" w:cs="Calibri"/>
          <w:szCs w:val="24"/>
        </w:rPr>
        <w:t xml:space="preserve">the proposal demonstrates </w:t>
      </w:r>
      <w:r w:rsidRPr="000C75FA">
        <w:rPr>
          <w:rFonts w:ascii="Calibri" w:hAnsi="Calibri" w:cs="Calibri"/>
          <w:szCs w:val="24"/>
        </w:rPr>
        <w:lastRenderedPageBreak/>
        <w:t xml:space="preserve">ambition in seeking innovative approaches to address the unique challenges of the post-COVID-19 education climate. </w:t>
      </w:r>
    </w:p>
    <w:p w14:paraId="75DEC094" w14:textId="77777777" w:rsidR="00BD7FF1" w:rsidRDefault="00BD7FF1" w:rsidP="002362C3">
      <w:pPr>
        <w:spacing w:line="276" w:lineRule="auto"/>
        <w:jc w:val="both"/>
        <w:rPr>
          <w:rFonts w:ascii="Calibri" w:hAnsi="Calibri" w:cs="Calibri"/>
          <w:szCs w:val="24"/>
        </w:rPr>
      </w:pPr>
    </w:p>
    <w:p w14:paraId="765C645E" w14:textId="44DBD46B" w:rsidR="005C23F7" w:rsidRDefault="00254245" w:rsidP="002362C3">
      <w:pPr>
        <w:spacing w:line="276" w:lineRule="auto"/>
        <w:jc w:val="both"/>
        <w:rPr>
          <w:rFonts w:ascii="Calibri" w:hAnsi="Calibri" w:cs="Calibri"/>
          <w:szCs w:val="24"/>
        </w:rPr>
      </w:pPr>
      <w:r w:rsidRPr="000C75FA">
        <w:rPr>
          <w:rFonts w:ascii="Calibri" w:hAnsi="Calibri" w:cs="Calibri"/>
          <w:szCs w:val="24"/>
        </w:rPr>
        <w:t xml:space="preserve">The collaborative nature of the training </w:t>
      </w:r>
      <w:r w:rsidR="00BD7FF1">
        <w:rPr>
          <w:rFonts w:ascii="Calibri" w:hAnsi="Calibri" w:cs="Calibri"/>
          <w:szCs w:val="24"/>
        </w:rPr>
        <w:t>is</w:t>
      </w:r>
      <w:r w:rsidRPr="000C75FA">
        <w:rPr>
          <w:rFonts w:ascii="Calibri" w:hAnsi="Calibri" w:cs="Calibri"/>
          <w:szCs w:val="24"/>
        </w:rPr>
        <w:t xml:space="preserve"> evident in its integration of critical concepts, utilisation of case summaries for vignettes, and the incorporation of the principles outlined in the United Nations Convention on the Rights of the Child (UNCRC). </w:t>
      </w:r>
      <w:r w:rsidR="005C23F7" w:rsidRPr="000C75FA">
        <w:rPr>
          <w:rFonts w:ascii="Calibri" w:hAnsi="Calibri" w:cs="Calibri"/>
          <w:szCs w:val="24"/>
        </w:rPr>
        <w:t>The UNCRC is our guiding light, reminding us of every child's fundamental rights. Our training will integrate these principles, ensuring that our practices adhere to and promote these rights.</w:t>
      </w:r>
    </w:p>
    <w:p w14:paraId="56B740F8" w14:textId="77777777" w:rsidR="005C23F7" w:rsidRDefault="005C23F7" w:rsidP="002362C3">
      <w:pPr>
        <w:spacing w:line="276" w:lineRule="auto"/>
        <w:jc w:val="both"/>
        <w:rPr>
          <w:rFonts w:ascii="Calibri" w:hAnsi="Calibri" w:cs="Calibri"/>
          <w:szCs w:val="24"/>
        </w:rPr>
      </w:pPr>
    </w:p>
    <w:p w14:paraId="302A43D6" w14:textId="0799DBFE" w:rsidR="00254245" w:rsidRDefault="00254245" w:rsidP="002362C3">
      <w:pPr>
        <w:spacing w:line="276" w:lineRule="auto"/>
        <w:jc w:val="both"/>
        <w:rPr>
          <w:rFonts w:ascii="Calibri" w:hAnsi="Calibri" w:cs="Calibri"/>
          <w:szCs w:val="24"/>
        </w:rPr>
      </w:pPr>
      <w:r w:rsidRPr="000C75FA">
        <w:rPr>
          <w:rFonts w:ascii="Calibri" w:hAnsi="Calibri" w:cs="Calibri"/>
          <w:szCs w:val="24"/>
        </w:rPr>
        <w:t xml:space="preserve">Furthermore, the proposal aims to emphasise trustworthiness by providing comprehensive training materials and resources, including self-assessment tools and a </w:t>
      </w:r>
      <w:r w:rsidRPr="00BD7FF1">
        <w:rPr>
          <w:rFonts w:ascii="Calibri" w:hAnsi="Calibri" w:cs="Calibri"/>
          <w:szCs w:val="24"/>
        </w:rPr>
        <w:t>training handbook</w:t>
      </w:r>
      <w:r w:rsidRPr="000C75FA">
        <w:rPr>
          <w:rFonts w:ascii="Calibri" w:hAnsi="Calibri" w:cs="Calibri"/>
          <w:szCs w:val="24"/>
        </w:rPr>
        <w:t xml:space="preserve">, to empower educators in their continuous reflection and improvement. Through this comprehensive and </w:t>
      </w:r>
      <w:r w:rsidRPr="000C75FA">
        <w:rPr>
          <w:rFonts w:ascii="Calibri" w:hAnsi="Calibri" w:cs="Calibri"/>
          <w:szCs w:val="24"/>
        </w:rPr>
        <w:lastRenderedPageBreak/>
        <w:t>empathetic approach, the prop</w:t>
      </w:r>
      <w:r w:rsidR="008E38EB">
        <w:rPr>
          <w:rFonts w:ascii="Calibri" w:hAnsi="Calibri" w:cs="Calibri"/>
          <w:szCs w:val="24"/>
        </w:rPr>
        <w:t>osed training</w:t>
      </w:r>
      <w:r w:rsidRPr="000C75FA">
        <w:rPr>
          <w:rFonts w:ascii="Calibri" w:hAnsi="Calibri" w:cs="Calibri"/>
          <w:szCs w:val="24"/>
        </w:rPr>
        <w:t xml:space="preserve"> aims to create positive and supportive</w:t>
      </w:r>
      <w:r w:rsidR="001225D3">
        <w:rPr>
          <w:rFonts w:ascii="Calibri" w:hAnsi="Calibri" w:cs="Calibri"/>
          <w:szCs w:val="24"/>
        </w:rPr>
        <w:t xml:space="preserve"> </w:t>
      </w:r>
      <w:r w:rsidR="0058219B">
        <w:rPr>
          <w:rFonts w:ascii="Calibri" w:hAnsi="Calibri" w:cs="Calibri"/>
          <w:szCs w:val="24"/>
        </w:rPr>
        <w:t xml:space="preserve">educational </w:t>
      </w:r>
      <w:r w:rsidR="0058219B" w:rsidRPr="000C75FA">
        <w:rPr>
          <w:rFonts w:ascii="Calibri" w:hAnsi="Calibri" w:cs="Calibri"/>
          <w:szCs w:val="24"/>
        </w:rPr>
        <w:t>environments</w:t>
      </w:r>
      <w:r w:rsidR="001225D3">
        <w:rPr>
          <w:rFonts w:ascii="Calibri" w:hAnsi="Calibri" w:cs="Calibri"/>
          <w:szCs w:val="24"/>
        </w:rPr>
        <w:t xml:space="preserve"> across the county</w:t>
      </w:r>
      <w:r w:rsidRPr="000C75FA">
        <w:rPr>
          <w:rFonts w:ascii="Calibri" w:hAnsi="Calibri" w:cs="Calibri"/>
          <w:szCs w:val="24"/>
        </w:rPr>
        <w:t xml:space="preserve"> that respects the fundamental rights of every child, aligning with the values of Buckinghamshire Council.</w:t>
      </w:r>
    </w:p>
    <w:p w14:paraId="337E90F8" w14:textId="77777777" w:rsidR="00B62AA0" w:rsidRDefault="00B62AA0" w:rsidP="000C75FA">
      <w:pPr>
        <w:spacing w:line="276" w:lineRule="auto"/>
        <w:rPr>
          <w:rFonts w:ascii="Calibri" w:hAnsi="Calibri" w:cs="Calibri"/>
          <w:szCs w:val="24"/>
        </w:rPr>
      </w:pPr>
    </w:p>
    <w:p w14:paraId="0C82E995" w14:textId="3AB9DA54" w:rsidR="00927D38" w:rsidRPr="0058219B" w:rsidRDefault="00927D38" w:rsidP="0058219B">
      <w:pPr>
        <w:pStyle w:val="Heading2"/>
        <w:rPr>
          <w:b/>
          <w:bCs/>
        </w:rPr>
      </w:pPr>
      <w:bookmarkStart w:id="5" w:name="_Toc138430604"/>
      <w:r w:rsidRPr="0058219B">
        <w:rPr>
          <w:b/>
          <w:bCs/>
        </w:rPr>
        <w:t xml:space="preserve">Theoretical Frameworks and </w:t>
      </w:r>
      <w:r w:rsidR="00987362" w:rsidRPr="0058219B">
        <w:rPr>
          <w:b/>
          <w:bCs/>
        </w:rPr>
        <w:t>key concepts</w:t>
      </w:r>
      <w:bookmarkEnd w:id="5"/>
    </w:p>
    <w:p w14:paraId="5690215B" w14:textId="77777777" w:rsidR="005D778C" w:rsidRDefault="005D778C" w:rsidP="000C75FA">
      <w:pPr>
        <w:spacing w:line="276" w:lineRule="auto"/>
        <w:rPr>
          <w:rFonts w:ascii="Calibri" w:hAnsi="Calibri" w:cs="Calibri"/>
          <w:szCs w:val="24"/>
        </w:rPr>
      </w:pPr>
    </w:p>
    <w:p w14:paraId="6C3BAF9B" w14:textId="7380BDC7" w:rsidR="00927D38" w:rsidRDefault="00BC0613" w:rsidP="0058219B">
      <w:pPr>
        <w:spacing w:line="276" w:lineRule="auto"/>
        <w:jc w:val="both"/>
        <w:rPr>
          <w:rFonts w:ascii="Calibri" w:hAnsi="Calibri" w:cs="Calibri"/>
          <w:szCs w:val="24"/>
        </w:rPr>
      </w:pPr>
      <w:r w:rsidRPr="00BC0613">
        <w:rPr>
          <w:rFonts w:ascii="Calibri" w:hAnsi="Calibri" w:cs="Calibri"/>
          <w:szCs w:val="24"/>
        </w:rPr>
        <w:t xml:space="preserve">Our proposed whole-school training will draw upon established psychological theories, which will be outlined in detail. These theories give us crucial insights into how our feelings and emotions, or 'affects' as they're called in psychology, shape our </w:t>
      </w:r>
      <w:r w:rsidR="00BB5D13" w:rsidRPr="00BC0613">
        <w:rPr>
          <w:rFonts w:ascii="Calibri" w:hAnsi="Calibri" w:cs="Calibri"/>
          <w:szCs w:val="24"/>
        </w:rPr>
        <w:t>experiences,</w:t>
      </w:r>
      <w:r w:rsidRPr="00BC0613">
        <w:rPr>
          <w:rFonts w:ascii="Calibri" w:hAnsi="Calibri" w:cs="Calibri"/>
          <w:szCs w:val="24"/>
        </w:rPr>
        <w:t xml:space="preserve"> and guide our actions</w:t>
      </w:r>
      <w:r w:rsidR="00927D38" w:rsidRPr="000C75FA">
        <w:rPr>
          <w:rFonts w:ascii="Calibri" w:hAnsi="Calibri" w:cs="Calibri"/>
          <w:szCs w:val="24"/>
        </w:rPr>
        <w:t>.</w:t>
      </w:r>
      <w:ins w:id="6" w:author="Abigail Hills" w:date="2023-06-20T20:18:00Z">
        <w:r w:rsidR="00987362">
          <w:rPr>
            <w:rFonts w:ascii="Calibri" w:hAnsi="Calibri" w:cs="Calibri"/>
            <w:szCs w:val="24"/>
          </w:rPr>
          <w:t xml:space="preserve"> </w:t>
        </w:r>
      </w:ins>
    </w:p>
    <w:p w14:paraId="3EA3C87F" w14:textId="77777777" w:rsidR="00F03031" w:rsidRPr="000C75FA" w:rsidRDefault="00F03031" w:rsidP="0058219B">
      <w:pPr>
        <w:spacing w:line="276" w:lineRule="auto"/>
        <w:jc w:val="both"/>
        <w:rPr>
          <w:rFonts w:ascii="Calibri" w:hAnsi="Calibri" w:cs="Calibri"/>
          <w:szCs w:val="24"/>
        </w:rPr>
      </w:pPr>
    </w:p>
    <w:p w14:paraId="48CCB48F" w14:textId="20FACD20" w:rsidR="00927D38" w:rsidRPr="00F03031" w:rsidRDefault="00927D38" w:rsidP="00F03031">
      <w:pPr>
        <w:pStyle w:val="Heading2"/>
        <w:rPr>
          <w:b/>
          <w:bCs/>
        </w:rPr>
      </w:pPr>
      <w:bookmarkStart w:id="7" w:name="_Toc138430605"/>
      <w:r w:rsidRPr="00F03031">
        <w:rPr>
          <w:b/>
          <w:bCs/>
        </w:rPr>
        <w:t>Incorporation of Important Concepts into the Training</w:t>
      </w:r>
      <w:bookmarkEnd w:id="7"/>
    </w:p>
    <w:p w14:paraId="7037B779" w14:textId="77777777" w:rsidR="00927D38" w:rsidRPr="000C75FA" w:rsidRDefault="00927D38" w:rsidP="000C75FA">
      <w:pPr>
        <w:spacing w:line="276" w:lineRule="auto"/>
        <w:rPr>
          <w:rFonts w:ascii="Calibri" w:hAnsi="Calibri" w:cs="Calibri"/>
          <w:szCs w:val="24"/>
        </w:rPr>
      </w:pPr>
    </w:p>
    <w:p w14:paraId="2486A1E2" w14:textId="5E1EEB79" w:rsidR="00927D38" w:rsidRPr="000C75FA" w:rsidRDefault="00927D38" w:rsidP="00BF4AD7">
      <w:pPr>
        <w:spacing w:line="276" w:lineRule="auto"/>
        <w:jc w:val="both"/>
        <w:rPr>
          <w:rFonts w:ascii="Calibri" w:hAnsi="Calibri" w:cs="Calibri"/>
          <w:szCs w:val="24"/>
        </w:rPr>
      </w:pPr>
      <w:r w:rsidRPr="000C75FA">
        <w:rPr>
          <w:rFonts w:ascii="Calibri" w:hAnsi="Calibri" w:cs="Calibri"/>
          <w:szCs w:val="24"/>
        </w:rPr>
        <w:lastRenderedPageBreak/>
        <w:t>To deliver this training effectively, we incorporate critical concepts such as:</w:t>
      </w:r>
    </w:p>
    <w:p w14:paraId="5BFD1791" w14:textId="77777777" w:rsidR="00927D38" w:rsidRPr="000C75FA" w:rsidRDefault="00927D38" w:rsidP="00BF4AD7">
      <w:pPr>
        <w:spacing w:line="276" w:lineRule="auto"/>
        <w:jc w:val="both"/>
        <w:rPr>
          <w:rFonts w:ascii="Calibri" w:hAnsi="Calibri" w:cs="Calibri"/>
          <w:szCs w:val="24"/>
        </w:rPr>
      </w:pPr>
    </w:p>
    <w:p w14:paraId="177E05EC" w14:textId="66A9ECA7" w:rsidR="00927D38" w:rsidRPr="000C75FA" w:rsidRDefault="00927D38" w:rsidP="00BF4AD7">
      <w:pPr>
        <w:pStyle w:val="ListParagraph"/>
        <w:numPr>
          <w:ilvl w:val="0"/>
          <w:numId w:val="4"/>
        </w:numPr>
        <w:spacing w:line="276" w:lineRule="auto"/>
        <w:jc w:val="both"/>
        <w:rPr>
          <w:rFonts w:ascii="Calibri" w:hAnsi="Calibri" w:cs="Calibri"/>
          <w:szCs w:val="24"/>
        </w:rPr>
      </w:pPr>
      <w:r w:rsidRPr="00583FB9">
        <w:rPr>
          <w:b/>
          <w:bCs/>
        </w:rPr>
        <w:t>Tompkins' Theory of Affect Script:</w:t>
      </w:r>
      <w:r w:rsidRPr="00A50D1D">
        <w:rPr>
          <w:rFonts w:ascii="Calibri" w:hAnsi="Calibri" w:cs="Calibri"/>
          <w:szCs w:val="24"/>
        </w:rPr>
        <w:t xml:space="preserve"> </w:t>
      </w:r>
      <w:r w:rsidRPr="000C75FA">
        <w:rPr>
          <w:rFonts w:ascii="Calibri" w:hAnsi="Calibri" w:cs="Calibri"/>
          <w:szCs w:val="24"/>
        </w:rPr>
        <w:t>This theory will be introduced in Module 2: "Understanding Affects and Behaviour" as a foundation for understanding children's emotional responses</w:t>
      </w:r>
      <w:r w:rsidR="00EC6412">
        <w:rPr>
          <w:rFonts w:ascii="Calibri" w:hAnsi="Calibri" w:cs="Calibri"/>
          <w:szCs w:val="24"/>
        </w:rPr>
        <w:t xml:space="preserve"> </w:t>
      </w:r>
      <w:r w:rsidR="00EC6412" w:rsidRPr="00EC6412">
        <w:rPr>
          <w:rFonts w:ascii="Calibri" w:hAnsi="Calibri" w:cs="Calibri"/>
          <w:szCs w:val="24"/>
          <w:highlight w:val="yellow"/>
        </w:rPr>
        <w:t>[add ref].</w:t>
      </w:r>
      <w:r w:rsidR="00EC6412">
        <w:rPr>
          <w:rFonts w:ascii="Calibri" w:hAnsi="Calibri" w:cs="Calibri"/>
          <w:szCs w:val="24"/>
        </w:rPr>
        <w:t xml:space="preserve"> </w:t>
      </w:r>
    </w:p>
    <w:p w14:paraId="58B5E5F5" w14:textId="77777777" w:rsidR="00927D38" w:rsidRPr="000C75FA" w:rsidRDefault="00927D38" w:rsidP="00BF4AD7">
      <w:pPr>
        <w:spacing w:line="276" w:lineRule="auto"/>
        <w:jc w:val="both"/>
        <w:rPr>
          <w:rFonts w:ascii="Calibri" w:hAnsi="Calibri" w:cs="Calibri"/>
          <w:szCs w:val="24"/>
        </w:rPr>
      </w:pPr>
    </w:p>
    <w:p w14:paraId="5543BCD2" w14:textId="4C5EF99E" w:rsidR="00927D38" w:rsidRPr="000C75FA" w:rsidRDefault="00927D38" w:rsidP="00BF4AD7">
      <w:pPr>
        <w:pStyle w:val="ListParagraph"/>
        <w:numPr>
          <w:ilvl w:val="0"/>
          <w:numId w:val="4"/>
        </w:numPr>
        <w:spacing w:line="276" w:lineRule="auto"/>
        <w:jc w:val="both"/>
        <w:rPr>
          <w:rFonts w:ascii="Calibri" w:hAnsi="Calibri" w:cs="Calibri"/>
          <w:szCs w:val="24"/>
        </w:rPr>
      </w:pPr>
      <w:r w:rsidRPr="00583FB9">
        <w:rPr>
          <w:b/>
          <w:bCs/>
        </w:rPr>
        <w:t>Psychological Shame</w:t>
      </w:r>
      <w:r w:rsidRPr="00D97B1D">
        <w:rPr>
          <w:rStyle w:val="Heading2Char"/>
          <w:b/>
          <w:bCs/>
          <w:color w:val="auto"/>
        </w:rPr>
        <w:t>:</w:t>
      </w:r>
      <w:r w:rsidRPr="00D97B1D">
        <w:rPr>
          <w:rFonts w:ascii="Calibri" w:hAnsi="Calibri" w:cs="Calibri"/>
          <w:szCs w:val="24"/>
        </w:rPr>
        <w:t xml:space="preserve"> </w:t>
      </w:r>
      <w:r w:rsidRPr="000C75FA">
        <w:rPr>
          <w:rFonts w:ascii="Calibri" w:hAnsi="Calibri" w:cs="Calibri"/>
          <w:szCs w:val="24"/>
        </w:rPr>
        <w:t>Integrated into Module 4: "Shame and Affects: Navigating Negative Emotions", this concept will help educators understand deep-seated feelings of inadequacy in students</w:t>
      </w:r>
      <w:r w:rsidR="00EC6412">
        <w:rPr>
          <w:rFonts w:ascii="Calibri" w:hAnsi="Calibri" w:cs="Calibri"/>
          <w:szCs w:val="24"/>
        </w:rPr>
        <w:t xml:space="preserve"> </w:t>
      </w:r>
      <w:r w:rsidR="00EC6412" w:rsidRPr="00EC6412">
        <w:rPr>
          <w:rFonts w:ascii="Calibri" w:hAnsi="Calibri" w:cs="Calibri"/>
          <w:szCs w:val="24"/>
          <w:highlight w:val="yellow"/>
        </w:rPr>
        <w:t>[add ref].</w:t>
      </w:r>
    </w:p>
    <w:p w14:paraId="22AFB5CF" w14:textId="77777777" w:rsidR="00927D38" w:rsidRPr="000C75FA" w:rsidRDefault="00927D38" w:rsidP="00BF4AD7">
      <w:pPr>
        <w:spacing w:line="276" w:lineRule="auto"/>
        <w:jc w:val="both"/>
        <w:rPr>
          <w:rFonts w:ascii="Calibri" w:hAnsi="Calibri" w:cs="Calibri"/>
          <w:szCs w:val="24"/>
        </w:rPr>
      </w:pPr>
    </w:p>
    <w:p w14:paraId="49DE80CB" w14:textId="1E4E6C2F" w:rsidR="00927D38" w:rsidRPr="00EC6412" w:rsidRDefault="00927D38" w:rsidP="00BF4AD7">
      <w:pPr>
        <w:pStyle w:val="ListParagraph"/>
        <w:numPr>
          <w:ilvl w:val="0"/>
          <w:numId w:val="4"/>
        </w:numPr>
        <w:spacing w:line="276" w:lineRule="auto"/>
        <w:jc w:val="both"/>
        <w:rPr>
          <w:rFonts w:ascii="Calibri" w:hAnsi="Calibri" w:cs="Calibri"/>
          <w:szCs w:val="24"/>
          <w:highlight w:val="yellow"/>
        </w:rPr>
      </w:pPr>
      <w:r w:rsidRPr="00583FB9">
        <w:rPr>
          <w:b/>
          <w:bCs/>
        </w:rPr>
        <w:t>The Central Executive:</w:t>
      </w:r>
      <w:r w:rsidRPr="008023A3">
        <w:rPr>
          <w:rFonts w:ascii="Calibri" w:hAnsi="Calibri" w:cs="Calibri"/>
          <w:szCs w:val="24"/>
        </w:rPr>
        <w:t xml:space="preserve"> </w:t>
      </w:r>
      <w:r w:rsidRPr="000C75FA">
        <w:rPr>
          <w:rFonts w:ascii="Calibri" w:hAnsi="Calibri" w:cs="Calibri"/>
          <w:szCs w:val="24"/>
        </w:rPr>
        <w:t>This concept, key to understanding motivation and behaviour in children, will be included in Module 2: "Understanding Affects and Behaviour"</w:t>
      </w:r>
      <w:r w:rsidR="00EC6412">
        <w:rPr>
          <w:rFonts w:ascii="Calibri" w:hAnsi="Calibri" w:cs="Calibri"/>
          <w:szCs w:val="24"/>
        </w:rPr>
        <w:t xml:space="preserve"> </w:t>
      </w:r>
      <w:r w:rsidR="00EC6412" w:rsidRPr="00EC6412">
        <w:rPr>
          <w:rFonts w:ascii="Calibri" w:hAnsi="Calibri" w:cs="Calibri"/>
          <w:szCs w:val="24"/>
          <w:highlight w:val="yellow"/>
        </w:rPr>
        <w:t>[add ref]</w:t>
      </w:r>
      <w:r w:rsidRPr="00EC6412">
        <w:rPr>
          <w:rFonts w:ascii="Calibri" w:hAnsi="Calibri" w:cs="Calibri"/>
          <w:szCs w:val="24"/>
          <w:highlight w:val="yellow"/>
        </w:rPr>
        <w:t>.</w:t>
      </w:r>
    </w:p>
    <w:p w14:paraId="77FFC73B" w14:textId="77777777" w:rsidR="00927D38" w:rsidRPr="000C75FA" w:rsidRDefault="00927D38" w:rsidP="00BF4AD7">
      <w:pPr>
        <w:spacing w:line="276" w:lineRule="auto"/>
        <w:jc w:val="both"/>
        <w:rPr>
          <w:rFonts w:ascii="Calibri" w:hAnsi="Calibri" w:cs="Calibri"/>
          <w:szCs w:val="24"/>
        </w:rPr>
      </w:pPr>
    </w:p>
    <w:p w14:paraId="2A8B1A52" w14:textId="3A8525DB" w:rsidR="00927D38" w:rsidRPr="000C75FA" w:rsidRDefault="00927D38" w:rsidP="00BF4AD7">
      <w:pPr>
        <w:pStyle w:val="ListParagraph"/>
        <w:numPr>
          <w:ilvl w:val="0"/>
          <w:numId w:val="4"/>
        </w:numPr>
        <w:spacing w:line="276" w:lineRule="auto"/>
        <w:jc w:val="both"/>
        <w:rPr>
          <w:rFonts w:ascii="Calibri" w:hAnsi="Calibri" w:cs="Calibri"/>
          <w:szCs w:val="24"/>
        </w:rPr>
      </w:pPr>
      <w:r w:rsidRPr="00583FB9">
        <w:rPr>
          <w:b/>
          <w:bCs/>
        </w:rPr>
        <w:t>Nathanson's Compass of Shame:</w:t>
      </w:r>
      <w:r w:rsidRPr="008023A3">
        <w:rPr>
          <w:rFonts w:ascii="Calibri" w:hAnsi="Calibri" w:cs="Calibri"/>
          <w:szCs w:val="24"/>
        </w:rPr>
        <w:t xml:space="preserve"> </w:t>
      </w:r>
      <w:r w:rsidRPr="000C75FA">
        <w:rPr>
          <w:rFonts w:ascii="Calibri" w:hAnsi="Calibri" w:cs="Calibri"/>
          <w:szCs w:val="24"/>
        </w:rPr>
        <w:t>Introduced in Module 4: "Shame and Affects: Navigating Negative Emotions", this model will help educators understand shame's impact on student behaviour</w:t>
      </w:r>
      <w:r w:rsidR="00EC6412">
        <w:rPr>
          <w:rFonts w:ascii="Calibri" w:hAnsi="Calibri" w:cs="Calibri"/>
          <w:szCs w:val="24"/>
        </w:rPr>
        <w:t xml:space="preserve"> </w:t>
      </w:r>
      <w:r w:rsidR="00EC6412" w:rsidRPr="00EC6412">
        <w:rPr>
          <w:rFonts w:ascii="Calibri" w:hAnsi="Calibri" w:cs="Calibri"/>
          <w:szCs w:val="24"/>
          <w:highlight w:val="yellow"/>
        </w:rPr>
        <w:t>[add ref]</w:t>
      </w:r>
      <w:r w:rsidRPr="00EC6412">
        <w:rPr>
          <w:rFonts w:ascii="Calibri" w:hAnsi="Calibri" w:cs="Calibri"/>
          <w:szCs w:val="24"/>
          <w:highlight w:val="yellow"/>
        </w:rPr>
        <w:t>.</w:t>
      </w:r>
    </w:p>
    <w:p w14:paraId="357D873E" w14:textId="77777777" w:rsidR="00927D38" w:rsidRPr="000C75FA" w:rsidRDefault="00927D38" w:rsidP="00BF4AD7">
      <w:pPr>
        <w:spacing w:line="276" w:lineRule="auto"/>
        <w:jc w:val="both"/>
        <w:rPr>
          <w:rFonts w:ascii="Calibri" w:hAnsi="Calibri" w:cs="Calibri"/>
          <w:szCs w:val="24"/>
        </w:rPr>
      </w:pPr>
    </w:p>
    <w:p w14:paraId="2BBA2BFE" w14:textId="22186A8B" w:rsidR="00927D38" w:rsidRPr="000C75FA" w:rsidRDefault="00927D38" w:rsidP="00BF4AD7">
      <w:pPr>
        <w:pStyle w:val="ListParagraph"/>
        <w:numPr>
          <w:ilvl w:val="0"/>
          <w:numId w:val="4"/>
        </w:numPr>
        <w:spacing w:line="276" w:lineRule="auto"/>
        <w:jc w:val="both"/>
        <w:rPr>
          <w:rFonts w:ascii="Calibri" w:hAnsi="Calibri" w:cs="Calibri"/>
          <w:szCs w:val="24"/>
        </w:rPr>
      </w:pPr>
      <w:r w:rsidRPr="00583FB9">
        <w:rPr>
          <w:b/>
          <w:bCs/>
        </w:rPr>
        <w:t>The Role of Context and Biography in Presenting Behaviour:</w:t>
      </w:r>
      <w:r w:rsidRPr="008023A3">
        <w:rPr>
          <w:rFonts w:ascii="Calibri" w:hAnsi="Calibri" w:cs="Calibri"/>
          <w:szCs w:val="24"/>
        </w:rPr>
        <w:t xml:space="preserve"> </w:t>
      </w:r>
      <w:r w:rsidRPr="000C75FA">
        <w:rPr>
          <w:rFonts w:ascii="Calibri" w:hAnsi="Calibri" w:cs="Calibri"/>
          <w:szCs w:val="24"/>
        </w:rPr>
        <w:t>This perspective will be introduced in Module 3: "The Role of Context and Biography" to illustrate how children's out-of-school experiences can influence their in-school behaviour</w:t>
      </w:r>
      <w:r w:rsidR="00574210">
        <w:rPr>
          <w:rFonts w:ascii="Calibri" w:hAnsi="Calibri" w:cs="Calibri"/>
          <w:szCs w:val="24"/>
        </w:rPr>
        <w:t xml:space="preserve"> </w:t>
      </w:r>
      <w:r w:rsidR="00574210" w:rsidRPr="00574210">
        <w:rPr>
          <w:rFonts w:ascii="Calibri" w:hAnsi="Calibri" w:cs="Calibri"/>
          <w:szCs w:val="24"/>
          <w:highlight w:val="yellow"/>
        </w:rPr>
        <w:t>(George, (2014; Ighavongbe-Patrick, 2023).</w:t>
      </w:r>
      <w:r w:rsidR="00574210">
        <w:rPr>
          <w:rFonts w:ascii="Calibri" w:hAnsi="Calibri" w:cs="Calibri"/>
          <w:szCs w:val="24"/>
        </w:rPr>
        <w:t xml:space="preserve"> </w:t>
      </w:r>
    </w:p>
    <w:p w14:paraId="20367A47" w14:textId="77777777" w:rsidR="00927D38" w:rsidRDefault="00927D38" w:rsidP="00BF4AD7">
      <w:pPr>
        <w:spacing w:line="276" w:lineRule="auto"/>
        <w:jc w:val="both"/>
        <w:rPr>
          <w:rFonts w:ascii="Calibri" w:hAnsi="Calibri" w:cs="Calibri"/>
          <w:szCs w:val="24"/>
        </w:rPr>
      </w:pPr>
    </w:p>
    <w:p w14:paraId="6D250E91" w14:textId="366E707F" w:rsidR="0080080B" w:rsidRPr="000C75FA" w:rsidRDefault="00FB49FD" w:rsidP="00BF4AD7">
      <w:pPr>
        <w:spacing w:line="276" w:lineRule="auto"/>
        <w:jc w:val="both"/>
        <w:rPr>
          <w:rFonts w:ascii="Calibri" w:hAnsi="Calibri" w:cs="Calibri"/>
          <w:szCs w:val="24"/>
        </w:rPr>
      </w:pPr>
      <w:r>
        <w:rPr>
          <w:rFonts w:ascii="Calibri" w:hAnsi="Calibri" w:cs="Calibri"/>
          <w:szCs w:val="24"/>
        </w:rPr>
        <w:t xml:space="preserve">In addition to reference to key psychological theories and concepts, the training will utilise practical examples to help bring the information provided in such theories into </w:t>
      </w:r>
      <w:r w:rsidR="005C23F7">
        <w:rPr>
          <w:rFonts w:ascii="Calibri" w:hAnsi="Calibri" w:cs="Calibri"/>
          <w:szCs w:val="24"/>
        </w:rPr>
        <w:t xml:space="preserve">the ‘real world’ setting in </w:t>
      </w:r>
      <w:r w:rsidR="005C23F7">
        <w:rPr>
          <w:rFonts w:ascii="Calibri" w:hAnsi="Calibri" w:cs="Calibri"/>
          <w:szCs w:val="24"/>
        </w:rPr>
        <w:lastRenderedPageBreak/>
        <w:t xml:space="preserve">which educational professionals work. </w:t>
      </w:r>
      <w:r w:rsidR="0080080B" w:rsidRPr="000C75FA">
        <w:rPr>
          <w:rFonts w:ascii="Calibri" w:hAnsi="Calibri" w:cs="Calibri"/>
          <w:szCs w:val="24"/>
        </w:rPr>
        <w:t>These vignettes will illustrate the application of the theories and principles we explore.</w:t>
      </w:r>
    </w:p>
    <w:p w14:paraId="03B38F9D" w14:textId="3DA300F3" w:rsidR="00FB49FD" w:rsidRDefault="00FB49FD" w:rsidP="00BF4AD7">
      <w:pPr>
        <w:tabs>
          <w:tab w:val="left" w:pos="2514"/>
        </w:tabs>
        <w:spacing w:line="276" w:lineRule="auto"/>
        <w:rPr>
          <w:rFonts w:ascii="Calibri" w:hAnsi="Calibri" w:cs="Calibri"/>
          <w:szCs w:val="24"/>
        </w:rPr>
      </w:pPr>
    </w:p>
    <w:p w14:paraId="00BDC9C3" w14:textId="466A618C" w:rsidR="00FB49FD" w:rsidRDefault="00FB49FD" w:rsidP="007C6DF2">
      <w:pPr>
        <w:spacing w:line="276" w:lineRule="auto"/>
        <w:jc w:val="both"/>
        <w:rPr>
          <w:rFonts w:ascii="Calibri" w:hAnsi="Calibri" w:cs="Calibri"/>
          <w:szCs w:val="24"/>
        </w:rPr>
      </w:pPr>
      <w:r w:rsidRPr="000C75FA">
        <w:rPr>
          <w:rFonts w:ascii="Calibri" w:hAnsi="Calibri" w:cs="Calibri"/>
          <w:szCs w:val="24"/>
        </w:rPr>
        <w:t>For instance, consider a hypothetical student, "James." James is a 12-year-old boy with sensory processing difficulties and a history of aggressive behaviour. Traditional approaches might label James as 'trouble' and resort to punitive measures. However, using the lens of affective psychology, we might see that James' behaviour is not simply 'bad', but an expression of his struggle with sensory overload - a coping mechanism for his distress.</w:t>
      </w:r>
    </w:p>
    <w:p w14:paraId="7671976A" w14:textId="77777777" w:rsidR="007C6DF2" w:rsidRDefault="007C6DF2" w:rsidP="007C6DF2">
      <w:pPr>
        <w:spacing w:line="276" w:lineRule="auto"/>
        <w:jc w:val="both"/>
        <w:rPr>
          <w:rFonts w:ascii="Calibri" w:hAnsi="Calibri" w:cs="Calibri"/>
          <w:szCs w:val="24"/>
        </w:rPr>
      </w:pPr>
    </w:p>
    <w:p w14:paraId="4C2E311E" w14:textId="05AC6AA6" w:rsidR="00927D38" w:rsidRPr="007C6DF2" w:rsidRDefault="00927D38" w:rsidP="007C6DF2">
      <w:pPr>
        <w:pStyle w:val="Heading2"/>
        <w:rPr>
          <w:b/>
          <w:bCs/>
        </w:rPr>
      </w:pPr>
      <w:bookmarkStart w:id="8" w:name="_Toc138430606"/>
      <w:r w:rsidRPr="007C6DF2">
        <w:rPr>
          <w:b/>
          <w:bCs/>
        </w:rPr>
        <w:t>Training Structure and Resources</w:t>
      </w:r>
      <w:bookmarkEnd w:id="8"/>
    </w:p>
    <w:p w14:paraId="231F3147" w14:textId="77777777" w:rsidR="00927D38" w:rsidRPr="000C75FA" w:rsidRDefault="00927D38" w:rsidP="000C75FA">
      <w:pPr>
        <w:spacing w:line="276" w:lineRule="auto"/>
        <w:rPr>
          <w:rFonts w:ascii="Calibri" w:hAnsi="Calibri" w:cs="Calibri"/>
          <w:szCs w:val="24"/>
        </w:rPr>
      </w:pPr>
    </w:p>
    <w:p w14:paraId="1223DEE2" w14:textId="68547BD5" w:rsidR="00927779" w:rsidRPr="00927779" w:rsidRDefault="00927779" w:rsidP="007C6DF2">
      <w:pPr>
        <w:spacing w:line="276" w:lineRule="auto"/>
        <w:jc w:val="both"/>
        <w:rPr>
          <w:rFonts w:ascii="Calibri" w:hAnsi="Calibri" w:cs="Calibri"/>
          <w:szCs w:val="24"/>
        </w:rPr>
      </w:pPr>
      <w:r w:rsidRPr="00927779">
        <w:rPr>
          <w:rFonts w:ascii="Calibri" w:hAnsi="Calibri" w:cs="Calibri"/>
          <w:szCs w:val="24"/>
        </w:rPr>
        <w:lastRenderedPageBreak/>
        <w:t xml:space="preserve">Our comprehensive training spans seven days and is divided into 13 modules, delivered in a gradual, interconnected manner to foster understanding and skill development. It is designed to stimulate collaboration, encourage active </w:t>
      </w:r>
      <w:r w:rsidR="004C0744" w:rsidRPr="00927779">
        <w:rPr>
          <w:rFonts w:ascii="Calibri" w:hAnsi="Calibri" w:cs="Calibri"/>
          <w:szCs w:val="24"/>
        </w:rPr>
        <w:t>participation,</w:t>
      </w:r>
      <w:r w:rsidRPr="00927779">
        <w:rPr>
          <w:rFonts w:ascii="Calibri" w:hAnsi="Calibri" w:cs="Calibri"/>
          <w:szCs w:val="24"/>
        </w:rPr>
        <w:t xml:space="preserve"> and ensure progression.</w:t>
      </w:r>
    </w:p>
    <w:p w14:paraId="052A484A" w14:textId="77777777" w:rsidR="00927779" w:rsidRPr="00927779" w:rsidRDefault="00927779" w:rsidP="007C6DF2">
      <w:pPr>
        <w:spacing w:line="276" w:lineRule="auto"/>
        <w:jc w:val="both"/>
        <w:rPr>
          <w:rFonts w:ascii="Calibri" w:hAnsi="Calibri" w:cs="Calibri"/>
          <w:szCs w:val="24"/>
        </w:rPr>
      </w:pPr>
    </w:p>
    <w:p w14:paraId="4223FD99" w14:textId="77777777" w:rsidR="00927779" w:rsidRPr="00927779" w:rsidRDefault="00927779" w:rsidP="007C6DF2">
      <w:pPr>
        <w:pStyle w:val="ListParagraph"/>
        <w:numPr>
          <w:ilvl w:val="0"/>
          <w:numId w:val="60"/>
        </w:numPr>
        <w:spacing w:line="276" w:lineRule="auto"/>
        <w:jc w:val="both"/>
        <w:rPr>
          <w:rFonts w:ascii="Calibri" w:hAnsi="Calibri" w:cs="Calibri"/>
          <w:szCs w:val="24"/>
        </w:rPr>
      </w:pPr>
      <w:r w:rsidRPr="00927779">
        <w:rPr>
          <w:rFonts w:ascii="Calibri" w:hAnsi="Calibri" w:cs="Calibri"/>
          <w:szCs w:val="24"/>
        </w:rPr>
        <w:t>Day 1: Introduction to the UNCRC (Module 1) &amp; Recognising and Addressing Affective Barriers (Module 2)</w:t>
      </w:r>
    </w:p>
    <w:p w14:paraId="79C4B1B1" w14:textId="77777777" w:rsidR="00927779" w:rsidRPr="00927779" w:rsidRDefault="00927779" w:rsidP="007C6DF2">
      <w:pPr>
        <w:pStyle w:val="ListParagraph"/>
        <w:numPr>
          <w:ilvl w:val="0"/>
          <w:numId w:val="60"/>
        </w:numPr>
        <w:spacing w:line="276" w:lineRule="auto"/>
        <w:jc w:val="both"/>
        <w:rPr>
          <w:rFonts w:ascii="Calibri" w:hAnsi="Calibri" w:cs="Calibri"/>
          <w:szCs w:val="24"/>
        </w:rPr>
      </w:pPr>
      <w:r w:rsidRPr="00927779">
        <w:rPr>
          <w:rFonts w:ascii="Calibri" w:hAnsi="Calibri" w:cs="Calibri"/>
          <w:szCs w:val="24"/>
        </w:rPr>
        <w:t>Day 2: Promoting Emotional Well-being (Module 3) &amp; Implementing Humanistic and Affective Approaches (Module 4)</w:t>
      </w:r>
    </w:p>
    <w:p w14:paraId="09E1CEB6" w14:textId="77777777" w:rsidR="00927779" w:rsidRPr="00927779" w:rsidRDefault="00927779" w:rsidP="007C6DF2">
      <w:pPr>
        <w:pStyle w:val="ListParagraph"/>
        <w:numPr>
          <w:ilvl w:val="0"/>
          <w:numId w:val="60"/>
        </w:numPr>
        <w:spacing w:line="276" w:lineRule="auto"/>
        <w:jc w:val="both"/>
        <w:rPr>
          <w:rFonts w:ascii="Calibri" w:hAnsi="Calibri" w:cs="Calibri"/>
          <w:szCs w:val="24"/>
        </w:rPr>
      </w:pPr>
      <w:r w:rsidRPr="00927779">
        <w:rPr>
          <w:rFonts w:ascii="Calibri" w:hAnsi="Calibri" w:cs="Calibri"/>
          <w:szCs w:val="24"/>
        </w:rPr>
        <w:t>Day 3: Understanding and Using Tomkins' Affect Script (Module 5) &amp; Applying Nathanson's Compass of Shame (Module 6)</w:t>
      </w:r>
    </w:p>
    <w:p w14:paraId="36C3D5E3" w14:textId="77777777" w:rsidR="00927779" w:rsidRPr="00927779" w:rsidRDefault="00927779" w:rsidP="007C6DF2">
      <w:pPr>
        <w:pStyle w:val="ListParagraph"/>
        <w:numPr>
          <w:ilvl w:val="0"/>
          <w:numId w:val="60"/>
        </w:numPr>
        <w:spacing w:line="276" w:lineRule="auto"/>
        <w:jc w:val="both"/>
        <w:rPr>
          <w:rFonts w:ascii="Calibri" w:hAnsi="Calibri" w:cs="Calibri"/>
          <w:szCs w:val="24"/>
        </w:rPr>
      </w:pPr>
      <w:r w:rsidRPr="00927779">
        <w:rPr>
          <w:rFonts w:ascii="Calibri" w:hAnsi="Calibri" w:cs="Calibri"/>
          <w:szCs w:val="24"/>
        </w:rPr>
        <w:t>Day 4: Creating Safe Spaces for Vulnerability (Module 7) &amp; Enhancing Communication and Empathy (Module 8)</w:t>
      </w:r>
    </w:p>
    <w:p w14:paraId="11F14108" w14:textId="4688553C" w:rsidR="00927779" w:rsidRPr="00927779" w:rsidRDefault="00927779" w:rsidP="007C6DF2">
      <w:pPr>
        <w:pStyle w:val="ListParagraph"/>
        <w:numPr>
          <w:ilvl w:val="0"/>
          <w:numId w:val="60"/>
        </w:numPr>
        <w:spacing w:line="276" w:lineRule="auto"/>
        <w:jc w:val="both"/>
        <w:rPr>
          <w:rFonts w:ascii="Calibri" w:hAnsi="Calibri" w:cs="Calibri"/>
          <w:szCs w:val="24"/>
        </w:rPr>
      </w:pPr>
      <w:r w:rsidRPr="00927779">
        <w:rPr>
          <w:rFonts w:ascii="Calibri" w:hAnsi="Calibri" w:cs="Calibri"/>
          <w:szCs w:val="24"/>
        </w:rPr>
        <w:lastRenderedPageBreak/>
        <w:t>Day 5:</w:t>
      </w:r>
      <w:r w:rsidR="00D53677">
        <w:rPr>
          <w:rFonts w:ascii="Calibri" w:hAnsi="Calibri" w:cs="Calibri"/>
          <w:szCs w:val="24"/>
        </w:rPr>
        <w:t xml:space="preserve"> </w:t>
      </w:r>
      <w:r w:rsidRPr="00927779">
        <w:rPr>
          <w:rFonts w:ascii="Calibri" w:hAnsi="Calibri" w:cs="Calibri"/>
          <w:szCs w:val="24"/>
        </w:rPr>
        <w:t>Tailoring Approaches for Neurodiverse Students (Module 9) &amp; Fostering Effective Home-School Communication (Module 10)</w:t>
      </w:r>
    </w:p>
    <w:p w14:paraId="6F588208" w14:textId="77777777" w:rsidR="00927779" w:rsidRPr="00927779" w:rsidRDefault="00927779" w:rsidP="007C6DF2">
      <w:pPr>
        <w:pStyle w:val="ListParagraph"/>
        <w:numPr>
          <w:ilvl w:val="0"/>
          <w:numId w:val="60"/>
        </w:numPr>
        <w:spacing w:line="276" w:lineRule="auto"/>
        <w:jc w:val="both"/>
        <w:rPr>
          <w:rFonts w:ascii="Calibri" w:hAnsi="Calibri" w:cs="Calibri"/>
          <w:szCs w:val="24"/>
        </w:rPr>
      </w:pPr>
      <w:r w:rsidRPr="00927779">
        <w:rPr>
          <w:rFonts w:ascii="Calibri" w:hAnsi="Calibri" w:cs="Calibri"/>
          <w:szCs w:val="24"/>
        </w:rPr>
        <w:t>Day 6: Prioritising Early Intervention and Support (Module 11) &amp; Building Flexibility into Curriculum and Instruction (Module 12)</w:t>
      </w:r>
    </w:p>
    <w:p w14:paraId="31815A9A" w14:textId="77777777" w:rsidR="00927779" w:rsidRPr="00927779" w:rsidRDefault="00927779" w:rsidP="007C6DF2">
      <w:pPr>
        <w:pStyle w:val="ListParagraph"/>
        <w:numPr>
          <w:ilvl w:val="0"/>
          <w:numId w:val="60"/>
        </w:numPr>
        <w:spacing w:line="276" w:lineRule="auto"/>
        <w:jc w:val="both"/>
        <w:rPr>
          <w:rFonts w:ascii="Calibri" w:hAnsi="Calibri" w:cs="Calibri"/>
          <w:szCs w:val="24"/>
        </w:rPr>
      </w:pPr>
      <w:r w:rsidRPr="00927779">
        <w:rPr>
          <w:rFonts w:ascii="Calibri" w:hAnsi="Calibri" w:cs="Calibri"/>
          <w:szCs w:val="24"/>
        </w:rPr>
        <w:t>Day 7: Final Wrap-up and Reflective Practices (Module 13)</w:t>
      </w:r>
    </w:p>
    <w:p w14:paraId="515AC09E" w14:textId="77777777" w:rsidR="00927779" w:rsidRDefault="00927779" w:rsidP="007C6DF2">
      <w:pPr>
        <w:spacing w:line="276" w:lineRule="auto"/>
        <w:jc w:val="both"/>
        <w:rPr>
          <w:rFonts w:ascii="Calibri" w:hAnsi="Calibri" w:cs="Calibri"/>
          <w:szCs w:val="24"/>
        </w:rPr>
      </w:pPr>
    </w:p>
    <w:p w14:paraId="4A7D9CC9" w14:textId="1FA67ECA" w:rsidR="00927779" w:rsidRPr="00927779" w:rsidRDefault="00927779" w:rsidP="007C6DF2">
      <w:pPr>
        <w:spacing w:line="276" w:lineRule="auto"/>
        <w:jc w:val="both"/>
        <w:rPr>
          <w:rFonts w:ascii="Calibri" w:hAnsi="Calibri" w:cs="Calibri"/>
          <w:szCs w:val="24"/>
        </w:rPr>
      </w:pPr>
      <w:r w:rsidRPr="00927779">
        <w:rPr>
          <w:rFonts w:ascii="Calibri" w:hAnsi="Calibri" w:cs="Calibri"/>
          <w:szCs w:val="24"/>
        </w:rPr>
        <w:t>The pilot phase is an essential component of our programme. It involves educators from Early Years, Primary, and Secondary schools and aims to provide critical feedback to refine the programme before full implementation. This not only aids us in identifying potential improvements but also offers a realistic estimate of the necessary resources, ensuring cost-effectiveness.</w:t>
      </w:r>
    </w:p>
    <w:p w14:paraId="4FF4B8DD" w14:textId="77777777" w:rsidR="00927779" w:rsidRPr="00927779" w:rsidRDefault="00927779" w:rsidP="007C6DF2">
      <w:pPr>
        <w:spacing w:line="276" w:lineRule="auto"/>
        <w:jc w:val="both"/>
        <w:rPr>
          <w:rFonts w:ascii="Calibri" w:hAnsi="Calibri" w:cs="Calibri"/>
          <w:szCs w:val="24"/>
        </w:rPr>
      </w:pPr>
    </w:p>
    <w:p w14:paraId="1D9B558C" w14:textId="7A64DB0F" w:rsidR="0080080B" w:rsidRDefault="00927779" w:rsidP="007C6DF2">
      <w:pPr>
        <w:spacing w:line="276" w:lineRule="auto"/>
        <w:jc w:val="both"/>
        <w:rPr>
          <w:rFonts w:ascii="Calibri" w:hAnsi="Calibri" w:cs="Calibri"/>
          <w:szCs w:val="24"/>
        </w:rPr>
      </w:pPr>
      <w:r w:rsidRPr="00927779">
        <w:rPr>
          <w:rFonts w:ascii="Calibri" w:hAnsi="Calibri" w:cs="Calibri"/>
          <w:szCs w:val="24"/>
        </w:rPr>
        <w:lastRenderedPageBreak/>
        <w:t>The whole-school training is an immersive experience combining theoretical understanding and practical application. It comes with a self-assessment tool to facilitate ongoing evaluation and improvement in line with UNCRC's principles.</w:t>
      </w:r>
    </w:p>
    <w:p w14:paraId="6C810001" w14:textId="77777777" w:rsidR="004C0744" w:rsidRDefault="004C0744" w:rsidP="007C6DF2">
      <w:pPr>
        <w:spacing w:line="276" w:lineRule="auto"/>
        <w:jc w:val="both"/>
        <w:rPr>
          <w:rFonts w:ascii="Calibri" w:hAnsi="Calibri" w:cs="Calibri"/>
          <w:szCs w:val="24"/>
        </w:rPr>
      </w:pPr>
    </w:p>
    <w:p w14:paraId="67FB7442" w14:textId="665D0CDC" w:rsidR="00A74A3F" w:rsidRPr="000C75FA" w:rsidRDefault="0080080B" w:rsidP="007C6DF2">
      <w:pPr>
        <w:spacing w:line="276" w:lineRule="auto"/>
        <w:jc w:val="both"/>
        <w:rPr>
          <w:rFonts w:ascii="Calibri" w:hAnsi="Calibri" w:cs="Calibri"/>
          <w:szCs w:val="24"/>
        </w:rPr>
      </w:pPr>
      <w:r w:rsidRPr="000C75FA">
        <w:rPr>
          <w:rFonts w:ascii="Calibri" w:hAnsi="Calibri" w:cs="Calibri"/>
          <w:szCs w:val="24"/>
        </w:rPr>
        <w:t>Our training materials will be comprehensive, including PowerPoint presentations, interactive workshops, self-assessment tools, case-based discussions, a training handbook, and potentially an online learning platform. These resources aim to foster a deep understanding of the theories and principles we teach and their practical application in the school environment.</w:t>
      </w:r>
    </w:p>
    <w:p w14:paraId="2873E0F4" w14:textId="092DBE5F" w:rsidR="00927D38" w:rsidRPr="00A74A3F" w:rsidRDefault="00927D38" w:rsidP="00A74A3F">
      <w:pPr>
        <w:pStyle w:val="Heading2"/>
        <w:rPr>
          <w:b/>
          <w:bCs/>
        </w:rPr>
      </w:pPr>
      <w:bookmarkStart w:id="9" w:name="_Toc138430607"/>
      <w:r w:rsidRPr="00A74A3F">
        <w:rPr>
          <w:b/>
          <w:bCs/>
        </w:rPr>
        <w:lastRenderedPageBreak/>
        <w:t>Conclusion</w:t>
      </w:r>
      <w:bookmarkEnd w:id="9"/>
    </w:p>
    <w:p w14:paraId="0089B295" w14:textId="77777777" w:rsidR="00927D38" w:rsidRPr="000C75FA" w:rsidRDefault="00927D38" w:rsidP="000C75FA">
      <w:pPr>
        <w:spacing w:line="276" w:lineRule="auto"/>
        <w:rPr>
          <w:rFonts w:ascii="Calibri" w:hAnsi="Calibri" w:cs="Calibri"/>
          <w:szCs w:val="24"/>
        </w:rPr>
      </w:pPr>
    </w:p>
    <w:p w14:paraId="29A087E0" w14:textId="1819EC5D" w:rsidR="00AA2386" w:rsidRDefault="00927D38" w:rsidP="00736B8A">
      <w:pPr>
        <w:spacing w:line="276" w:lineRule="auto"/>
        <w:jc w:val="both"/>
        <w:rPr>
          <w:rFonts w:ascii="Calibri" w:hAnsi="Calibri" w:cs="Calibri"/>
          <w:szCs w:val="24"/>
        </w:rPr>
        <w:sectPr w:rsidR="00AA2386" w:rsidSect="007E3EF4">
          <w:footerReference w:type="default" r:id="rId10"/>
          <w:pgSz w:w="11906" w:h="16838"/>
          <w:pgMar w:top="1440" w:right="1440" w:bottom="1440" w:left="1440" w:header="708" w:footer="708" w:gutter="0"/>
          <w:cols w:space="708"/>
          <w:docGrid w:linePitch="360"/>
        </w:sectPr>
      </w:pPr>
      <w:r w:rsidRPr="000C75FA">
        <w:rPr>
          <w:rFonts w:ascii="Calibri" w:hAnsi="Calibri" w:cs="Calibri"/>
          <w:szCs w:val="24"/>
        </w:rPr>
        <w:t>Our proposed</w:t>
      </w:r>
      <w:r w:rsidR="009621BD">
        <w:rPr>
          <w:rFonts w:ascii="Calibri" w:hAnsi="Calibri" w:cs="Calibri"/>
          <w:szCs w:val="24"/>
        </w:rPr>
        <w:t xml:space="preserve"> 7 </w:t>
      </w:r>
      <w:r w:rsidR="00126774">
        <w:rPr>
          <w:rFonts w:ascii="Calibri" w:hAnsi="Calibri" w:cs="Calibri"/>
          <w:szCs w:val="24"/>
        </w:rPr>
        <w:t>day</w:t>
      </w:r>
      <w:r w:rsidRPr="000C75FA">
        <w:rPr>
          <w:rFonts w:ascii="Calibri" w:hAnsi="Calibri" w:cs="Calibri"/>
          <w:szCs w:val="24"/>
        </w:rPr>
        <w:t xml:space="preserve"> </w:t>
      </w:r>
      <w:r w:rsidR="00FC426D">
        <w:rPr>
          <w:rFonts w:ascii="Calibri" w:hAnsi="Calibri" w:cs="Calibri"/>
          <w:szCs w:val="24"/>
        </w:rPr>
        <w:t>whole</w:t>
      </w:r>
      <w:r w:rsidRPr="000C75FA">
        <w:rPr>
          <w:rFonts w:ascii="Calibri" w:hAnsi="Calibri" w:cs="Calibri"/>
          <w:szCs w:val="24"/>
        </w:rPr>
        <w:t>-school training offers a transformative approach to addressing the escalating SEMH needs in our schools. By equipping educators with the understanding and tools to navigate the emotional landscapes of their students, we can foster an education system that is empathetic, supportive, and truly child centred.</w:t>
      </w:r>
    </w:p>
    <w:p w14:paraId="0E1DDF13" w14:textId="77777777" w:rsidR="00CD400A" w:rsidRPr="00736B8A" w:rsidRDefault="00CD400A" w:rsidP="00736B8A">
      <w:pPr>
        <w:pStyle w:val="Heading1"/>
        <w:jc w:val="center"/>
      </w:pPr>
      <w:bookmarkStart w:id="10" w:name="_Toc138430608"/>
      <w:r w:rsidRPr="00736B8A">
        <w:lastRenderedPageBreak/>
        <w:t>Training Proposal</w:t>
      </w:r>
      <w:bookmarkEnd w:id="10"/>
    </w:p>
    <w:p w14:paraId="40980552" w14:textId="77777777" w:rsidR="00CD400A" w:rsidRDefault="00CD400A" w:rsidP="00CD400A">
      <w:pPr>
        <w:jc w:val="center"/>
        <w:rPr>
          <w:b/>
          <w:bCs/>
        </w:rPr>
      </w:pPr>
    </w:p>
    <w:p w14:paraId="72E52B97" w14:textId="77777777" w:rsidR="000D6D5B" w:rsidRPr="000D6D5B" w:rsidRDefault="000D6D5B" w:rsidP="000D6D5B">
      <w:pPr>
        <w:jc w:val="center"/>
        <w:rPr>
          <w:b/>
          <w:bCs/>
          <w:sz w:val="28"/>
          <w:szCs w:val="24"/>
        </w:rPr>
      </w:pPr>
      <w:r w:rsidRPr="000D6D5B">
        <w:rPr>
          <w:b/>
          <w:bCs/>
          <w:sz w:val="28"/>
          <w:szCs w:val="24"/>
        </w:rPr>
        <w:t>Compass for Change: Advancing SEMH in Post-COVID-19 Education</w:t>
      </w:r>
    </w:p>
    <w:p w14:paraId="04685EF6" w14:textId="77777777" w:rsidR="00945DBC" w:rsidRPr="000C75FA" w:rsidRDefault="00945DBC" w:rsidP="000C75FA">
      <w:pPr>
        <w:spacing w:line="276" w:lineRule="auto"/>
        <w:rPr>
          <w:rFonts w:ascii="Calibri" w:hAnsi="Calibri" w:cs="Calibri"/>
          <w:szCs w:val="24"/>
        </w:rPr>
      </w:pPr>
    </w:p>
    <w:p w14:paraId="5572A80B" w14:textId="77777777" w:rsidR="00BE08DF" w:rsidRDefault="00BE08DF" w:rsidP="000C75FA">
      <w:pPr>
        <w:spacing w:line="276" w:lineRule="auto"/>
        <w:rPr>
          <w:rFonts w:ascii="Calibri" w:hAnsi="Calibri" w:cs="Calibri"/>
          <w:b/>
          <w:bCs/>
          <w:szCs w:val="24"/>
        </w:rPr>
      </w:pPr>
    </w:p>
    <w:p w14:paraId="330FACCE" w14:textId="5E120346" w:rsidR="00945DBC" w:rsidRDefault="00945DBC" w:rsidP="000C75FA">
      <w:pPr>
        <w:spacing w:line="276" w:lineRule="auto"/>
        <w:rPr>
          <w:rFonts w:ascii="Calibri" w:hAnsi="Calibri" w:cs="Calibri"/>
          <w:szCs w:val="24"/>
        </w:rPr>
      </w:pPr>
      <w:r w:rsidRPr="000C75FA">
        <w:rPr>
          <w:rFonts w:ascii="Calibri" w:hAnsi="Calibri" w:cs="Calibri"/>
          <w:b/>
          <w:bCs/>
          <w:szCs w:val="24"/>
        </w:rPr>
        <w:t>Authors:</w:t>
      </w:r>
      <w:r w:rsidRPr="000C75FA">
        <w:rPr>
          <w:rFonts w:ascii="Calibri" w:hAnsi="Calibri" w:cs="Calibri"/>
          <w:szCs w:val="24"/>
        </w:rPr>
        <w:t xml:space="preserve"> Dr Scott Ighavongbe-Patrick</w:t>
      </w:r>
      <w:r w:rsidR="00561888">
        <w:rPr>
          <w:rFonts w:ascii="Calibri" w:hAnsi="Calibri" w:cs="Calibri"/>
          <w:szCs w:val="24"/>
        </w:rPr>
        <w:t xml:space="preserve"> </w:t>
      </w:r>
      <w:r w:rsidR="00EC6412">
        <w:rPr>
          <w:rFonts w:ascii="Calibri" w:hAnsi="Calibri" w:cs="Calibri"/>
          <w:szCs w:val="24"/>
        </w:rPr>
        <w:t>(Educational Psychologist)</w:t>
      </w:r>
    </w:p>
    <w:p w14:paraId="00CDFEA4" w14:textId="2F980DA2" w:rsidR="00EC6412" w:rsidRPr="000C75FA" w:rsidRDefault="00EC6412" w:rsidP="000C75FA">
      <w:pPr>
        <w:spacing w:line="276" w:lineRule="auto"/>
        <w:rPr>
          <w:rFonts w:ascii="Calibri" w:hAnsi="Calibri" w:cs="Calibri"/>
          <w:szCs w:val="24"/>
        </w:rPr>
      </w:pPr>
      <w:r w:rsidRPr="00EC6412">
        <w:rPr>
          <w:rFonts w:ascii="Calibri" w:hAnsi="Calibri" w:cs="Calibri"/>
          <w:b/>
          <w:bCs/>
          <w:szCs w:val="24"/>
        </w:rPr>
        <w:t>Co</w:t>
      </w:r>
      <w:r w:rsidR="004F51E6">
        <w:rPr>
          <w:rFonts w:ascii="Calibri" w:hAnsi="Calibri" w:cs="Calibri"/>
          <w:b/>
          <w:bCs/>
          <w:szCs w:val="24"/>
        </w:rPr>
        <w:t>ntributors</w:t>
      </w:r>
      <w:r w:rsidRPr="00EC6412">
        <w:rPr>
          <w:rFonts w:ascii="Calibri" w:hAnsi="Calibri" w:cs="Calibri"/>
          <w:b/>
          <w:bCs/>
          <w:szCs w:val="24"/>
        </w:rPr>
        <w:t>:</w:t>
      </w:r>
      <w:r>
        <w:rPr>
          <w:rFonts w:ascii="Calibri" w:hAnsi="Calibri" w:cs="Calibri"/>
          <w:szCs w:val="24"/>
        </w:rPr>
        <w:t xml:space="preserve"> </w:t>
      </w:r>
      <w:r w:rsidR="004F51E6">
        <w:rPr>
          <w:rFonts w:ascii="Calibri" w:hAnsi="Calibri" w:cs="Calibri"/>
          <w:szCs w:val="24"/>
        </w:rPr>
        <w:t xml:space="preserve">Abigail Hills (Trainee Educational Psychologist); </w:t>
      </w:r>
      <w:r w:rsidRPr="00EC6412">
        <w:rPr>
          <w:rFonts w:ascii="Calibri" w:hAnsi="Calibri" w:cs="Calibri"/>
          <w:szCs w:val="24"/>
        </w:rPr>
        <w:t>Hayley Baverstock</w:t>
      </w:r>
      <w:r>
        <w:rPr>
          <w:rFonts w:ascii="Calibri" w:hAnsi="Calibri" w:cs="Calibri"/>
          <w:szCs w:val="24"/>
        </w:rPr>
        <w:t xml:space="preserve"> </w:t>
      </w:r>
      <w:r w:rsidR="000D6D5B">
        <w:rPr>
          <w:rFonts w:ascii="Calibri" w:hAnsi="Calibri" w:cs="Calibri"/>
          <w:szCs w:val="24"/>
        </w:rPr>
        <w:t>(Special Educational Needs and Disabilities Inclusion Advisor)</w:t>
      </w:r>
    </w:p>
    <w:p w14:paraId="7B651F78" w14:textId="39F392CA" w:rsidR="00945DBC" w:rsidRPr="000C75FA" w:rsidRDefault="00EC6412" w:rsidP="000C75FA">
      <w:pPr>
        <w:spacing w:line="276" w:lineRule="auto"/>
        <w:rPr>
          <w:rFonts w:ascii="Calibri" w:hAnsi="Calibri" w:cs="Calibri"/>
          <w:szCs w:val="24"/>
        </w:rPr>
      </w:pPr>
      <w:r w:rsidRPr="00EC6412">
        <w:rPr>
          <w:rFonts w:ascii="Calibri" w:hAnsi="Calibri" w:cs="Calibri"/>
          <w:b/>
          <w:bCs/>
          <w:szCs w:val="24"/>
        </w:rPr>
        <w:t>Edit</w:t>
      </w:r>
      <w:r w:rsidR="004F51E6">
        <w:rPr>
          <w:rFonts w:ascii="Calibri" w:hAnsi="Calibri" w:cs="Calibri"/>
          <w:b/>
          <w:bCs/>
          <w:szCs w:val="24"/>
        </w:rPr>
        <w:t>ors</w:t>
      </w:r>
      <w:r w:rsidRPr="00EC6412">
        <w:rPr>
          <w:rFonts w:ascii="Calibri" w:hAnsi="Calibri" w:cs="Calibri"/>
          <w:b/>
          <w:bCs/>
          <w:szCs w:val="24"/>
        </w:rPr>
        <w:t>:</w:t>
      </w:r>
      <w:r>
        <w:rPr>
          <w:rFonts w:ascii="Calibri" w:hAnsi="Calibri" w:cs="Calibri"/>
          <w:szCs w:val="24"/>
        </w:rPr>
        <w:t xml:space="preserve"> Abigail </w:t>
      </w:r>
      <w:r w:rsidR="0036580F">
        <w:rPr>
          <w:rFonts w:ascii="Calibri" w:hAnsi="Calibri" w:cs="Calibri"/>
          <w:szCs w:val="24"/>
        </w:rPr>
        <w:t>Hills.</w:t>
      </w:r>
    </w:p>
    <w:p w14:paraId="43B46C9B" w14:textId="5C2B2A4C" w:rsidR="00254245" w:rsidRDefault="00945DBC" w:rsidP="00254245">
      <w:pPr>
        <w:spacing w:line="276" w:lineRule="auto"/>
        <w:rPr>
          <w:rFonts w:ascii="Calibri" w:hAnsi="Calibri" w:cs="Calibri"/>
          <w:szCs w:val="24"/>
        </w:rPr>
      </w:pPr>
      <w:r w:rsidRPr="000C75FA">
        <w:rPr>
          <w:rFonts w:ascii="Calibri" w:hAnsi="Calibri" w:cs="Calibri"/>
          <w:b/>
          <w:bCs/>
          <w:szCs w:val="24"/>
        </w:rPr>
        <w:t>Date:</w:t>
      </w:r>
      <w:r w:rsidRPr="000C75FA">
        <w:rPr>
          <w:rFonts w:ascii="Calibri" w:hAnsi="Calibri" w:cs="Calibri"/>
          <w:szCs w:val="24"/>
        </w:rPr>
        <w:t xml:space="preserve"> June 2023</w:t>
      </w:r>
    </w:p>
    <w:p w14:paraId="6469652D" w14:textId="77777777" w:rsidR="00BE08DF" w:rsidRDefault="00BE08DF" w:rsidP="00254245">
      <w:pPr>
        <w:spacing w:line="276" w:lineRule="auto"/>
        <w:rPr>
          <w:rFonts w:ascii="Calibri" w:hAnsi="Calibri" w:cs="Calibri"/>
          <w:szCs w:val="24"/>
        </w:rPr>
      </w:pPr>
    </w:p>
    <w:p w14:paraId="4E2B47C8" w14:textId="2ABE5305" w:rsidR="00CD2FE0" w:rsidRPr="009C65EA" w:rsidRDefault="00CD2FE0" w:rsidP="00BC4ACB">
      <w:pPr>
        <w:pStyle w:val="Heading1"/>
        <w:pBdr>
          <w:top w:val="single" w:sz="4" w:space="1" w:color="auto"/>
          <w:left w:val="single" w:sz="4" w:space="4" w:color="auto"/>
          <w:bottom w:val="single" w:sz="4" w:space="1" w:color="auto"/>
          <w:right w:val="single" w:sz="4" w:space="4" w:color="auto"/>
        </w:pBdr>
        <w:rPr>
          <w:b w:val="0"/>
          <w:bCs/>
          <w:i w:val="0"/>
          <w:iCs/>
        </w:rPr>
      </w:pPr>
      <w:bookmarkStart w:id="11" w:name="_Toc138430609"/>
      <w:r w:rsidRPr="009C65EA">
        <w:rPr>
          <w:bCs/>
          <w:i w:val="0"/>
          <w:iCs/>
        </w:rPr>
        <w:lastRenderedPageBreak/>
        <w:t>Aim</w:t>
      </w:r>
      <w:bookmarkEnd w:id="11"/>
    </w:p>
    <w:p w14:paraId="6D6D98FF" w14:textId="77777777" w:rsidR="00CD2FE0" w:rsidRPr="00CD2FE0" w:rsidRDefault="00CD2FE0" w:rsidP="00BC4ACB">
      <w:pPr>
        <w:pBdr>
          <w:top w:val="single" w:sz="4" w:space="1" w:color="auto"/>
          <w:left w:val="single" w:sz="4" w:space="4" w:color="auto"/>
          <w:bottom w:val="single" w:sz="4" w:space="1" w:color="auto"/>
          <w:right w:val="single" w:sz="4" w:space="4" w:color="auto"/>
        </w:pBdr>
        <w:spacing w:line="276" w:lineRule="auto"/>
        <w:jc w:val="both"/>
        <w:rPr>
          <w:rFonts w:ascii="Calibri" w:hAnsi="Calibri" w:cs="Calibri"/>
          <w:szCs w:val="24"/>
        </w:rPr>
      </w:pPr>
    </w:p>
    <w:p w14:paraId="65F179F5" w14:textId="77777777" w:rsidR="007049DE" w:rsidRPr="007049DE" w:rsidRDefault="007049DE" w:rsidP="007049DE">
      <w:pPr>
        <w:pBdr>
          <w:top w:val="single" w:sz="4" w:space="1" w:color="auto"/>
          <w:left w:val="single" w:sz="4" w:space="4" w:color="auto"/>
          <w:bottom w:val="single" w:sz="4" w:space="1" w:color="auto"/>
          <w:right w:val="single" w:sz="4" w:space="4" w:color="auto"/>
        </w:pBdr>
        <w:spacing w:line="276" w:lineRule="auto"/>
        <w:jc w:val="both"/>
        <w:rPr>
          <w:rFonts w:ascii="Calibri" w:hAnsi="Calibri" w:cs="Calibri"/>
          <w:szCs w:val="24"/>
        </w:rPr>
      </w:pPr>
      <w:r w:rsidRPr="007049DE">
        <w:rPr>
          <w:rFonts w:ascii="Calibri" w:hAnsi="Calibri" w:cs="Calibri"/>
          <w:szCs w:val="24"/>
        </w:rPr>
        <w:t>Our aim is to equip educators — spanning Early Years, Primary, and Secondary levels — with the necessary tools to navigate the contemporary challenges of education, many of which have been amplified by the COVID-19 pandemic. Our comprehensive training initiative emphasises the importance of understanding, empathy, and effective communication across all education stages.</w:t>
      </w:r>
    </w:p>
    <w:p w14:paraId="7BE098CC" w14:textId="77777777" w:rsidR="007049DE" w:rsidRPr="007049DE" w:rsidRDefault="007049DE" w:rsidP="007049DE">
      <w:pPr>
        <w:pBdr>
          <w:top w:val="single" w:sz="4" w:space="1" w:color="auto"/>
          <w:left w:val="single" w:sz="4" w:space="4" w:color="auto"/>
          <w:bottom w:val="single" w:sz="4" w:space="1" w:color="auto"/>
          <w:right w:val="single" w:sz="4" w:space="4" w:color="auto"/>
        </w:pBdr>
        <w:spacing w:line="276" w:lineRule="auto"/>
        <w:jc w:val="both"/>
        <w:rPr>
          <w:rFonts w:ascii="Calibri" w:hAnsi="Calibri" w:cs="Calibri"/>
          <w:szCs w:val="24"/>
        </w:rPr>
      </w:pPr>
    </w:p>
    <w:p w14:paraId="2E997D42" w14:textId="7252C06B" w:rsidR="00CD2FE0" w:rsidRPr="00CD2FE0" w:rsidRDefault="007049DE" w:rsidP="007049DE">
      <w:pPr>
        <w:pBdr>
          <w:top w:val="single" w:sz="4" w:space="1" w:color="auto"/>
          <w:left w:val="single" w:sz="4" w:space="4" w:color="auto"/>
          <w:bottom w:val="single" w:sz="4" w:space="1" w:color="auto"/>
          <w:right w:val="single" w:sz="4" w:space="4" w:color="auto"/>
        </w:pBdr>
        <w:spacing w:line="276" w:lineRule="auto"/>
        <w:jc w:val="both"/>
        <w:rPr>
          <w:rFonts w:ascii="Calibri" w:hAnsi="Calibri" w:cs="Calibri"/>
          <w:szCs w:val="24"/>
        </w:rPr>
      </w:pPr>
      <w:r w:rsidRPr="007049DE">
        <w:rPr>
          <w:rFonts w:ascii="Calibri" w:hAnsi="Calibri" w:cs="Calibri"/>
          <w:szCs w:val="24"/>
        </w:rPr>
        <w:t xml:space="preserve">We offer a practical framework that's accessible and relevant for teachers working with children and young people of varying ages. This framework is underpinned by principles from the United Nations Convention on the Rights of the Child (UNCRC), and concepts from humanistic and affective psychology. Whether you're guiding the first steps in Early Years, navigating the transformative </w:t>
      </w:r>
      <w:r w:rsidRPr="007049DE">
        <w:rPr>
          <w:rFonts w:ascii="Calibri" w:hAnsi="Calibri" w:cs="Calibri"/>
          <w:szCs w:val="24"/>
        </w:rPr>
        <w:lastRenderedPageBreak/>
        <w:t>Primary years, or facilitating the critical stages of Secondary education, our training initiative aims to empower you to effectively support and champion the needs of all your students</w:t>
      </w:r>
      <w:r w:rsidR="00CD2FE0" w:rsidRPr="00CD2FE0">
        <w:rPr>
          <w:rFonts w:ascii="Calibri" w:hAnsi="Calibri" w:cs="Calibri"/>
          <w:szCs w:val="24"/>
        </w:rPr>
        <w:t>.</w:t>
      </w:r>
      <w:r w:rsidR="00BE08DF">
        <w:rPr>
          <w:rFonts w:ascii="Calibri" w:hAnsi="Calibri" w:cs="Calibri"/>
          <w:szCs w:val="24"/>
        </w:rPr>
        <w:br w:type="page"/>
      </w:r>
    </w:p>
    <w:p w14:paraId="1A2C7AA9" w14:textId="73AE0ACD" w:rsidR="00CD2FE0" w:rsidRPr="00E9770C" w:rsidRDefault="00CD2FE0" w:rsidP="00F71FFF">
      <w:pPr>
        <w:pStyle w:val="Heading1"/>
        <w:numPr>
          <w:ilvl w:val="0"/>
          <w:numId w:val="5"/>
        </w:numPr>
        <w:rPr>
          <w:b w:val="0"/>
          <w:bCs/>
        </w:rPr>
      </w:pPr>
      <w:bookmarkStart w:id="12" w:name="_Toc138430610"/>
      <w:r w:rsidRPr="00E9770C">
        <w:rPr>
          <w:bCs/>
        </w:rPr>
        <w:lastRenderedPageBreak/>
        <w:t>Introduction and Rationale</w:t>
      </w:r>
      <w:bookmarkEnd w:id="12"/>
    </w:p>
    <w:p w14:paraId="376A5606" w14:textId="77777777" w:rsidR="00CD2FE0" w:rsidRPr="00CD2FE0" w:rsidRDefault="00CD2FE0" w:rsidP="00CD2FE0">
      <w:pPr>
        <w:spacing w:line="276" w:lineRule="auto"/>
        <w:rPr>
          <w:rFonts w:ascii="Calibri" w:hAnsi="Calibri" w:cs="Calibri"/>
          <w:szCs w:val="24"/>
        </w:rPr>
      </w:pPr>
    </w:p>
    <w:p w14:paraId="0572F99A" w14:textId="6620D36C" w:rsidR="00CD2FE0" w:rsidRPr="00CD2FE0" w:rsidRDefault="00CD2FE0" w:rsidP="0036580F">
      <w:pPr>
        <w:spacing w:line="276" w:lineRule="auto"/>
        <w:jc w:val="both"/>
        <w:rPr>
          <w:rFonts w:ascii="Calibri" w:hAnsi="Calibri" w:cs="Calibri"/>
          <w:szCs w:val="24"/>
        </w:rPr>
      </w:pPr>
      <w:r w:rsidRPr="00CD2FE0">
        <w:rPr>
          <w:rFonts w:ascii="Calibri" w:hAnsi="Calibri" w:cs="Calibri"/>
          <w:szCs w:val="24"/>
        </w:rPr>
        <w:t xml:space="preserve">The COVID-19 pandemic, like a seismic shift, has significantly disrupted the landscape of the education </w:t>
      </w:r>
      <w:r w:rsidR="00CC376F" w:rsidRPr="00CD2FE0">
        <w:rPr>
          <w:rFonts w:ascii="Calibri" w:hAnsi="Calibri" w:cs="Calibri"/>
          <w:szCs w:val="24"/>
        </w:rPr>
        <w:t>sector,</w:t>
      </w:r>
      <w:r w:rsidRPr="00CD2FE0">
        <w:rPr>
          <w:rFonts w:ascii="Calibri" w:hAnsi="Calibri" w:cs="Calibri"/>
          <w:szCs w:val="24"/>
        </w:rPr>
        <w:t xml:space="preserve"> among others. It has not only heightened pre-existing educational disparities but also accentuated the necessity for more inclusive and supportive teaching methodologies, especially for the most disadvantaged </w:t>
      </w:r>
      <w:r w:rsidR="000C75FA">
        <w:rPr>
          <w:rFonts w:ascii="Calibri" w:hAnsi="Calibri" w:cs="Calibri"/>
          <w:szCs w:val="24"/>
        </w:rPr>
        <w:t xml:space="preserve">children and young people </w:t>
      </w:r>
      <w:r w:rsidR="00013315">
        <w:rPr>
          <w:rFonts w:ascii="Calibri" w:hAnsi="Calibri" w:cs="Calibri"/>
          <w:szCs w:val="24"/>
        </w:rPr>
        <w:t>in our community</w:t>
      </w:r>
      <w:r w:rsidRPr="00CD2FE0">
        <w:rPr>
          <w:rFonts w:ascii="Calibri" w:hAnsi="Calibri" w:cs="Calibri"/>
          <w:szCs w:val="24"/>
        </w:rPr>
        <w:t>.</w:t>
      </w:r>
    </w:p>
    <w:p w14:paraId="26DE3F1F" w14:textId="77777777" w:rsidR="00CD2FE0" w:rsidRPr="00CD2FE0" w:rsidRDefault="00CD2FE0" w:rsidP="0036580F">
      <w:pPr>
        <w:spacing w:line="276" w:lineRule="auto"/>
        <w:jc w:val="both"/>
        <w:rPr>
          <w:rFonts w:ascii="Calibri" w:hAnsi="Calibri" w:cs="Calibri"/>
          <w:szCs w:val="24"/>
        </w:rPr>
      </w:pPr>
    </w:p>
    <w:p w14:paraId="37284840" w14:textId="2DCBE9B8" w:rsidR="00CD2FE0" w:rsidRPr="00CD2FE0" w:rsidRDefault="00CD2FE0" w:rsidP="0036580F">
      <w:pPr>
        <w:spacing w:line="276" w:lineRule="auto"/>
        <w:jc w:val="both"/>
        <w:rPr>
          <w:rFonts w:ascii="Calibri" w:hAnsi="Calibri" w:cs="Calibri"/>
          <w:szCs w:val="24"/>
        </w:rPr>
      </w:pPr>
      <w:r w:rsidRPr="00CD2FE0">
        <w:rPr>
          <w:rFonts w:ascii="Calibri" w:hAnsi="Calibri" w:cs="Calibri"/>
          <w:szCs w:val="24"/>
        </w:rPr>
        <w:t>Rigid structures and performativity cultures characteri</w:t>
      </w:r>
      <w:r w:rsidR="006F583D">
        <w:rPr>
          <w:rFonts w:ascii="Calibri" w:hAnsi="Calibri" w:cs="Calibri"/>
          <w:szCs w:val="24"/>
        </w:rPr>
        <w:t>s</w:t>
      </w:r>
      <w:r w:rsidRPr="00CD2FE0">
        <w:rPr>
          <w:rFonts w:ascii="Calibri" w:hAnsi="Calibri" w:cs="Calibri"/>
          <w:szCs w:val="24"/>
        </w:rPr>
        <w:t xml:space="preserve">ing mainstream school environments often fall short of accommodating individual </w:t>
      </w:r>
      <w:r w:rsidR="006F583D">
        <w:rPr>
          <w:rFonts w:ascii="Calibri" w:hAnsi="Calibri" w:cs="Calibri"/>
          <w:szCs w:val="24"/>
        </w:rPr>
        <w:t xml:space="preserve">children and young </w:t>
      </w:r>
      <w:r w:rsidR="0010125C">
        <w:rPr>
          <w:rFonts w:ascii="Calibri" w:hAnsi="Calibri" w:cs="Calibri"/>
          <w:szCs w:val="24"/>
        </w:rPr>
        <w:t>people’s</w:t>
      </w:r>
      <w:r w:rsidRPr="00CD2FE0">
        <w:rPr>
          <w:rFonts w:ascii="Calibri" w:hAnsi="Calibri" w:cs="Calibri"/>
          <w:szCs w:val="24"/>
        </w:rPr>
        <w:t xml:space="preserve"> needs, engendering a sense of exclusion and unworthiness, particularly amongst the most vulnerable (Hilton, 2006; Malcom, 2019; Martin-Denham, 2020; McCluskey et al., 2015; </w:t>
      </w:r>
      <w:proofErr w:type="spellStart"/>
      <w:r w:rsidRPr="00CD2FE0">
        <w:rPr>
          <w:rFonts w:ascii="Calibri" w:hAnsi="Calibri" w:cs="Calibri"/>
          <w:szCs w:val="24"/>
        </w:rPr>
        <w:t>Sproston</w:t>
      </w:r>
      <w:proofErr w:type="spellEnd"/>
      <w:r w:rsidRPr="00CD2FE0">
        <w:rPr>
          <w:rFonts w:ascii="Calibri" w:hAnsi="Calibri" w:cs="Calibri"/>
          <w:szCs w:val="24"/>
        </w:rPr>
        <w:t xml:space="preserve"> et al., 2017: Osler, 2006). This raises doubts about the effectiveness of traditional, 'one-size-fits-all' teaching strategies</w:t>
      </w:r>
      <w:r w:rsidR="00827346">
        <w:rPr>
          <w:rFonts w:ascii="Calibri" w:hAnsi="Calibri" w:cs="Calibri"/>
          <w:szCs w:val="24"/>
        </w:rPr>
        <w:t xml:space="preserve"> and approaches</w:t>
      </w:r>
      <w:r w:rsidRPr="00CD2FE0">
        <w:rPr>
          <w:rFonts w:ascii="Calibri" w:hAnsi="Calibri" w:cs="Calibri"/>
          <w:szCs w:val="24"/>
        </w:rPr>
        <w:t>.</w:t>
      </w:r>
    </w:p>
    <w:p w14:paraId="1F689DBD" w14:textId="77777777" w:rsidR="00CD2FE0" w:rsidRPr="00CD2FE0" w:rsidRDefault="00CD2FE0" w:rsidP="0036580F">
      <w:pPr>
        <w:spacing w:line="276" w:lineRule="auto"/>
        <w:jc w:val="both"/>
        <w:rPr>
          <w:rFonts w:ascii="Calibri" w:hAnsi="Calibri" w:cs="Calibri"/>
          <w:szCs w:val="24"/>
        </w:rPr>
      </w:pPr>
    </w:p>
    <w:p w14:paraId="523D399A" w14:textId="38A4764A" w:rsidR="0085499F" w:rsidRPr="00CD2FE0" w:rsidRDefault="00CD2FE0" w:rsidP="0036580F">
      <w:pPr>
        <w:spacing w:line="276" w:lineRule="auto"/>
        <w:jc w:val="both"/>
        <w:rPr>
          <w:rFonts w:ascii="Calibri" w:hAnsi="Calibri" w:cs="Calibri"/>
          <w:szCs w:val="24"/>
        </w:rPr>
      </w:pPr>
      <w:r w:rsidRPr="00CD2FE0">
        <w:rPr>
          <w:rFonts w:ascii="Calibri" w:hAnsi="Calibri" w:cs="Calibri"/>
          <w:szCs w:val="24"/>
        </w:rPr>
        <w:t xml:space="preserve">In response to these issues, our training seeks to empower educators with the skills and knowledge necessary to better support all </w:t>
      </w:r>
      <w:r w:rsidR="00A52195">
        <w:rPr>
          <w:rFonts w:ascii="Calibri" w:hAnsi="Calibri" w:cs="Calibri"/>
          <w:szCs w:val="24"/>
        </w:rPr>
        <w:t>children and young people</w:t>
      </w:r>
      <w:r w:rsidRPr="00CD2FE0">
        <w:rPr>
          <w:rFonts w:ascii="Calibri" w:hAnsi="Calibri" w:cs="Calibri"/>
          <w:szCs w:val="24"/>
        </w:rPr>
        <w:t>, especially the most disadvantaged ones. We leverage theories from humanistic and affective psychology</w:t>
      </w:r>
      <w:r w:rsidR="00BD5C2C">
        <w:rPr>
          <w:rFonts w:ascii="Calibri" w:hAnsi="Calibri" w:cs="Calibri"/>
          <w:szCs w:val="24"/>
        </w:rPr>
        <w:t>, along with</w:t>
      </w:r>
      <w:r w:rsidR="0085499F" w:rsidRPr="00680091">
        <w:rPr>
          <w:rFonts w:ascii="Calibri" w:hAnsi="Calibri" w:cs="Calibri"/>
          <w:szCs w:val="24"/>
        </w:rPr>
        <w:t xml:space="preserve"> the incorporation of the United Nations Convention on the Rights of the Child (UNCRC). The UNCRC, a human rights treaty that sets out the civil, political, economic, social, health, and cultural rights of children, will serve as a guiding framework to inform pedagogical approaches and ensure the protection, respect, and fulfilment of the rights of all students.</w:t>
      </w:r>
    </w:p>
    <w:p w14:paraId="18316028" w14:textId="77777777" w:rsidR="00CD2FE0" w:rsidRPr="00CD2FE0" w:rsidRDefault="00CD2FE0" w:rsidP="00CD2FE0">
      <w:pPr>
        <w:spacing w:line="276" w:lineRule="auto"/>
        <w:rPr>
          <w:rFonts w:ascii="Calibri" w:hAnsi="Calibri" w:cs="Calibri"/>
          <w:szCs w:val="24"/>
        </w:rPr>
      </w:pPr>
    </w:p>
    <w:p w14:paraId="41B28372" w14:textId="4C029EEF" w:rsidR="00FD246D" w:rsidRDefault="00CD2FE0" w:rsidP="0036580F">
      <w:pPr>
        <w:spacing w:line="276" w:lineRule="auto"/>
        <w:jc w:val="both"/>
        <w:rPr>
          <w:rFonts w:ascii="Calibri" w:hAnsi="Calibri" w:cs="Calibri"/>
          <w:szCs w:val="24"/>
        </w:rPr>
      </w:pPr>
      <w:r w:rsidRPr="00CD2FE0">
        <w:rPr>
          <w:rFonts w:ascii="Calibri" w:hAnsi="Calibri" w:cs="Calibri"/>
          <w:szCs w:val="24"/>
        </w:rPr>
        <w:t>By fostering self-reflection, cultivating empathic understanding, and creating positive and inclusive learning environments, we can prepare educators to tackle the challenges of the post-pandemic landscape and foster a more equitable educational system</w:t>
      </w:r>
      <w:ins w:id="13" w:author="Abigail Hills" w:date="2023-06-20T20:44:00Z">
        <w:r w:rsidR="009A0705">
          <w:rPr>
            <w:rFonts w:ascii="Calibri" w:hAnsi="Calibri" w:cs="Calibri"/>
            <w:szCs w:val="24"/>
          </w:rPr>
          <w:t>.</w:t>
        </w:r>
      </w:ins>
    </w:p>
    <w:p w14:paraId="14F21CA6" w14:textId="77777777" w:rsidR="008816BA" w:rsidRPr="008816BA" w:rsidRDefault="008816BA" w:rsidP="008816BA">
      <w:pPr>
        <w:spacing w:line="276" w:lineRule="auto"/>
        <w:rPr>
          <w:rFonts w:ascii="Calibri" w:hAnsi="Calibri" w:cs="Calibri"/>
          <w:szCs w:val="24"/>
        </w:rPr>
      </w:pPr>
    </w:p>
    <w:p w14:paraId="2F04C780" w14:textId="20BE5AEA" w:rsidR="00CD2FE0" w:rsidRPr="00FD246D" w:rsidRDefault="00CD2FE0" w:rsidP="00FD246D">
      <w:pPr>
        <w:pStyle w:val="Heading2"/>
        <w:rPr>
          <w:b/>
          <w:bCs/>
        </w:rPr>
      </w:pPr>
      <w:bookmarkStart w:id="14" w:name="_Toc138430611"/>
      <w:r w:rsidRPr="00FD246D">
        <w:rPr>
          <w:b/>
          <w:bCs/>
        </w:rPr>
        <w:t>Navigating the Post-Pandemic Landscape</w:t>
      </w:r>
      <w:bookmarkEnd w:id="14"/>
    </w:p>
    <w:p w14:paraId="65663511" w14:textId="77777777" w:rsidR="00CD2FE0" w:rsidRPr="00CD2FE0" w:rsidRDefault="00CD2FE0" w:rsidP="00CD2FE0">
      <w:pPr>
        <w:spacing w:line="276" w:lineRule="auto"/>
        <w:rPr>
          <w:rFonts w:ascii="Calibri" w:hAnsi="Calibri" w:cs="Calibri"/>
          <w:szCs w:val="24"/>
        </w:rPr>
      </w:pPr>
    </w:p>
    <w:p w14:paraId="1D0EB687" w14:textId="4FECA1A6" w:rsidR="00CD2FE0" w:rsidRPr="00CD2FE0" w:rsidRDefault="00CD2FE0" w:rsidP="0036580F">
      <w:pPr>
        <w:spacing w:line="276" w:lineRule="auto"/>
        <w:jc w:val="both"/>
        <w:rPr>
          <w:rFonts w:ascii="Calibri" w:hAnsi="Calibri" w:cs="Calibri"/>
          <w:szCs w:val="24"/>
        </w:rPr>
      </w:pPr>
      <w:r w:rsidRPr="00CD2FE0">
        <w:rPr>
          <w:rFonts w:ascii="Calibri" w:hAnsi="Calibri" w:cs="Calibri"/>
          <w:szCs w:val="24"/>
        </w:rPr>
        <w:t>The global crisis induced by the COVID-19 pandemic has significantly impacted the education sector, leading to school closures, disruption of learning, and increased pressure on students and teachers alike</w:t>
      </w:r>
      <w:r w:rsidR="005E70FA">
        <w:rPr>
          <w:rFonts w:ascii="Calibri" w:hAnsi="Calibri" w:cs="Calibri"/>
          <w:szCs w:val="24"/>
        </w:rPr>
        <w:t xml:space="preserve"> </w:t>
      </w:r>
      <w:r w:rsidR="005E70FA" w:rsidRPr="005E70FA">
        <w:rPr>
          <w:rFonts w:ascii="Calibri" w:hAnsi="Calibri" w:cs="Calibri"/>
          <w:szCs w:val="24"/>
          <w:highlight w:val="yellow"/>
        </w:rPr>
        <w:t>(ref)</w:t>
      </w:r>
      <w:r w:rsidRPr="005E70FA">
        <w:rPr>
          <w:rFonts w:ascii="Calibri" w:hAnsi="Calibri" w:cs="Calibri"/>
          <w:szCs w:val="24"/>
          <w:highlight w:val="yellow"/>
        </w:rPr>
        <w:t>.</w:t>
      </w:r>
      <w:r w:rsidRPr="00CD2FE0">
        <w:rPr>
          <w:rFonts w:ascii="Calibri" w:hAnsi="Calibri" w:cs="Calibri"/>
          <w:szCs w:val="24"/>
        </w:rPr>
        <w:t xml:space="preserve"> This impact has been particularly severe for the most disadvantaged demographic of </w:t>
      </w:r>
      <w:r w:rsidR="00CF3CB1">
        <w:rPr>
          <w:rFonts w:ascii="Calibri" w:hAnsi="Calibri" w:cs="Calibri"/>
          <w:szCs w:val="24"/>
        </w:rPr>
        <w:t>children and young people</w:t>
      </w:r>
      <w:r w:rsidRPr="00CD2FE0">
        <w:rPr>
          <w:rFonts w:ascii="Calibri" w:hAnsi="Calibri" w:cs="Calibri"/>
          <w:szCs w:val="24"/>
        </w:rPr>
        <w:t>, who have often lacked access to the resources and support needed to transition to remote learning effectively.</w:t>
      </w:r>
      <w:r w:rsidR="005E70FA" w:rsidRPr="005E70FA">
        <w:rPr>
          <w:rFonts w:ascii="Calibri" w:hAnsi="Calibri" w:cs="Calibri"/>
          <w:szCs w:val="24"/>
          <w:highlight w:val="yellow"/>
        </w:rPr>
        <w:t>(ref)</w:t>
      </w:r>
    </w:p>
    <w:p w14:paraId="587D1B5A" w14:textId="77777777" w:rsidR="00CD2FE0" w:rsidRPr="00CD2FE0" w:rsidRDefault="00CD2FE0" w:rsidP="0036580F">
      <w:pPr>
        <w:spacing w:line="276" w:lineRule="auto"/>
        <w:jc w:val="both"/>
        <w:rPr>
          <w:rFonts w:ascii="Calibri" w:hAnsi="Calibri" w:cs="Calibri"/>
          <w:szCs w:val="24"/>
        </w:rPr>
      </w:pPr>
    </w:p>
    <w:p w14:paraId="528F4262" w14:textId="146E9AC6" w:rsidR="00CD2FE0" w:rsidRPr="00CD2FE0" w:rsidRDefault="00CD2FE0" w:rsidP="0036580F">
      <w:pPr>
        <w:spacing w:line="276" w:lineRule="auto"/>
        <w:jc w:val="both"/>
        <w:rPr>
          <w:rFonts w:ascii="Calibri" w:hAnsi="Calibri" w:cs="Calibri"/>
          <w:szCs w:val="24"/>
        </w:rPr>
      </w:pPr>
      <w:r w:rsidRPr="00CD2FE0">
        <w:rPr>
          <w:rFonts w:ascii="Calibri" w:hAnsi="Calibri" w:cs="Calibri"/>
          <w:szCs w:val="24"/>
        </w:rPr>
        <w:t xml:space="preserve">Moreover, the post-pandemic recovery phase presents new challenges as schools grapple with the enormous task of closing the learning gaps exacerbated by the crisis. This situation underscores the urgent need to </w:t>
      </w:r>
      <w:r w:rsidR="0067565E" w:rsidRPr="00CD2FE0">
        <w:rPr>
          <w:rFonts w:ascii="Calibri" w:hAnsi="Calibri" w:cs="Calibri"/>
          <w:szCs w:val="24"/>
        </w:rPr>
        <w:t>re-evaluate</w:t>
      </w:r>
      <w:r w:rsidRPr="00CD2FE0">
        <w:rPr>
          <w:rFonts w:ascii="Calibri" w:hAnsi="Calibri" w:cs="Calibri"/>
          <w:szCs w:val="24"/>
        </w:rPr>
        <w:t xml:space="preserve"> traditional teaching methodologies and consider more inclusive </w:t>
      </w:r>
      <w:r w:rsidRPr="00CD2FE0">
        <w:rPr>
          <w:rFonts w:ascii="Calibri" w:hAnsi="Calibri" w:cs="Calibri"/>
          <w:szCs w:val="24"/>
        </w:rPr>
        <w:lastRenderedPageBreak/>
        <w:t xml:space="preserve">pedagogies that cater effectively to the diverse needs of </w:t>
      </w:r>
      <w:r w:rsidR="00CC5CAC">
        <w:rPr>
          <w:rFonts w:ascii="Calibri" w:hAnsi="Calibri" w:cs="Calibri"/>
          <w:szCs w:val="24"/>
        </w:rPr>
        <w:t>all children and young people</w:t>
      </w:r>
      <w:r w:rsidR="004533C3">
        <w:rPr>
          <w:rFonts w:ascii="Calibri" w:hAnsi="Calibri" w:cs="Calibri"/>
          <w:szCs w:val="24"/>
        </w:rPr>
        <w:t>,</w:t>
      </w:r>
      <w:r w:rsidRPr="00CD2FE0">
        <w:rPr>
          <w:rFonts w:ascii="Calibri" w:hAnsi="Calibri" w:cs="Calibri"/>
          <w:szCs w:val="24"/>
        </w:rPr>
        <w:t xml:space="preserve"> particularly those who are most disadvantaged.</w:t>
      </w:r>
    </w:p>
    <w:p w14:paraId="5CF278A6" w14:textId="77777777" w:rsidR="00CD2FE0" w:rsidRPr="00CD2FE0" w:rsidRDefault="00CD2FE0" w:rsidP="00CD2FE0">
      <w:pPr>
        <w:spacing w:line="276" w:lineRule="auto"/>
        <w:rPr>
          <w:rFonts w:ascii="Calibri" w:hAnsi="Calibri" w:cs="Calibri"/>
          <w:szCs w:val="24"/>
        </w:rPr>
      </w:pPr>
    </w:p>
    <w:p w14:paraId="5D0B6A58" w14:textId="26A099AD" w:rsidR="00CD2FE0" w:rsidRPr="00CD2FE0" w:rsidRDefault="00CD2FE0" w:rsidP="0036580F">
      <w:pPr>
        <w:spacing w:line="276" w:lineRule="auto"/>
        <w:jc w:val="both"/>
        <w:rPr>
          <w:rFonts w:ascii="Calibri" w:hAnsi="Calibri" w:cs="Calibri"/>
          <w:szCs w:val="24"/>
        </w:rPr>
      </w:pPr>
      <w:r w:rsidRPr="00CD2FE0">
        <w:rPr>
          <w:rFonts w:ascii="Calibri" w:hAnsi="Calibri" w:cs="Calibri"/>
          <w:szCs w:val="24"/>
        </w:rPr>
        <w:t xml:space="preserve">Fortunately, the post-pandemic landscape has also unveiled opportunities for change. As schools move towards recovery, there is a unique chance to reassess existing practices and reimagine education in a manner that fosters inclusivity, diversity, and equal opportunity for all </w:t>
      </w:r>
      <w:r w:rsidR="00245D11">
        <w:rPr>
          <w:rFonts w:ascii="Calibri" w:hAnsi="Calibri" w:cs="Calibri"/>
          <w:szCs w:val="24"/>
        </w:rPr>
        <w:t>children and young people</w:t>
      </w:r>
      <w:r w:rsidRPr="00CD2FE0">
        <w:rPr>
          <w:rFonts w:ascii="Calibri" w:hAnsi="Calibri" w:cs="Calibri"/>
          <w:szCs w:val="24"/>
        </w:rPr>
        <w:t>.</w:t>
      </w:r>
    </w:p>
    <w:p w14:paraId="19FB9D58" w14:textId="77777777" w:rsidR="00CD2FE0" w:rsidRPr="00CD2FE0" w:rsidRDefault="00CD2FE0" w:rsidP="00CD2FE0">
      <w:pPr>
        <w:spacing w:line="276" w:lineRule="auto"/>
        <w:rPr>
          <w:rFonts w:ascii="Calibri" w:hAnsi="Calibri" w:cs="Calibri"/>
          <w:szCs w:val="24"/>
        </w:rPr>
      </w:pPr>
    </w:p>
    <w:p w14:paraId="64CFF79B" w14:textId="0A43E2C2" w:rsidR="00CD2FE0" w:rsidRPr="00FD246D" w:rsidRDefault="00CD2FE0" w:rsidP="00FD246D">
      <w:pPr>
        <w:pStyle w:val="Heading2"/>
        <w:rPr>
          <w:b/>
          <w:bCs/>
        </w:rPr>
      </w:pPr>
      <w:bookmarkStart w:id="15" w:name="_Toc138430612"/>
      <w:r w:rsidRPr="00FD246D">
        <w:rPr>
          <w:b/>
          <w:bCs/>
        </w:rPr>
        <w:t>Seizing the Moment: Prioriti</w:t>
      </w:r>
      <w:r w:rsidR="00D369AD" w:rsidRPr="00FD246D">
        <w:rPr>
          <w:b/>
          <w:bCs/>
        </w:rPr>
        <w:t>s</w:t>
      </w:r>
      <w:r w:rsidRPr="00FD246D">
        <w:rPr>
          <w:b/>
          <w:bCs/>
        </w:rPr>
        <w:t>ing the Most Disadvantaged Demographic</w:t>
      </w:r>
      <w:bookmarkEnd w:id="15"/>
    </w:p>
    <w:p w14:paraId="195AEFD2" w14:textId="77777777" w:rsidR="00CD2FE0" w:rsidRPr="00CD2FE0" w:rsidRDefault="00CD2FE0" w:rsidP="00CD2FE0">
      <w:pPr>
        <w:spacing w:line="276" w:lineRule="auto"/>
        <w:rPr>
          <w:rFonts w:ascii="Calibri" w:hAnsi="Calibri" w:cs="Calibri"/>
          <w:szCs w:val="24"/>
        </w:rPr>
      </w:pPr>
    </w:p>
    <w:p w14:paraId="4963F5C2" w14:textId="185ACA74" w:rsidR="0085499F" w:rsidRPr="0085499F" w:rsidRDefault="0085499F" w:rsidP="0036580F">
      <w:pPr>
        <w:spacing w:line="276" w:lineRule="auto"/>
        <w:jc w:val="both"/>
        <w:rPr>
          <w:rFonts w:ascii="Calibri" w:hAnsi="Calibri" w:cs="Calibri"/>
          <w:szCs w:val="24"/>
        </w:rPr>
      </w:pPr>
      <w:r w:rsidRPr="0085499F">
        <w:rPr>
          <w:rFonts w:ascii="Calibri" w:hAnsi="Calibri" w:cs="Calibri"/>
          <w:szCs w:val="24"/>
        </w:rPr>
        <w:t xml:space="preserve">Our education systems, more than ever, are at a pivotal juncture where reform is critically necessary. The post-COVID era, accompanied by a rise in SEMH, an increase in external referrals by schools </w:t>
      </w:r>
      <w:r w:rsidRPr="0085499F">
        <w:rPr>
          <w:rFonts w:ascii="Calibri" w:hAnsi="Calibri" w:cs="Calibri"/>
          <w:szCs w:val="24"/>
        </w:rPr>
        <w:lastRenderedPageBreak/>
        <w:t xml:space="preserve">for professional help, and a surge in </w:t>
      </w:r>
      <w:r w:rsidR="00BC0719">
        <w:rPr>
          <w:rFonts w:ascii="Calibri" w:hAnsi="Calibri" w:cs="Calibri"/>
          <w:szCs w:val="24"/>
        </w:rPr>
        <w:t xml:space="preserve">Education, </w:t>
      </w:r>
      <w:proofErr w:type="gramStart"/>
      <w:r w:rsidR="00BC0719">
        <w:rPr>
          <w:rFonts w:ascii="Calibri" w:hAnsi="Calibri" w:cs="Calibri"/>
          <w:szCs w:val="24"/>
        </w:rPr>
        <w:t>Health</w:t>
      </w:r>
      <w:proofErr w:type="gramEnd"/>
      <w:r w:rsidR="00BC0719">
        <w:rPr>
          <w:rFonts w:ascii="Calibri" w:hAnsi="Calibri" w:cs="Calibri"/>
          <w:szCs w:val="24"/>
        </w:rPr>
        <w:t xml:space="preserve"> and Care Needs Assessments (EHCNAs)</w:t>
      </w:r>
      <w:r w:rsidRPr="0085499F">
        <w:rPr>
          <w:rFonts w:ascii="Calibri" w:hAnsi="Calibri" w:cs="Calibri"/>
          <w:szCs w:val="24"/>
        </w:rPr>
        <w:t>, has further emphasised this need for change. This urgency for reform is particularly relevant for our most disadvantaged children and young people. Even prior to the pandemic, they faced numerous barriers to their academic success due to socio-economic hardships and learning difficulties.</w:t>
      </w:r>
    </w:p>
    <w:p w14:paraId="1AD7EA79" w14:textId="77777777" w:rsidR="0085499F" w:rsidRPr="0085499F" w:rsidRDefault="0085499F" w:rsidP="0036580F">
      <w:pPr>
        <w:spacing w:line="276" w:lineRule="auto"/>
        <w:jc w:val="both"/>
        <w:rPr>
          <w:rFonts w:ascii="Calibri" w:hAnsi="Calibri" w:cs="Calibri"/>
          <w:szCs w:val="24"/>
        </w:rPr>
      </w:pPr>
    </w:p>
    <w:p w14:paraId="684AD303" w14:textId="77777777" w:rsidR="0085499F" w:rsidRPr="0085499F" w:rsidRDefault="0085499F" w:rsidP="0036580F">
      <w:pPr>
        <w:spacing w:line="276" w:lineRule="auto"/>
        <w:jc w:val="both"/>
        <w:rPr>
          <w:rFonts w:ascii="Calibri" w:hAnsi="Calibri" w:cs="Calibri"/>
          <w:szCs w:val="24"/>
        </w:rPr>
      </w:pPr>
      <w:r w:rsidRPr="0085499F">
        <w:rPr>
          <w:rFonts w:ascii="Calibri" w:hAnsi="Calibri" w:cs="Calibri"/>
          <w:szCs w:val="24"/>
        </w:rPr>
        <w:t>These disadvantaged groups consist of children and young people from low socioeconomic backgrounds, those with learning difficulties, and as data from the Department for Education (DfE) reveals, these groups are over-represented in exclusion figures. Exclusion rates are notably highest among children with SEMH needs, those eligible for Free School Meals (FSM), those with Special Educational Needs (SEN), and certain ethnic groups (DfE, 2021).</w:t>
      </w:r>
    </w:p>
    <w:p w14:paraId="198DF6A1" w14:textId="77777777" w:rsidR="0085499F" w:rsidRPr="0085499F" w:rsidRDefault="0085499F" w:rsidP="0036580F">
      <w:pPr>
        <w:spacing w:line="276" w:lineRule="auto"/>
        <w:jc w:val="both"/>
        <w:rPr>
          <w:rFonts w:ascii="Calibri" w:hAnsi="Calibri" w:cs="Calibri"/>
          <w:szCs w:val="24"/>
        </w:rPr>
      </w:pPr>
    </w:p>
    <w:p w14:paraId="763B3E79" w14:textId="77777777" w:rsidR="0085499F" w:rsidRPr="0085499F" w:rsidRDefault="0085499F" w:rsidP="0036580F">
      <w:pPr>
        <w:spacing w:line="276" w:lineRule="auto"/>
        <w:jc w:val="both"/>
        <w:rPr>
          <w:rFonts w:ascii="Calibri" w:hAnsi="Calibri" w:cs="Calibri"/>
          <w:szCs w:val="24"/>
        </w:rPr>
      </w:pPr>
      <w:r w:rsidRPr="0085499F">
        <w:rPr>
          <w:rFonts w:ascii="Calibri" w:hAnsi="Calibri" w:cs="Calibri"/>
          <w:szCs w:val="24"/>
        </w:rPr>
        <w:lastRenderedPageBreak/>
        <w:t>Traditional teaching models, while well-intentioned, often fail to cater to these unique needs. This can lead to poor academic outcomes and a higher likelihood of SEMH needs that further limit access to enrichment opportunities. We perceive such systematic exclusion of our most vulnerable students as both a symptom and a cause of wider social inequities, highlighting the pressing need to rethink our teaching and learning approach.</w:t>
      </w:r>
    </w:p>
    <w:p w14:paraId="59D8ACCE" w14:textId="77777777" w:rsidR="0085499F" w:rsidRPr="0085499F" w:rsidRDefault="0085499F" w:rsidP="0036580F">
      <w:pPr>
        <w:spacing w:line="276" w:lineRule="auto"/>
        <w:jc w:val="both"/>
        <w:rPr>
          <w:rFonts w:ascii="Calibri" w:hAnsi="Calibri" w:cs="Calibri"/>
          <w:szCs w:val="24"/>
        </w:rPr>
      </w:pPr>
    </w:p>
    <w:p w14:paraId="06061C81" w14:textId="4DBE5F28" w:rsidR="00FD246D" w:rsidRDefault="0085499F" w:rsidP="0036580F">
      <w:pPr>
        <w:spacing w:line="276" w:lineRule="auto"/>
        <w:jc w:val="both"/>
        <w:rPr>
          <w:rFonts w:ascii="Calibri" w:hAnsi="Calibri" w:cs="Calibri"/>
          <w:szCs w:val="24"/>
        </w:rPr>
      </w:pPr>
      <w:r w:rsidRPr="0085499F">
        <w:rPr>
          <w:rFonts w:ascii="Calibri" w:hAnsi="Calibri" w:cs="Calibri"/>
          <w:szCs w:val="24"/>
        </w:rPr>
        <w:t>It's essential we shift our focus from solely preparing children and young people to pass exams, towards creating an environment that promotes holistic development. Our vision is to ensure every child, irrespective of their circumstances, can flourish. This entails fostering an inclusive school environment that acknowledges and respects the diversity of learners, their experiences, and individual needs. Prioritising the most disadvantaged demographic isn't just about equity—it's about crafting an education system that truly serves all of its students.</w:t>
      </w:r>
    </w:p>
    <w:p w14:paraId="1B5562DE" w14:textId="77777777" w:rsidR="0085499F" w:rsidRPr="00FD246D" w:rsidRDefault="0085499F" w:rsidP="0036580F">
      <w:pPr>
        <w:spacing w:line="276" w:lineRule="auto"/>
        <w:jc w:val="both"/>
        <w:rPr>
          <w:rFonts w:ascii="Calibri" w:hAnsi="Calibri" w:cs="Calibri"/>
          <w:szCs w:val="24"/>
        </w:rPr>
      </w:pPr>
    </w:p>
    <w:p w14:paraId="45EE4996" w14:textId="5105CB19" w:rsidR="00CD2FE0" w:rsidRPr="00FD246D" w:rsidRDefault="00CD2FE0" w:rsidP="00FD246D">
      <w:pPr>
        <w:pStyle w:val="Heading2"/>
        <w:rPr>
          <w:b/>
          <w:bCs/>
        </w:rPr>
      </w:pPr>
      <w:bookmarkStart w:id="16" w:name="_Toc138430613"/>
      <w:r w:rsidRPr="00FD246D">
        <w:rPr>
          <w:b/>
          <w:bCs/>
        </w:rPr>
        <w:t xml:space="preserve">Charting a New Course: An Inclusive Training </w:t>
      </w:r>
      <w:r w:rsidR="00955AB2" w:rsidRPr="00FD246D">
        <w:rPr>
          <w:b/>
          <w:bCs/>
        </w:rPr>
        <w:t>Programme</w:t>
      </w:r>
      <w:bookmarkEnd w:id="16"/>
    </w:p>
    <w:p w14:paraId="6189C9F8" w14:textId="77777777" w:rsidR="00CD2FE0" w:rsidRPr="00CD2FE0" w:rsidRDefault="00CD2FE0" w:rsidP="00CD2FE0">
      <w:pPr>
        <w:spacing w:line="276" w:lineRule="auto"/>
        <w:rPr>
          <w:rFonts w:ascii="Calibri" w:hAnsi="Calibri" w:cs="Calibri"/>
          <w:szCs w:val="24"/>
        </w:rPr>
      </w:pPr>
    </w:p>
    <w:p w14:paraId="318C2607" w14:textId="6E15883F" w:rsidR="00CD2FE0" w:rsidRPr="00CD2FE0" w:rsidRDefault="00CD2FE0" w:rsidP="0036580F">
      <w:pPr>
        <w:spacing w:line="276" w:lineRule="auto"/>
        <w:jc w:val="both"/>
        <w:rPr>
          <w:rFonts w:ascii="Calibri" w:hAnsi="Calibri" w:cs="Calibri"/>
          <w:szCs w:val="24"/>
        </w:rPr>
      </w:pPr>
      <w:r w:rsidRPr="00CD2FE0">
        <w:rPr>
          <w:rFonts w:ascii="Calibri" w:hAnsi="Calibri" w:cs="Calibri"/>
          <w:szCs w:val="24"/>
        </w:rPr>
        <w:t xml:space="preserve">In response to these challenges, we propose an inclusive, </w:t>
      </w:r>
      <w:r w:rsidR="00FC426D">
        <w:rPr>
          <w:rFonts w:ascii="Calibri" w:hAnsi="Calibri" w:cs="Calibri"/>
          <w:szCs w:val="24"/>
        </w:rPr>
        <w:t>whole</w:t>
      </w:r>
      <w:r w:rsidRPr="00CD2FE0">
        <w:rPr>
          <w:rFonts w:ascii="Calibri" w:hAnsi="Calibri" w:cs="Calibri"/>
          <w:szCs w:val="24"/>
        </w:rPr>
        <w:t xml:space="preserve">-school training </w:t>
      </w:r>
      <w:r w:rsidR="00955AB2">
        <w:rPr>
          <w:rFonts w:ascii="Calibri" w:hAnsi="Calibri" w:cs="Calibri"/>
          <w:szCs w:val="24"/>
        </w:rPr>
        <w:t>programm</w:t>
      </w:r>
      <w:r w:rsidR="00195011">
        <w:rPr>
          <w:rFonts w:ascii="Calibri" w:hAnsi="Calibri" w:cs="Calibri"/>
          <w:szCs w:val="24"/>
        </w:rPr>
        <w:t xml:space="preserve">e </w:t>
      </w:r>
      <w:r w:rsidRPr="00CD2FE0">
        <w:rPr>
          <w:rFonts w:ascii="Calibri" w:hAnsi="Calibri" w:cs="Calibri"/>
          <w:szCs w:val="24"/>
        </w:rPr>
        <w:t>designed to equip educators with the tools, knowledge, and empathy required to better support</w:t>
      </w:r>
      <w:r w:rsidR="00195011">
        <w:rPr>
          <w:rFonts w:ascii="Calibri" w:hAnsi="Calibri" w:cs="Calibri"/>
          <w:szCs w:val="24"/>
        </w:rPr>
        <w:t xml:space="preserve"> all </w:t>
      </w:r>
      <w:r w:rsidRPr="00CD2FE0">
        <w:rPr>
          <w:rFonts w:ascii="Calibri" w:hAnsi="Calibri" w:cs="Calibri"/>
          <w:szCs w:val="24"/>
        </w:rPr>
        <w:t>students.</w:t>
      </w:r>
    </w:p>
    <w:p w14:paraId="689BA8B1" w14:textId="07F1510F" w:rsidR="00CD2FE0" w:rsidRPr="00CD2FE0" w:rsidRDefault="00CD2FE0" w:rsidP="0036580F">
      <w:pPr>
        <w:spacing w:line="276" w:lineRule="auto"/>
        <w:jc w:val="both"/>
        <w:rPr>
          <w:rFonts w:ascii="Calibri" w:hAnsi="Calibri" w:cs="Calibri"/>
          <w:szCs w:val="24"/>
        </w:rPr>
      </w:pPr>
      <w:r w:rsidRPr="00CD2FE0">
        <w:rPr>
          <w:rFonts w:ascii="Calibri" w:hAnsi="Calibri" w:cs="Calibri"/>
          <w:szCs w:val="24"/>
        </w:rPr>
        <w:t xml:space="preserve">Our training </w:t>
      </w:r>
      <w:r w:rsidR="00955AB2">
        <w:rPr>
          <w:rFonts w:ascii="Calibri" w:hAnsi="Calibri" w:cs="Calibri"/>
          <w:szCs w:val="24"/>
        </w:rPr>
        <w:t>programme</w:t>
      </w:r>
      <w:r w:rsidRPr="00CD2FE0">
        <w:rPr>
          <w:rFonts w:ascii="Calibri" w:hAnsi="Calibri" w:cs="Calibri"/>
          <w:szCs w:val="24"/>
        </w:rPr>
        <w:t xml:space="preserve"> will deliver a robust theoretical foundation coupled with practical techniques for educators to apply in their classrooms. This includes an understanding of humanistic and affective psychology, key concepts like the Affect-</w:t>
      </w:r>
      <w:r w:rsidR="00955AB2" w:rsidRPr="00CD2FE0">
        <w:rPr>
          <w:rFonts w:ascii="Calibri" w:hAnsi="Calibri" w:cs="Calibri"/>
          <w:szCs w:val="24"/>
        </w:rPr>
        <w:t>Behaviour</w:t>
      </w:r>
      <w:r w:rsidRPr="00CD2FE0">
        <w:rPr>
          <w:rFonts w:ascii="Calibri" w:hAnsi="Calibri" w:cs="Calibri"/>
          <w:szCs w:val="24"/>
        </w:rPr>
        <w:t xml:space="preserve"> Connection and Affective Barriers to Learning, and concrete strategies to promote emotional well-being and enhance communication.</w:t>
      </w:r>
    </w:p>
    <w:p w14:paraId="486971E2" w14:textId="77777777" w:rsidR="00CD2FE0" w:rsidRPr="00CD2FE0" w:rsidRDefault="00CD2FE0" w:rsidP="0036580F">
      <w:pPr>
        <w:spacing w:line="276" w:lineRule="auto"/>
        <w:jc w:val="both"/>
        <w:rPr>
          <w:rFonts w:ascii="Calibri" w:hAnsi="Calibri" w:cs="Calibri"/>
          <w:szCs w:val="24"/>
        </w:rPr>
      </w:pPr>
    </w:p>
    <w:p w14:paraId="1042C325" w14:textId="2E23645C" w:rsidR="00CD2FE0" w:rsidRPr="00CD2FE0" w:rsidRDefault="00CD2FE0" w:rsidP="0036580F">
      <w:pPr>
        <w:spacing w:line="276" w:lineRule="auto"/>
        <w:jc w:val="both"/>
        <w:rPr>
          <w:rFonts w:ascii="Calibri" w:hAnsi="Calibri" w:cs="Calibri"/>
          <w:szCs w:val="24"/>
        </w:rPr>
      </w:pPr>
      <w:r w:rsidRPr="00CD2FE0">
        <w:rPr>
          <w:rFonts w:ascii="Calibri" w:hAnsi="Calibri" w:cs="Calibri"/>
          <w:szCs w:val="24"/>
        </w:rPr>
        <w:lastRenderedPageBreak/>
        <w:t xml:space="preserve">Our </w:t>
      </w:r>
      <w:r w:rsidR="00955AB2">
        <w:rPr>
          <w:rFonts w:ascii="Calibri" w:hAnsi="Calibri" w:cs="Calibri"/>
          <w:szCs w:val="24"/>
        </w:rPr>
        <w:t>programme</w:t>
      </w:r>
      <w:r w:rsidRPr="00CD2FE0">
        <w:rPr>
          <w:rFonts w:ascii="Calibri" w:hAnsi="Calibri" w:cs="Calibri"/>
          <w:szCs w:val="24"/>
        </w:rPr>
        <w:t xml:space="preserve"> will be piloted across a selection of schools, allowing for iterative adjustments based on feedback and ensuring the training's applicability and effectiveness across diverse school environments.</w:t>
      </w:r>
    </w:p>
    <w:p w14:paraId="6C452653" w14:textId="77777777" w:rsidR="00CD2FE0" w:rsidRPr="00CD2FE0" w:rsidRDefault="00CD2FE0" w:rsidP="0036580F">
      <w:pPr>
        <w:spacing w:line="276" w:lineRule="auto"/>
        <w:jc w:val="both"/>
        <w:rPr>
          <w:rFonts w:ascii="Calibri" w:hAnsi="Calibri" w:cs="Calibri"/>
          <w:szCs w:val="24"/>
        </w:rPr>
      </w:pPr>
    </w:p>
    <w:p w14:paraId="14B1D3A3" w14:textId="79C7902D" w:rsidR="00945DBC" w:rsidRDefault="00CD2FE0" w:rsidP="0036580F">
      <w:pPr>
        <w:spacing w:line="276" w:lineRule="auto"/>
        <w:jc w:val="both"/>
        <w:rPr>
          <w:rFonts w:ascii="Calibri" w:hAnsi="Calibri" w:cs="Calibri"/>
          <w:szCs w:val="24"/>
        </w:rPr>
      </w:pPr>
      <w:r w:rsidRPr="00CD2FE0">
        <w:rPr>
          <w:rFonts w:ascii="Calibri" w:hAnsi="Calibri" w:cs="Calibri"/>
          <w:szCs w:val="24"/>
        </w:rPr>
        <w:t xml:space="preserve">In the subsequent sections, we delve deeper into the content of the </w:t>
      </w:r>
      <w:r w:rsidR="00955AB2">
        <w:rPr>
          <w:rFonts w:ascii="Calibri" w:hAnsi="Calibri" w:cs="Calibri"/>
          <w:szCs w:val="24"/>
        </w:rPr>
        <w:t>programme</w:t>
      </w:r>
      <w:r w:rsidRPr="00CD2FE0">
        <w:rPr>
          <w:rFonts w:ascii="Calibri" w:hAnsi="Calibri" w:cs="Calibri"/>
          <w:szCs w:val="24"/>
        </w:rPr>
        <w:t xml:space="preserve"> and its implementation, demonstrating how this training can serve as a </w:t>
      </w:r>
      <w:r w:rsidR="00955AB2" w:rsidRPr="00CD2FE0">
        <w:rPr>
          <w:rFonts w:ascii="Calibri" w:hAnsi="Calibri" w:cs="Calibri"/>
          <w:szCs w:val="24"/>
        </w:rPr>
        <w:t>steppingstone</w:t>
      </w:r>
      <w:r w:rsidRPr="00CD2FE0">
        <w:rPr>
          <w:rFonts w:ascii="Calibri" w:hAnsi="Calibri" w:cs="Calibri"/>
          <w:szCs w:val="24"/>
        </w:rPr>
        <w:t xml:space="preserve"> towards a more inclusive and equitable education system.</w:t>
      </w:r>
    </w:p>
    <w:p w14:paraId="7C3155D1" w14:textId="77777777" w:rsidR="00FD246D" w:rsidRDefault="00FD246D" w:rsidP="00CD2FE0">
      <w:pPr>
        <w:spacing w:line="276" w:lineRule="auto"/>
        <w:rPr>
          <w:rFonts w:ascii="Calibri" w:hAnsi="Calibri" w:cs="Calibri"/>
          <w:szCs w:val="24"/>
        </w:rPr>
      </w:pPr>
    </w:p>
    <w:p w14:paraId="0646D555" w14:textId="27F0E2FD" w:rsidR="00955AB2" w:rsidRPr="00FD246D" w:rsidRDefault="00955AB2" w:rsidP="00FD246D">
      <w:pPr>
        <w:pStyle w:val="Heading2"/>
        <w:rPr>
          <w:b/>
          <w:bCs/>
        </w:rPr>
      </w:pPr>
      <w:bookmarkStart w:id="17" w:name="_Toc138430614"/>
      <w:r w:rsidRPr="00FD246D">
        <w:rPr>
          <w:b/>
          <w:bCs/>
        </w:rPr>
        <w:t>Understanding Our Children and Young People</w:t>
      </w:r>
      <w:bookmarkEnd w:id="17"/>
    </w:p>
    <w:p w14:paraId="6672C5D0" w14:textId="77777777" w:rsidR="00955AB2" w:rsidRPr="00955AB2" w:rsidRDefault="00955AB2" w:rsidP="00955AB2">
      <w:pPr>
        <w:spacing w:line="276" w:lineRule="auto"/>
        <w:rPr>
          <w:rFonts w:ascii="Calibri" w:hAnsi="Calibri" w:cs="Calibri"/>
          <w:szCs w:val="24"/>
        </w:rPr>
      </w:pPr>
    </w:p>
    <w:p w14:paraId="2ADF095C" w14:textId="7AEB598D" w:rsidR="00254245" w:rsidRDefault="00955AB2" w:rsidP="0036580F">
      <w:pPr>
        <w:spacing w:line="276" w:lineRule="auto"/>
        <w:jc w:val="both"/>
        <w:rPr>
          <w:rFonts w:ascii="Calibri" w:hAnsi="Calibri" w:cs="Calibri"/>
          <w:szCs w:val="24"/>
        </w:rPr>
      </w:pPr>
      <w:r w:rsidRPr="00955AB2">
        <w:rPr>
          <w:rFonts w:ascii="Calibri" w:hAnsi="Calibri" w:cs="Calibri"/>
          <w:szCs w:val="24"/>
        </w:rPr>
        <w:lastRenderedPageBreak/>
        <w:t xml:space="preserve">In our quest to instigate meaningful and impactful change, </w:t>
      </w:r>
      <w:r w:rsidR="00CC376F" w:rsidRPr="00955AB2">
        <w:rPr>
          <w:rFonts w:ascii="Calibri" w:hAnsi="Calibri" w:cs="Calibri"/>
          <w:szCs w:val="24"/>
        </w:rPr>
        <w:t>it is</w:t>
      </w:r>
      <w:r w:rsidRPr="00955AB2">
        <w:rPr>
          <w:rFonts w:ascii="Calibri" w:hAnsi="Calibri" w:cs="Calibri"/>
          <w:szCs w:val="24"/>
        </w:rPr>
        <w:t xml:space="preserve"> vital that we deeply comprehend those we are aiming to support. This calls for acknowledging the full spectrum of experiences and challenges faced by our students, particularly those within the most disadvantaged demographic.</w:t>
      </w:r>
    </w:p>
    <w:p w14:paraId="093A1DAC" w14:textId="77777777" w:rsidR="00955AB2" w:rsidRPr="00955AB2" w:rsidRDefault="00955AB2" w:rsidP="0036580F">
      <w:pPr>
        <w:spacing w:line="276" w:lineRule="auto"/>
        <w:jc w:val="both"/>
        <w:rPr>
          <w:rFonts w:ascii="Calibri" w:hAnsi="Calibri" w:cs="Calibri"/>
          <w:szCs w:val="24"/>
        </w:rPr>
      </w:pPr>
    </w:p>
    <w:p w14:paraId="15910FA0" w14:textId="53E5C67B" w:rsidR="00955AB2" w:rsidRDefault="00955AB2" w:rsidP="0036580F">
      <w:pPr>
        <w:spacing w:line="276" w:lineRule="auto"/>
        <w:jc w:val="both"/>
        <w:rPr>
          <w:rFonts w:ascii="Calibri" w:hAnsi="Calibri" w:cs="Calibri"/>
          <w:szCs w:val="24"/>
        </w:rPr>
      </w:pPr>
      <w:r w:rsidRPr="00955AB2">
        <w:rPr>
          <w:rFonts w:ascii="Calibri" w:hAnsi="Calibri" w:cs="Calibri"/>
          <w:szCs w:val="24"/>
        </w:rPr>
        <w:t xml:space="preserve">Each child, irrespective of their circumstances, deserves an education that is inclusive, supportive, and tailor-made to their unique needs and potential. An inclusive approach acknowledges the inherent worth and dignity of every </w:t>
      </w:r>
      <w:r>
        <w:rPr>
          <w:rFonts w:ascii="Calibri" w:hAnsi="Calibri" w:cs="Calibri"/>
          <w:szCs w:val="24"/>
        </w:rPr>
        <w:t>child or young person</w:t>
      </w:r>
      <w:r w:rsidRPr="00955AB2">
        <w:rPr>
          <w:rFonts w:ascii="Calibri" w:hAnsi="Calibri" w:cs="Calibri"/>
          <w:szCs w:val="24"/>
        </w:rPr>
        <w:t xml:space="preserve">, </w:t>
      </w:r>
      <w:r>
        <w:rPr>
          <w:rFonts w:ascii="Calibri" w:hAnsi="Calibri" w:cs="Calibri"/>
          <w:szCs w:val="24"/>
        </w:rPr>
        <w:t>recognising</w:t>
      </w:r>
      <w:r w:rsidRPr="00955AB2">
        <w:rPr>
          <w:rFonts w:ascii="Calibri" w:hAnsi="Calibri" w:cs="Calibri"/>
          <w:szCs w:val="24"/>
        </w:rPr>
        <w:t xml:space="preserve"> the valuable contributions they can bring to their educational community.</w:t>
      </w:r>
    </w:p>
    <w:p w14:paraId="32756CD3" w14:textId="77777777" w:rsidR="00955AB2" w:rsidRPr="00955AB2" w:rsidRDefault="00955AB2" w:rsidP="0036580F">
      <w:pPr>
        <w:spacing w:line="276" w:lineRule="auto"/>
        <w:jc w:val="both"/>
        <w:rPr>
          <w:rFonts w:ascii="Calibri" w:hAnsi="Calibri" w:cs="Calibri"/>
          <w:szCs w:val="24"/>
        </w:rPr>
      </w:pPr>
    </w:p>
    <w:p w14:paraId="5DDCA0A2" w14:textId="0AD7043F" w:rsidR="00955AB2" w:rsidRDefault="002E2763" w:rsidP="0036580F">
      <w:pPr>
        <w:spacing w:line="276" w:lineRule="auto"/>
        <w:jc w:val="both"/>
        <w:rPr>
          <w:rFonts w:ascii="Calibri" w:hAnsi="Calibri" w:cs="Calibri"/>
          <w:szCs w:val="24"/>
        </w:rPr>
      </w:pPr>
      <w:r>
        <w:rPr>
          <w:rFonts w:ascii="Calibri" w:hAnsi="Calibri" w:cs="Calibri"/>
          <w:szCs w:val="24"/>
        </w:rPr>
        <w:t>Often, our most vulnerable children and young people</w:t>
      </w:r>
      <w:r w:rsidR="00955AB2" w:rsidRPr="00955AB2">
        <w:rPr>
          <w:rFonts w:ascii="Calibri" w:hAnsi="Calibri" w:cs="Calibri"/>
          <w:szCs w:val="24"/>
        </w:rPr>
        <w:t xml:space="preserve"> may confront a range of challenges, including learning difficulties, sensory processing issues, and social, emotional, and mental health (SEMH) </w:t>
      </w:r>
      <w:r w:rsidR="00955AB2" w:rsidRPr="00955AB2">
        <w:rPr>
          <w:rFonts w:ascii="Calibri" w:hAnsi="Calibri" w:cs="Calibri"/>
          <w:szCs w:val="24"/>
        </w:rPr>
        <w:lastRenderedPageBreak/>
        <w:t>hurdles. Our training initiative is designed to arm educators with the capacity to better recogni</w:t>
      </w:r>
      <w:r w:rsidR="00955AB2">
        <w:rPr>
          <w:rFonts w:ascii="Calibri" w:hAnsi="Calibri" w:cs="Calibri"/>
          <w:szCs w:val="24"/>
        </w:rPr>
        <w:t>s</w:t>
      </w:r>
      <w:r w:rsidR="00955AB2" w:rsidRPr="00955AB2">
        <w:rPr>
          <w:rFonts w:ascii="Calibri" w:hAnsi="Calibri" w:cs="Calibri"/>
          <w:szCs w:val="24"/>
        </w:rPr>
        <w:t>e and respond to these challenges, promoting inclusive practices that cater to diverse learning needs.</w:t>
      </w:r>
    </w:p>
    <w:p w14:paraId="4FDAAF89" w14:textId="77777777" w:rsidR="00FD246D" w:rsidRPr="00955AB2" w:rsidRDefault="00FD246D" w:rsidP="00955AB2">
      <w:pPr>
        <w:spacing w:line="276" w:lineRule="auto"/>
        <w:rPr>
          <w:rFonts w:ascii="Calibri" w:hAnsi="Calibri" w:cs="Calibri"/>
          <w:szCs w:val="24"/>
        </w:rPr>
      </w:pPr>
    </w:p>
    <w:p w14:paraId="727DACC6" w14:textId="4E41A9F3" w:rsidR="00955AB2" w:rsidRPr="00FD246D" w:rsidRDefault="00955AB2" w:rsidP="00FD246D">
      <w:pPr>
        <w:pStyle w:val="Heading2"/>
        <w:rPr>
          <w:b/>
          <w:bCs/>
        </w:rPr>
      </w:pPr>
      <w:bookmarkStart w:id="18" w:name="_Toc138430615"/>
      <w:r w:rsidRPr="00FD246D">
        <w:rPr>
          <w:b/>
          <w:bCs/>
        </w:rPr>
        <w:t>Honouring Student Voices: Insights from Doctoral Research and Case Studies</w:t>
      </w:r>
      <w:bookmarkEnd w:id="18"/>
    </w:p>
    <w:p w14:paraId="5A5A2C54" w14:textId="77777777" w:rsidR="00955AB2" w:rsidRPr="00955AB2" w:rsidRDefault="00955AB2" w:rsidP="00955AB2">
      <w:pPr>
        <w:spacing w:line="276" w:lineRule="auto"/>
        <w:rPr>
          <w:rFonts w:ascii="Calibri" w:hAnsi="Calibri" w:cs="Calibri"/>
          <w:szCs w:val="24"/>
        </w:rPr>
      </w:pPr>
    </w:p>
    <w:p w14:paraId="09FE7556" w14:textId="060F3008" w:rsidR="00156CD0" w:rsidRPr="00FD246D" w:rsidRDefault="00955AB2" w:rsidP="0036580F">
      <w:pPr>
        <w:spacing w:line="276" w:lineRule="auto"/>
        <w:jc w:val="both"/>
        <w:rPr>
          <w:rFonts w:ascii="Calibri" w:hAnsi="Calibri" w:cs="Calibri"/>
          <w:szCs w:val="24"/>
        </w:rPr>
      </w:pPr>
      <w:r w:rsidRPr="00955AB2">
        <w:rPr>
          <w:rFonts w:ascii="Calibri" w:hAnsi="Calibri" w:cs="Calibri"/>
          <w:szCs w:val="24"/>
        </w:rPr>
        <w:t>Our training also incorporates valuable insights from the students themselves, using findings from</w:t>
      </w:r>
      <w:r>
        <w:rPr>
          <w:rFonts w:ascii="Calibri" w:hAnsi="Calibri" w:cs="Calibri"/>
          <w:szCs w:val="24"/>
        </w:rPr>
        <w:t xml:space="preserve"> </w:t>
      </w:r>
      <w:r w:rsidRPr="00955AB2">
        <w:rPr>
          <w:rFonts w:ascii="Calibri" w:hAnsi="Calibri" w:cs="Calibri"/>
          <w:szCs w:val="24"/>
        </w:rPr>
        <w:t>doctoral research and case studies, particularly from those who have experienced exclusion. These first-hand accounts offer an invaluable perspective, shedding light on how our education system can evolve to better support all students.</w:t>
      </w:r>
      <w:r w:rsidR="00FD246D">
        <w:rPr>
          <w:rFonts w:ascii="Calibri" w:hAnsi="Calibri" w:cs="Calibri"/>
          <w:szCs w:val="24"/>
        </w:rPr>
        <w:br w:type="page"/>
      </w:r>
    </w:p>
    <w:p w14:paraId="3AC07A82" w14:textId="39410A74" w:rsidR="00955AB2" w:rsidRPr="00FD246D" w:rsidRDefault="00955AB2" w:rsidP="00F71FFF">
      <w:pPr>
        <w:pStyle w:val="Heading1"/>
        <w:numPr>
          <w:ilvl w:val="0"/>
          <w:numId w:val="5"/>
        </w:numPr>
      </w:pPr>
      <w:bookmarkStart w:id="19" w:name="_Toc138430616"/>
      <w:r w:rsidRPr="00FD246D">
        <w:lastRenderedPageBreak/>
        <w:t>Theoretical Foundations</w:t>
      </w:r>
      <w:bookmarkEnd w:id="19"/>
    </w:p>
    <w:p w14:paraId="0528A92B" w14:textId="77777777" w:rsidR="00955AB2" w:rsidRPr="00955AB2" w:rsidRDefault="00955AB2" w:rsidP="00955AB2">
      <w:pPr>
        <w:spacing w:line="276" w:lineRule="auto"/>
        <w:rPr>
          <w:rFonts w:ascii="Calibri" w:hAnsi="Calibri" w:cs="Calibri"/>
          <w:szCs w:val="24"/>
        </w:rPr>
      </w:pPr>
    </w:p>
    <w:p w14:paraId="4CFF4576" w14:textId="4B18DD5C" w:rsidR="00955AB2" w:rsidRDefault="004943B1" w:rsidP="0036580F">
      <w:pPr>
        <w:spacing w:line="276" w:lineRule="auto"/>
        <w:jc w:val="both"/>
        <w:rPr>
          <w:rFonts w:ascii="Calibri" w:hAnsi="Calibri" w:cs="Calibri"/>
          <w:szCs w:val="24"/>
        </w:rPr>
      </w:pPr>
      <w:r>
        <w:rPr>
          <w:rFonts w:ascii="Calibri" w:hAnsi="Calibri" w:cs="Calibri"/>
          <w:szCs w:val="24"/>
        </w:rPr>
        <w:t>The theories outlined below form the</w:t>
      </w:r>
      <w:r w:rsidR="00955AB2" w:rsidRPr="00955AB2">
        <w:rPr>
          <w:rFonts w:ascii="Calibri" w:hAnsi="Calibri" w:cs="Calibri"/>
          <w:szCs w:val="24"/>
        </w:rPr>
        <w:t xml:space="preserve"> backbone of our training program</w:t>
      </w:r>
      <w:r w:rsidR="00955AB2">
        <w:rPr>
          <w:rFonts w:ascii="Calibri" w:hAnsi="Calibri" w:cs="Calibri"/>
          <w:szCs w:val="24"/>
        </w:rPr>
        <w:t>me</w:t>
      </w:r>
      <w:r w:rsidR="00955AB2" w:rsidRPr="00955AB2">
        <w:rPr>
          <w:rFonts w:ascii="Calibri" w:hAnsi="Calibri" w:cs="Calibri"/>
          <w:szCs w:val="24"/>
        </w:rPr>
        <w:t>, grounding our approach in robust academic research and sound psychological theories.</w:t>
      </w:r>
      <w:r>
        <w:rPr>
          <w:rFonts w:ascii="Calibri" w:hAnsi="Calibri" w:cs="Calibri"/>
          <w:szCs w:val="24"/>
        </w:rPr>
        <w:t xml:space="preserve"> Further details of how these theories are introduced and discussed can be found in </w:t>
      </w:r>
      <w:r w:rsidR="00EF2CB6">
        <w:rPr>
          <w:rFonts w:ascii="Calibri" w:hAnsi="Calibri" w:cs="Calibri"/>
          <w:szCs w:val="24"/>
        </w:rPr>
        <w:t xml:space="preserve">Appendices A-M. </w:t>
      </w:r>
    </w:p>
    <w:p w14:paraId="50E8FC4A" w14:textId="77777777" w:rsidR="00FD246D" w:rsidRDefault="00FD246D" w:rsidP="00955AB2">
      <w:pPr>
        <w:spacing w:line="276" w:lineRule="auto"/>
        <w:rPr>
          <w:rFonts w:ascii="Calibri" w:hAnsi="Calibri" w:cs="Calibri"/>
          <w:szCs w:val="24"/>
        </w:rPr>
      </w:pPr>
    </w:p>
    <w:p w14:paraId="5E250139" w14:textId="3E6EC0E2" w:rsidR="00955AB2" w:rsidRPr="00FD246D" w:rsidRDefault="00955AB2" w:rsidP="00FD246D">
      <w:pPr>
        <w:pStyle w:val="Heading2"/>
        <w:rPr>
          <w:b/>
          <w:bCs/>
        </w:rPr>
      </w:pPr>
      <w:bookmarkStart w:id="20" w:name="_Toc138430617"/>
      <w:r w:rsidRPr="00FD246D">
        <w:rPr>
          <w:b/>
          <w:bCs/>
        </w:rPr>
        <w:t>An Introduction to Humanistic and Affective Psychology</w:t>
      </w:r>
      <w:bookmarkEnd w:id="20"/>
    </w:p>
    <w:p w14:paraId="4CACD75A" w14:textId="77777777" w:rsidR="00955AB2" w:rsidRPr="00955AB2" w:rsidRDefault="00955AB2" w:rsidP="00955AB2">
      <w:pPr>
        <w:spacing w:line="276" w:lineRule="auto"/>
        <w:rPr>
          <w:rFonts w:ascii="Calibri" w:hAnsi="Calibri" w:cs="Calibri"/>
          <w:szCs w:val="24"/>
        </w:rPr>
      </w:pPr>
    </w:p>
    <w:p w14:paraId="178EA762" w14:textId="77777777" w:rsidR="00EF30EB" w:rsidRPr="00EF30EB" w:rsidRDefault="00EF30EB" w:rsidP="00EF30EB">
      <w:pPr>
        <w:spacing w:line="276" w:lineRule="auto"/>
        <w:jc w:val="both"/>
        <w:rPr>
          <w:rFonts w:ascii="Calibri" w:hAnsi="Calibri" w:cs="Calibri"/>
          <w:szCs w:val="24"/>
        </w:rPr>
      </w:pPr>
      <w:r w:rsidRPr="00EF30EB">
        <w:rPr>
          <w:rFonts w:ascii="Calibri" w:hAnsi="Calibri" w:cs="Calibri"/>
          <w:szCs w:val="24"/>
        </w:rPr>
        <w:t xml:space="preserve">We start by familiarising educators with the principles of humanistic and affective psychology. The former, humanistic psychology, emphasises an individual's inherent drive towards self-actualisation and underscores the holistic view of a student's challenges, treating them as interconnected manifestations of deeper emotional issues rather than isolated problems. Meanwhile, affective </w:t>
      </w:r>
      <w:r w:rsidRPr="00EF30EB">
        <w:rPr>
          <w:rFonts w:ascii="Calibri" w:hAnsi="Calibri" w:cs="Calibri"/>
          <w:szCs w:val="24"/>
        </w:rPr>
        <w:lastRenderedPageBreak/>
        <w:t>psychology focuses on understanding the profound impact of emotions, or 'affects', on our interactions with the world, taking into account how negative emotional reactions, or 'affect scripts,' can shape a student's experience and behaviour in school.</w:t>
      </w:r>
    </w:p>
    <w:p w14:paraId="56B80B3B" w14:textId="77777777" w:rsidR="00EF30EB" w:rsidRPr="00EF30EB" w:rsidRDefault="00EF30EB" w:rsidP="00EF30EB">
      <w:pPr>
        <w:spacing w:line="276" w:lineRule="auto"/>
        <w:jc w:val="both"/>
        <w:rPr>
          <w:rFonts w:ascii="Calibri" w:hAnsi="Calibri" w:cs="Calibri"/>
          <w:szCs w:val="24"/>
        </w:rPr>
      </w:pPr>
    </w:p>
    <w:p w14:paraId="1DCE63E6" w14:textId="5534A6BB" w:rsidR="00955AB2" w:rsidRDefault="00EF30EB" w:rsidP="00EF30EB">
      <w:pPr>
        <w:spacing w:line="276" w:lineRule="auto"/>
        <w:jc w:val="both"/>
        <w:rPr>
          <w:rFonts w:ascii="Calibri" w:hAnsi="Calibri" w:cs="Calibri"/>
          <w:szCs w:val="24"/>
        </w:rPr>
      </w:pPr>
      <w:r w:rsidRPr="00EF30EB">
        <w:rPr>
          <w:rFonts w:ascii="Calibri" w:hAnsi="Calibri" w:cs="Calibri"/>
          <w:szCs w:val="24"/>
        </w:rPr>
        <w:t>Through this lens, we highlight the pivotal role of empathy and respect in recognising and addressing these affect scripts and facilitating a student's journey to self-actualisation. This perspective also underscores the importance of nurturing individual potential in the teaching process, advocating for a classroom environment that is not only instructive but also inclusive and supportive. This enhanced understanding will shape educators' approach to instruction, resulting in a more nurturing and inclusive learning environment for all students</w:t>
      </w:r>
      <w:r w:rsidR="00955AB2" w:rsidRPr="00955AB2">
        <w:rPr>
          <w:rFonts w:ascii="Calibri" w:hAnsi="Calibri" w:cs="Calibri"/>
          <w:szCs w:val="24"/>
        </w:rPr>
        <w:t>.</w:t>
      </w:r>
    </w:p>
    <w:p w14:paraId="2BFFCD0E" w14:textId="77777777" w:rsidR="00FD246D" w:rsidRPr="00955AB2" w:rsidRDefault="00FD246D" w:rsidP="00955AB2">
      <w:pPr>
        <w:spacing w:line="276" w:lineRule="auto"/>
        <w:rPr>
          <w:rFonts w:ascii="Calibri" w:hAnsi="Calibri" w:cs="Calibri"/>
          <w:szCs w:val="24"/>
        </w:rPr>
      </w:pPr>
    </w:p>
    <w:p w14:paraId="22E58E57" w14:textId="4D7A798A" w:rsidR="00955AB2" w:rsidRPr="00FD246D" w:rsidRDefault="00955AB2" w:rsidP="00FD246D">
      <w:pPr>
        <w:pStyle w:val="Heading2"/>
        <w:rPr>
          <w:b/>
          <w:bCs/>
        </w:rPr>
      </w:pPr>
      <w:bookmarkStart w:id="21" w:name="_Toc138430618"/>
      <w:r w:rsidRPr="00FD246D">
        <w:rPr>
          <w:b/>
          <w:bCs/>
        </w:rPr>
        <w:lastRenderedPageBreak/>
        <w:t>The Affect-Behaviour Connection and Affective Barriers to Learning</w:t>
      </w:r>
      <w:bookmarkEnd w:id="21"/>
    </w:p>
    <w:p w14:paraId="5B92765F" w14:textId="77777777" w:rsidR="00955AB2" w:rsidRPr="00955AB2" w:rsidRDefault="00955AB2" w:rsidP="00955AB2">
      <w:pPr>
        <w:spacing w:line="276" w:lineRule="auto"/>
        <w:rPr>
          <w:rFonts w:ascii="Calibri" w:hAnsi="Calibri" w:cs="Calibri"/>
          <w:szCs w:val="24"/>
        </w:rPr>
      </w:pPr>
    </w:p>
    <w:p w14:paraId="1CD40164" w14:textId="77777777" w:rsidR="00955AB2" w:rsidRPr="00955AB2" w:rsidRDefault="00955AB2" w:rsidP="00EF30EB">
      <w:pPr>
        <w:spacing w:line="276" w:lineRule="auto"/>
        <w:jc w:val="both"/>
        <w:rPr>
          <w:rFonts w:ascii="Calibri" w:hAnsi="Calibri" w:cs="Calibri"/>
          <w:szCs w:val="24"/>
        </w:rPr>
      </w:pPr>
      <w:r w:rsidRPr="00955AB2">
        <w:rPr>
          <w:rFonts w:ascii="Calibri" w:hAnsi="Calibri" w:cs="Calibri"/>
          <w:szCs w:val="24"/>
        </w:rPr>
        <w:t>We will explore the significant role of emotions in learning and behaviour, elucidating how negative emotions and affective barriers can obstruct student engagement and progress. By grasping this connection, educators can manage classroom dynamics more effectively and support students' emotional well-being.</w:t>
      </w:r>
    </w:p>
    <w:p w14:paraId="0C461BDE" w14:textId="77777777" w:rsidR="00955AB2" w:rsidRPr="00955AB2" w:rsidRDefault="00955AB2" w:rsidP="00955AB2">
      <w:pPr>
        <w:spacing w:line="276" w:lineRule="auto"/>
        <w:rPr>
          <w:rFonts w:ascii="Calibri" w:hAnsi="Calibri" w:cs="Calibri"/>
          <w:szCs w:val="24"/>
        </w:rPr>
      </w:pPr>
    </w:p>
    <w:p w14:paraId="78A7D283" w14:textId="794EDD0A" w:rsidR="00955AB2" w:rsidRPr="00FD246D" w:rsidRDefault="00955AB2" w:rsidP="00FD246D">
      <w:pPr>
        <w:pStyle w:val="Heading2"/>
        <w:rPr>
          <w:b/>
          <w:bCs/>
        </w:rPr>
      </w:pPr>
      <w:bookmarkStart w:id="22" w:name="_Toc138430619"/>
      <w:r w:rsidRPr="00FD246D">
        <w:rPr>
          <w:b/>
          <w:bCs/>
        </w:rPr>
        <w:t>Tomkins' Affect Script and Nathanson's Compass of Shame</w:t>
      </w:r>
      <w:bookmarkEnd w:id="22"/>
    </w:p>
    <w:p w14:paraId="5943D4A3" w14:textId="77777777" w:rsidR="00955AB2" w:rsidRPr="00955AB2" w:rsidRDefault="00955AB2" w:rsidP="00955AB2">
      <w:pPr>
        <w:spacing w:line="276" w:lineRule="auto"/>
        <w:rPr>
          <w:rFonts w:ascii="Calibri" w:hAnsi="Calibri" w:cs="Calibri"/>
          <w:szCs w:val="24"/>
        </w:rPr>
      </w:pPr>
    </w:p>
    <w:p w14:paraId="1A416488" w14:textId="3E67E2D1" w:rsidR="00955AB2" w:rsidRDefault="00955AB2" w:rsidP="00EF30EB">
      <w:pPr>
        <w:spacing w:line="276" w:lineRule="auto"/>
        <w:jc w:val="both"/>
        <w:rPr>
          <w:rFonts w:ascii="Calibri" w:hAnsi="Calibri" w:cs="Calibri"/>
          <w:szCs w:val="24"/>
        </w:rPr>
      </w:pPr>
      <w:r w:rsidRPr="00955AB2">
        <w:rPr>
          <w:rFonts w:ascii="Calibri" w:hAnsi="Calibri" w:cs="Calibri"/>
          <w:szCs w:val="24"/>
        </w:rPr>
        <w:t>These psychological theories offer valuable insights into the emotional experiences of students, particularly those grappling with adversity</w:t>
      </w:r>
      <w:r w:rsidR="00CB2688">
        <w:rPr>
          <w:rFonts w:ascii="Calibri" w:hAnsi="Calibri" w:cs="Calibri"/>
          <w:szCs w:val="24"/>
        </w:rPr>
        <w:t xml:space="preserve"> and trauma</w:t>
      </w:r>
      <w:r w:rsidRPr="00955AB2">
        <w:rPr>
          <w:rFonts w:ascii="Calibri" w:hAnsi="Calibri" w:cs="Calibri"/>
          <w:szCs w:val="24"/>
        </w:rPr>
        <w:t>. By comprehending these theories</w:t>
      </w:r>
      <w:r w:rsidR="00865C84">
        <w:rPr>
          <w:rFonts w:ascii="Calibri" w:hAnsi="Calibri" w:cs="Calibri"/>
          <w:szCs w:val="24"/>
        </w:rPr>
        <w:t xml:space="preserve"> (outlined </w:t>
      </w:r>
      <w:r w:rsidR="00865C84">
        <w:rPr>
          <w:rFonts w:ascii="Calibri" w:hAnsi="Calibri" w:cs="Calibri"/>
          <w:szCs w:val="24"/>
        </w:rPr>
        <w:lastRenderedPageBreak/>
        <w:t>below)</w:t>
      </w:r>
      <w:r w:rsidRPr="00955AB2">
        <w:rPr>
          <w:rFonts w:ascii="Calibri" w:hAnsi="Calibri" w:cs="Calibri"/>
          <w:szCs w:val="24"/>
        </w:rPr>
        <w:t xml:space="preserve">, educators can respond more effectively to </w:t>
      </w:r>
      <w:r>
        <w:rPr>
          <w:rFonts w:ascii="Calibri" w:hAnsi="Calibri" w:cs="Calibri"/>
          <w:szCs w:val="24"/>
        </w:rPr>
        <w:t>children and young peoples</w:t>
      </w:r>
      <w:r w:rsidRPr="00955AB2">
        <w:rPr>
          <w:rFonts w:ascii="Calibri" w:hAnsi="Calibri" w:cs="Calibri"/>
          <w:szCs w:val="24"/>
        </w:rPr>
        <w:t>' emotional needs, fostering a more inclusive and supportive learning environment.</w:t>
      </w:r>
      <w:r w:rsidR="00BC4ACB">
        <w:rPr>
          <w:rFonts w:ascii="Calibri" w:hAnsi="Calibri" w:cs="Calibri"/>
          <w:szCs w:val="24"/>
        </w:rPr>
        <w:t xml:space="preserve"> </w:t>
      </w:r>
    </w:p>
    <w:p w14:paraId="7787D699" w14:textId="3140A138" w:rsidR="000915E9" w:rsidRDefault="000915E9" w:rsidP="00955AB2">
      <w:pPr>
        <w:spacing w:line="276" w:lineRule="auto"/>
        <w:rPr>
          <w:rFonts w:ascii="Calibri" w:hAnsi="Calibri" w:cs="Calibri"/>
          <w:szCs w:val="24"/>
        </w:rPr>
      </w:pPr>
    </w:p>
    <w:p w14:paraId="4E335CC4" w14:textId="77777777" w:rsidR="00E329F1" w:rsidRDefault="00E329F1" w:rsidP="00955AB2">
      <w:pPr>
        <w:spacing w:line="276" w:lineRule="auto"/>
        <w:rPr>
          <w:ins w:id="23" w:author="Abigail Hills" w:date="2023-06-23T16:04:00Z"/>
          <w:rFonts w:ascii="Calibri" w:hAnsi="Calibri" w:cs="Calibri"/>
          <w:szCs w:val="24"/>
        </w:rPr>
      </w:pPr>
    </w:p>
    <w:p w14:paraId="3273B02C" w14:textId="77777777" w:rsidR="00E329F1" w:rsidRDefault="00E329F1" w:rsidP="00955AB2">
      <w:pPr>
        <w:spacing w:line="276" w:lineRule="auto"/>
        <w:rPr>
          <w:rFonts w:ascii="Calibri" w:hAnsi="Calibri" w:cs="Calibri"/>
          <w:szCs w:val="24"/>
        </w:rPr>
      </w:pPr>
    </w:p>
    <w:p w14:paraId="60D545B7" w14:textId="6596394C" w:rsidR="000915E9" w:rsidRDefault="000915E9" w:rsidP="000915E9">
      <w:pPr>
        <w:spacing w:line="276" w:lineRule="auto"/>
        <w:jc w:val="center"/>
        <w:rPr>
          <w:rFonts w:ascii="Calibri" w:hAnsi="Calibri" w:cs="Calibri"/>
          <w:szCs w:val="24"/>
        </w:rPr>
      </w:pPr>
    </w:p>
    <w:p w14:paraId="2A34305E" w14:textId="5F4680FE" w:rsidR="006F03DB" w:rsidRPr="006F03DB" w:rsidRDefault="006F03DB" w:rsidP="00EF30EB">
      <w:pPr>
        <w:pStyle w:val="Heading2"/>
      </w:pPr>
      <w:bookmarkStart w:id="24" w:name="_Toc138430620"/>
      <w:r w:rsidRPr="00EF30EB">
        <w:rPr>
          <w:b/>
          <w:bCs/>
        </w:rPr>
        <w:t>Tompkins' Theory of Affect Script</w:t>
      </w:r>
      <w:bookmarkEnd w:id="24"/>
    </w:p>
    <w:p w14:paraId="530999FE" w14:textId="49EA3213" w:rsidR="00E329F1" w:rsidRDefault="00E329F1" w:rsidP="006F03DB">
      <w:pPr>
        <w:spacing w:line="276" w:lineRule="auto"/>
        <w:rPr>
          <w:ins w:id="25" w:author="Abigail Hills" w:date="2023-06-23T16:03:00Z"/>
          <w:rFonts w:ascii="Calibri" w:hAnsi="Calibri" w:cs="Calibri"/>
          <w:szCs w:val="24"/>
        </w:rPr>
      </w:pPr>
    </w:p>
    <w:p w14:paraId="2F30611D" w14:textId="52DEC446" w:rsidR="006F03DB" w:rsidRPr="006F03DB" w:rsidRDefault="006F03DB" w:rsidP="00EF30EB">
      <w:pPr>
        <w:spacing w:line="276" w:lineRule="auto"/>
        <w:jc w:val="both"/>
        <w:rPr>
          <w:rFonts w:ascii="Calibri" w:hAnsi="Calibri" w:cs="Calibri"/>
          <w:szCs w:val="24"/>
        </w:rPr>
      </w:pPr>
      <w:r w:rsidRPr="006F03DB">
        <w:rPr>
          <w:rFonts w:ascii="Calibri" w:hAnsi="Calibri" w:cs="Calibri"/>
          <w:szCs w:val="24"/>
        </w:rPr>
        <w:t>Sylvan Tompkins, an American psychologist, proposed the theory of affect script</w:t>
      </w:r>
      <w:ins w:id="26" w:author="Abigail Hills" w:date="2023-06-23T16:05:00Z">
        <w:r w:rsidR="009C7A91">
          <w:rPr>
            <w:rFonts w:ascii="Calibri" w:hAnsi="Calibri" w:cs="Calibri"/>
            <w:szCs w:val="24"/>
          </w:rPr>
          <w:t xml:space="preserve"> </w:t>
        </w:r>
        <w:r w:rsidR="009C7A91" w:rsidRPr="00EF30EB">
          <w:rPr>
            <w:rFonts w:ascii="Calibri" w:hAnsi="Calibri" w:cs="Calibri"/>
            <w:szCs w:val="24"/>
            <w:highlight w:val="yellow"/>
          </w:rPr>
          <w:t>(INSERT REF)</w:t>
        </w:r>
      </w:ins>
      <w:r w:rsidRPr="00EF30EB">
        <w:rPr>
          <w:rFonts w:ascii="Calibri" w:hAnsi="Calibri" w:cs="Calibri"/>
          <w:szCs w:val="24"/>
          <w:highlight w:val="yellow"/>
        </w:rPr>
        <w:t>,</w:t>
      </w:r>
      <w:r w:rsidRPr="006F03DB">
        <w:rPr>
          <w:rFonts w:ascii="Calibri" w:hAnsi="Calibri" w:cs="Calibri"/>
          <w:szCs w:val="24"/>
        </w:rPr>
        <w:t xml:space="preserve"> which posits that human emotions are organised around scripts or scenarios that guide our understanding of, and response to emotional experiences. These affect scripts are learned through socialisation and experiences, and they shape our emotional responses to various situations. Affect scripts can </w:t>
      </w:r>
      <w:r w:rsidRPr="006F03DB">
        <w:rPr>
          <w:rFonts w:ascii="Calibri" w:hAnsi="Calibri" w:cs="Calibri"/>
          <w:szCs w:val="24"/>
        </w:rPr>
        <w:lastRenderedPageBreak/>
        <w:t xml:space="preserve">be positive or negative, and they influence our behaviours, decision-making, and social interactions. By understanding an </w:t>
      </w:r>
      <w:r w:rsidR="009C7A91">
        <w:rPr>
          <w:rFonts w:ascii="Calibri" w:hAnsi="Calibri" w:cs="Calibri"/>
          <w:szCs w:val="24"/>
        </w:rPr>
        <w:t>individual’s</w:t>
      </w:r>
      <w:r w:rsidRPr="006F03DB">
        <w:rPr>
          <w:rFonts w:ascii="Calibri" w:hAnsi="Calibri" w:cs="Calibri"/>
          <w:szCs w:val="24"/>
        </w:rPr>
        <w:t xml:space="preserve"> affect scripts, support strategies can be tailored to help the person navigate their emotional experiences more effectively.</w:t>
      </w:r>
    </w:p>
    <w:p w14:paraId="1E90E7E1" w14:textId="617487F6" w:rsidR="006F03DB" w:rsidRPr="006F03DB" w:rsidRDefault="006F03DB" w:rsidP="006F03DB">
      <w:pPr>
        <w:spacing w:line="276" w:lineRule="auto"/>
        <w:rPr>
          <w:rFonts w:ascii="Calibri" w:hAnsi="Calibri" w:cs="Calibri"/>
          <w:szCs w:val="24"/>
        </w:rPr>
      </w:pPr>
    </w:p>
    <w:p w14:paraId="5689F79D" w14:textId="4E90DC81" w:rsidR="00E329F1" w:rsidRDefault="00E329F1" w:rsidP="006F03DB">
      <w:pPr>
        <w:spacing w:line="276" w:lineRule="auto"/>
        <w:rPr>
          <w:ins w:id="27" w:author="Abigail Hills" w:date="2023-06-23T16:04:00Z"/>
          <w:rFonts w:ascii="Calibri" w:hAnsi="Calibri" w:cs="Calibri"/>
          <w:b/>
          <w:bCs/>
          <w:szCs w:val="24"/>
        </w:rPr>
      </w:pPr>
      <w:r>
        <w:rPr>
          <w:noProof/>
        </w:rPr>
        <w:drawing>
          <wp:anchor distT="0" distB="0" distL="114300" distR="114300" simplePos="0" relativeHeight="251661312" behindDoc="0" locked="0" layoutInCell="1" allowOverlap="1" wp14:anchorId="7474C40A" wp14:editId="639E0E04">
            <wp:simplePos x="0" y="0"/>
            <wp:positionH relativeFrom="column">
              <wp:posOffset>371367</wp:posOffset>
            </wp:positionH>
            <wp:positionV relativeFrom="paragraph">
              <wp:posOffset>38531</wp:posOffset>
            </wp:positionV>
            <wp:extent cx="4876800" cy="3017067"/>
            <wp:effectExtent l="0" t="0" r="0" b="0"/>
            <wp:wrapThrough wrapText="bothSides">
              <wp:wrapPolygon edited="0">
                <wp:start x="0" y="0"/>
                <wp:lineTo x="0" y="21414"/>
                <wp:lineTo x="21516" y="21414"/>
                <wp:lineTo x="21516"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4876800" cy="3017067"/>
                    </a:xfrm>
                    <a:prstGeom prst="rect">
                      <a:avLst/>
                    </a:prstGeom>
                  </pic:spPr>
                </pic:pic>
              </a:graphicData>
            </a:graphic>
            <wp14:sizeRelH relativeFrom="page">
              <wp14:pctWidth>0</wp14:pctWidth>
            </wp14:sizeRelH>
            <wp14:sizeRelV relativeFrom="page">
              <wp14:pctHeight>0</wp14:pctHeight>
            </wp14:sizeRelV>
          </wp:anchor>
        </w:drawing>
      </w:r>
    </w:p>
    <w:p w14:paraId="49F7CD3B" w14:textId="03A3DE35" w:rsidR="00E329F1" w:rsidRDefault="00E329F1" w:rsidP="006F03DB">
      <w:pPr>
        <w:spacing w:line="276" w:lineRule="auto"/>
        <w:rPr>
          <w:ins w:id="28" w:author="Abigail Hills" w:date="2023-06-23T16:04:00Z"/>
          <w:rFonts w:ascii="Calibri" w:hAnsi="Calibri" w:cs="Calibri"/>
          <w:b/>
          <w:bCs/>
          <w:szCs w:val="24"/>
        </w:rPr>
      </w:pPr>
    </w:p>
    <w:p w14:paraId="21976504" w14:textId="77777777" w:rsidR="00E329F1" w:rsidRDefault="00E329F1" w:rsidP="006F03DB">
      <w:pPr>
        <w:spacing w:line="276" w:lineRule="auto"/>
        <w:rPr>
          <w:ins w:id="29" w:author="Abigail Hills" w:date="2023-06-23T16:04:00Z"/>
          <w:rFonts w:ascii="Calibri" w:hAnsi="Calibri" w:cs="Calibri"/>
          <w:b/>
          <w:bCs/>
          <w:szCs w:val="24"/>
        </w:rPr>
      </w:pPr>
    </w:p>
    <w:p w14:paraId="6400CBB0" w14:textId="77777777" w:rsidR="00E329F1" w:rsidRDefault="00E329F1" w:rsidP="006F03DB">
      <w:pPr>
        <w:spacing w:line="276" w:lineRule="auto"/>
        <w:rPr>
          <w:ins w:id="30" w:author="Abigail Hills" w:date="2023-06-23T16:04:00Z"/>
          <w:rFonts w:ascii="Calibri" w:hAnsi="Calibri" w:cs="Calibri"/>
          <w:b/>
          <w:bCs/>
          <w:szCs w:val="24"/>
        </w:rPr>
      </w:pPr>
    </w:p>
    <w:p w14:paraId="285AE58F" w14:textId="77777777" w:rsidR="00E329F1" w:rsidRDefault="00E329F1" w:rsidP="006F03DB">
      <w:pPr>
        <w:spacing w:line="276" w:lineRule="auto"/>
        <w:rPr>
          <w:ins w:id="31" w:author="Abigail Hills" w:date="2023-06-23T16:04:00Z"/>
          <w:rFonts w:ascii="Calibri" w:hAnsi="Calibri" w:cs="Calibri"/>
          <w:b/>
          <w:bCs/>
          <w:szCs w:val="24"/>
        </w:rPr>
      </w:pPr>
    </w:p>
    <w:p w14:paraId="60ECC136" w14:textId="77777777" w:rsidR="00E329F1" w:rsidRDefault="00E329F1" w:rsidP="006F03DB">
      <w:pPr>
        <w:spacing w:line="276" w:lineRule="auto"/>
        <w:rPr>
          <w:ins w:id="32" w:author="Abigail Hills" w:date="2023-06-23T16:04:00Z"/>
          <w:rFonts w:ascii="Calibri" w:hAnsi="Calibri" w:cs="Calibri"/>
          <w:b/>
          <w:bCs/>
          <w:szCs w:val="24"/>
        </w:rPr>
      </w:pPr>
    </w:p>
    <w:p w14:paraId="0E0AE57A" w14:textId="77777777" w:rsidR="00E329F1" w:rsidRDefault="00E329F1" w:rsidP="006F03DB">
      <w:pPr>
        <w:spacing w:line="276" w:lineRule="auto"/>
        <w:rPr>
          <w:ins w:id="33" w:author="Abigail Hills" w:date="2023-06-23T16:04:00Z"/>
          <w:rFonts w:ascii="Calibri" w:hAnsi="Calibri" w:cs="Calibri"/>
          <w:b/>
          <w:bCs/>
          <w:szCs w:val="24"/>
        </w:rPr>
      </w:pPr>
    </w:p>
    <w:p w14:paraId="7DB910D5" w14:textId="77777777" w:rsidR="00E329F1" w:rsidRDefault="00E329F1" w:rsidP="006F03DB">
      <w:pPr>
        <w:spacing w:line="276" w:lineRule="auto"/>
        <w:rPr>
          <w:ins w:id="34" w:author="Abigail Hills" w:date="2023-06-23T16:04:00Z"/>
          <w:rFonts w:ascii="Calibri" w:hAnsi="Calibri" w:cs="Calibri"/>
          <w:b/>
          <w:bCs/>
          <w:szCs w:val="24"/>
        </w:rPr>
      </w:pPr>
    </w:p>
    <w:p w14:paraId="2BDD522E" w14:textId="77777777" w:rsidR="00E329F1" w:rsidRDefault="00E329F1" w:rsidP="006F03DB">
      <w:pPr>
        <w:spacing w:line="276" w:lineRule="auto"/>
        <w:rPr>
          <w:ins w:id="35" w:author="Abigail Hills" w:date="2023-06-23T16:04:00Z"/>
          <w:rFonts w:ascii="Calibri" w:hAnsi="Calibri" w:cs="Calibri"/>
          <w:b/>
          <w:bCs/>
          <w:szCs w:val="24"/>
        </w:rPr>
      </w:pPr>
    </w:p>
    <w:p w14:paraId="32013312" w14:textId="77777777" w:rsidR="00E329F1" w:rsidRDefault="00E329F1" w:rsidP="006F03DB">
      <w:pPr>
        <w:spacing w:line="276" w:lineRule="auto"/>
        <w:rPr>
          <w:ins w:id="36" w:author="Abigail Hills" w:date="2023-06-23T16:04:00Z"/>
          <w:rFonts w:ascii="Calibri" w:hAnsi="Calibri" w:cs="Calibri"/>
          <w:b/>
          <w:bCs/>
          <w:szCs w:val="24"/>
        </w:rPr>
      </w:pPr>
    </w:p>
    <w:p w14:paraId="7CA50CC8" w14:textId="77777777" w:rsidR="00E329F1" w:rsidRDefault="00E329F1" w:rsidP="006F03DB">
      <w:pPr>
        <w:spacing w:line="276" w:lineRule="auto"/>
        <w:rPr>
          <w:ins w:id="37" w:author="Abigail Hills" w:date="2023-06-23T16:04:00Z"/>
          <w:rFonts w:ascii="Calibri" w:hAnsi="Calibri" w:cs="Calibri"/>
          <w:b/>
          <w:bCs/>
          <w:szCs w:val="24"/>
        </w:rPr>
      </w:pPr>
    </w:p>
    <w:p w14:paraId="5745E997" w14:textId="77777777" w:rsidR="00E329F1" w:rsidRDefault="00E329F1" w:rsidP="006F03DB">
      <w:pPr>
        <w:spacing w:line="276" w:lineRule="auto"/>
        <w:rPr>
          <w:ins w:id="38" w:author="Abigail Hills" w:date="2023-06-23T16:04:00Z"/>
          <w:rFonts w:ascii="Calibri" w:hAnsi="Calibri" w:cs="Calibri"/>
          <w:b/>
          <w:bCs/>
          <w:szCs w:val="24"/>
        </w:rPr>
      </w:pPr>
    </w:p>
    <w:p w14:paraId="78A28B89" w14:textId="77777777" w:rsidR="00E329F1" w:rsidRDefault="00E329F1" w:rsidP="006F03DB">
      <w:pPr>
        <w:spacing w:line="276" w:lineRule="auto"/>
        <w:rPr>
          <w:ins w:id="39" w:author="Abigail Hills" w:date="2023-06-23T16:04:00Z"/>
          <w:rFonts w:ascii="Calibri" w:hAnsi="Calibri" w:cs="Calibri"/>
          <w:b/>
          <w:bCs/>
          <w:szCs w:val="24"/>
        </w:rPr>
      </w:pPr>
    </w:p>
    <w:p w14:paraId="45FEED88" w14:textId="77777777" w:rsidR="00E329F1" w:rsidRDefault="00E329F1" w:rsidP="006F03DB">
      <w:pPr>
        <w:spacing w:line="276" w:lineRule="auto"/>
        <w:rPr>
          <w:ins w:id="40" w:author="Abigail Hills" w:date="2023-06-23T16:04:00Z"/>
          <w:rFonts w:ascii="Calibri" w:hAnsi="Calibri" w:cs="Calibri"/>
          <w:b/>
          <w:bCs/>
          <w:szCs w:val="24"/>
        </w:rPr>
      </w:pPr>
    </w:p>
    <w:p w14:paraId="721B5E0C" w14:textId="77777777" w:rsidR="00E329F1" w:rsidRDefault="00E329F1" w:rsidP="006F03DB">
      <w:pPr>
        <w:spacing w:line="276" w:lineRule="auto"/>
        <w:rPr>
          <w:ins w:id="41" w:author="Abigail Hills" w:date="2023-06-23T16:04:00Z"/>
          <w:rFonts w:ascii="Calibri" w:hAnsi="Calibri" w:cs="Calibri"/>
          <w:b/>
          <w:bCs/>
          <w:szCs w:val="24"/>
        </w:rPr>
      </w:pPr>
    </w:p>
    <w:p w14:paraId="72C63A3B" w14:textId="77777777" w:rsidR="00E329F1" w:rsidRDefault="00E329F1" w:rsidP="006F03DB">
      <w:pPr>
        <w:spacing w:line="276" w:lineRule="auto"/>
        <w:rPr>
          <w:ins w:id="42" w:author="Abigail Hills" w:date="2023-06-23T16:04:00Z"/>
          <w:rFonts w:ascii="Calibri" w:hAnsi="Calibri" w:cs="Calibri"/>
          <w:b/>
          <w:bCs/>
          <w:szCs w:val="24"/>
        </w:rPr>
      </w:pPr>
    </w:p>
    <w:p w14:paraId="381C7695" w14:textId="2F08F15E" w:rsidR="006F03DB" w:rsidRDefault="006F03DB" w:rsidP="009C7A91">
      <w:pPr>
        <w:pStyle w:val="Heading2"/>
        <w:rPr>
          <w:ins w:id="43" w:author="Abigail Hills" w:date="2023-06-23T16:05:00Z"/>
          <w:b/>
          <w:bCs/>
        </w:rPr>
      </w:pPr>
      <w:bookmarkStart w:id="44" w:name="_Toc138430621"/>
      <w:r w:rsidRPr="00EF30EB">
        <w:rPr>
          <w:b/>
          <w:bCs/>
        </w:rPr>
        <w:t xml:space="preserve">The </w:t>
      </w:r>
      <w:r w:rsidR="009C7A91">
        <w:rPr>
          <w:b/>
          <w:bCs/>
        </w:rPr>
        <w:t>C</w:t>
      </w:r>
      <w:r w:rsidRPr="00EF30EB">
        <w:rPr>
          <w:b/>
          <w:bCs/>
        </w:rPr>
        <w:t xml:space="preserve">oncept of Psychological </w:t>
      </w:r>
      <w:r w:rsidR="009C7A91">
        <w:rPr>
          <w:b/>
          <w:bCs/>
        </w:rPr>
        <w:t>S</w:t>
      </w:r>
      <w:r w:rsidRPr="00EF30EB">
        <w:rPr>
          <w:b/>
          <w:bCs/>
        </w:rPr>
        <w:t>hame</w:t>
      </w:r>
      <w:bookmarkEnd w:id="44"/>
    </w:p>
    <w:p w14:paraId="27562463" w14:textId="77777777" w:rsidR="009C7A91" w:rsidRPr="009C7A91" w:rsidRDefault="009C7A91" w:rsidP="00EF30EB"/>
    <w:p w14:paraId="36FE15C9" w14:textId="683104DF" w:rsidR="006F03DB" w:rsidRPr="006F03DB" w:rsidRDefault="006F03DB" w:rsidP="00EF30EB">
      <w:pPr>
        <w:spacing w:line="276" w:lineRule="auto"/>
        <w:jc w:val="both"/>
        <w:rPr>
          <w:rFonts w:ascii="Calibri" w:hAnsi="Calibri" w:cs="Calibri"/>
          <w:szCs w:val="24"/>
        </w:rPr>
      </w:pPr>
      <w:r w:rsidRPr="006F03DB">
        <w:rPr>
          <w:rFonts w:ascii="Calibri" w:hAnsi="Calibri" w:cs="Calibri"/>
          <w:szCs w:val="24"/>
        </w:rPr>
        <w:t>In psychological terms, shame is a complex and powerful emotion that arises when an individual perceives themselves as flawed, inadequate, or unworthy in some way</w:t>
      </w:r>
      <w:ins w:id="45" w:author="Abigail Hills" w:date="2023-06-23T16:06:00Z">
        <w:r w:rsidR="005808B8">
          <w:rPr>
            <w:rFonts w:ascii="Calibri" w:hAnsi="Calibri" w:cs="Calibri"/>
            <w:szCs w:val="24"/>
          </w:rPr>
          <w:t xml:space="preserve"> </w:t>
        </w:r>
        <w:r w:rsidR="005808B8" w:rsidRPr="00EF30EB">
          <w:rPr>
            <w:rFonts w:ascii="Calibri" w:hAnsi="Calibri" w:cs="Calibri"/>
            <w:szCs w:val="24"/>
            <w:highlight w:val="yellow"/>
          </w:rPr>
          <w:t>(REF?)</w:t>
        </w:r>
      </w:ins>
      <w:r w:rsidRPr="00EF30EB">
        <w:rPr>
          <w:rFonts w:ascii="Calibri" w:hAnsi="Calibri" w:cs="Calibri"/>
          <w:szCs w:val="24"/>
          <w:highlight w:val="yellow"/>
        </w:rPr>
        <w:t>.</w:t>
      </w:r>
      <w:r w:rsidRPr="006F03DB">
        <w:rPr>
          <w:rFonts w:ascii="Calibri" w:hAnsi="Calibri" w:cs="Calibri"/>
          <w:szCs w:val="24"/>
        </w:rPr>
        <w:t xml:space="preserve"> It is important to </w:t>
      </w:r>
      <w:r w:rsidRPr="006F03DB">
        <w:rPr>
          <w:rFonts w:ascii="Calibri" w:hAnsi="Calibri" w:cs="Calibri"/>
          <w:szCs w:val="24"/>
        </w:rPr>
        <w:lastRenderedPageBreak/>
        <w:t>differentiate this concept of shame from the common use of the word, which often refers to feelings of embarrassment or discomfort.</w:t>
      </w:r>
    </w:p>
    <w:p w14:paraId="4C9689D3" w14:textId="77777777" w:rsidR="006F03DB" w:rsidRPr="006F03DB" w:rsidRDefault="006F03DB" w:rsidP="006F03DB">
      <w:pPr>
        <w:spacing w:line="276" w:lineRule="auto"/>
        <w:rPr>
          <w:rFonts w:ascii="Calibri" w:hAnsi="Calibri" w:cs="Calibri"/>
          <w:szCs w:val="24"/>
        </w:rPr>
      </w:pPr>
    </w:p>
    <w:p w14:paraId="46323A45" w14:textId="38038F1D" w:rsidR="006F03DB" w:rsidRPr="006F03DB" w:rsidRDefault="006F03DB" w:rsidP="00EF30EB">
      <w:pPr>
        <w:spacing w:line="276" w:lineRule="auto"/>
        <w:jc w:val="both"/>
        <w:rPr>
          <w:rFonts w:ascii="Calibri" w:hAnsi="Calibri" w:cs="Calibri"/>
          <w:szCs w:val="24"/>
        </w:rPr>
      </w:pPr>
      <w:r w:rsidRPr="006F03DB">
        <w:rPr>
          <w:rFonts w:ascii="Calibri" w:hAnsi="Calibri" w:cs="Calibri"/>
          <w:szCs w:val="24"/>
        </w:rPr>
        <w:t>Psychological shame goes beyond mere embarrassment; it involves a deep sense of self-criticism and self-condemnation. People experiencing shame often feel exposed, vulnerable, and fundamentally flawed, leading to a desire to hide or withdraw from social situations. This emotion can be triggered by real or imagined transgressions, as well as by the fear of being judged or rejected by others.</w:t>
      </w:r>
    </w:p>
    <w:p w14:paraId="0FF24202" w14:textId="77777777" w:rsidR="006F03DB" w:rsidRPr="006F03DB" w:rsidRDefault="006F03DB" w:rsidP="006F03DB">
      <w:pPr>
        <w:spacing w:line="276" w:lineRule="auto"/>
        <w:rPr>
          <w:rFonts w:ascii="Calibri" w:hAnsi="Calibri" w:cs="Calibri"/>
          <w:szCs w:val="24"/>
        </w:rPr>
      </w:pPr>
    </w:p>
    <w:p w14:paraId="5BDB1181" w14:textId="77777777" w:rsidR="006F03DB" w:rsidRPr="006F03DB" w:rsidRDefault="006F03DB" w:rsidP="00EF30EB">
      <w:pPr>
        <w:spacing w:line="276" w:lineRule="auto"/>
        <w:jc w:val="both"/>
        <w:rPr>
          <w:rFonts w:ascii="Calibri" w:hAnsi="Calibri" w:cs="Calibri"/>
          <w:szCs w:val="24"/>
        </w:rPr>
      </w:pPr>
      <w:r w:rsidRPr="006F03DB">
        <w:rPr>
          <w:rFonts w:ascii="Calibri" w:hAnsi="Calibri" w:cs="Calibri"/>
          <w:szCs w:val="24"/>
        </w:rPr>
        <w:t xml:space="preserve">Shame can have a significant impact on an individual's mental health, self-esteem, and interpersonal relationships. It can lead to feelings of isolation, depression, and anxiety, as well as contribute to maladaptive coping strategies such as self-harm or substance abuse. Understanding the </w:t>
      </w:r>
      <w:r w:rsidRPr="006F03DB">
        <w:rPr>
          <w:rFonts w:ascii="Calibri" w:hAnsi="Calibri" w:cs="Calibri"/>
          <w:szCs w:val="24"/>
        </w:rPr>
        <w:lastRenderedPageBreak/>
        <w:t>psychological concept of shame is essential for developing effective interventions and support strategies to help individuals manage and overcome this emotion.</w:t>
      </w:r>
    </w:p>
    <w:p w14:paraId="47D207B3" w14:textId="1AAFDCEC" w:rsidR="006F03DB" w:rsidRPr="006F03DB" w:rsidRDefault="006F03DB" w:rsidP="006F03DB">
      <w:pPr>
        <w:spacing w:line="276" w:lineRule="auto"/>
        <w:rPr>
          <w:rFonts w:ascii="Calibri" w:hAnsi="Calibri" w:cs="Calibri"/>
          <w:szCs w:val="24"/>
        </w:rPr>
      </w:pPr>
    </w:p>
    <w:p w14:paraId="6E00F1B1" w14:textId="54B6E40D" w:rsidR="00B21AF1" w:rsidRPr="00EF30EB" w:rsidRDefault="00B21AF1" w:rsidP="00EF30EB">
      <w:pPr>
        <w:pStyle w:val="Heading2"/>
        <w:rPr>
          <w:b/>
          <w:bCs/>
        </w:rPr>
      </w:pPr>
      <w:bookmarkStart w:id="46" w:name="_Toc138430622"/>
      <w:r w:rsidRPr="00EF30EB">
        <w:rPr>
          <w:b/>
          <w:bCs/>
        </w:rPr>
        <w:t>Nathanson's Compass of Shame</w:t>
      </w:r>
      <w:bookmarkEnd w:id="46"/>
    </w:p>
    <w:p w14:paraId="5B2D0335" w14:textId="77777777" w:rsidR="00B21AF1" w:rsidRPr="006F03DB" w:rsidRDefault="00B21AF1" w:rsidP="00B21AF1">
      <w:pPr>
        <w:spacing w:line="276" w:lineRule="auto"/>
        <w:rPr>
          <w:rFonts w:ascii="Calibri" w:hAnsi="Calibri" w:cs="Calibri"/>
          <w:b/>
          <w:bCs/>
          <w:szCs w:val="24"/>
        </w:rPr>
      </w:pPr>
    </w:p>
    <w:p w14:paraId="35450232" w14:textId="2F2E89EC" w:rsidR="00B21AF1" w:rsidRDefault="00B21AF1" w:rsidP="00EF30EB">
      <w:pPr>
        <w:spacing w:line="276" w:lineRule="auto"/>
        <w:jc w:val="both"/>
        <w:rPr>
          <w:rFonts w:ascii="Calibri" w:hAnsi="Calibri" w:cs="Calibri"/>
          <w:szCs w:val="24"/>
        </w:rPr>
      </w:pPr>
      <w:r w:rsidRPr="006F03DB">
        <w:rPr>
          <w:rFonts w:ascii="Calibri" w:hAnsi="Calibri" w:cs="Calibri"/>
          <w:szCs w:val="24"/>
        </w:rPr>
        <w:t>Donald Nathanson, an American psychiatrist, expanded on Tompkins' affect theory by developing the concept of the’ compass of shame’</w:t>
      </w:r>
      <w:r>
        <w:rPr>
          <w:rFonts w:ascii="Calibri" w:hAnsi="Calibri" w:cs="Calibri"/>
          <w:szCs w:val="24"/>
        </w:rPr>
        <w:t>(</w:t>
      </w:r>
      <w:r w:rsidRPr="00EF30EB">
        <w:rPr>
          <w:rFonts w:ascii="Calibri" w:hAnsi="Calibri" w:cs="Calibri"/>
          <w:szCs w:val="24"/>
          <w:highlight w:val="yellow"/>
        </w:rPr>
        <w:t>INSERT REF</w:t>
      </w:r>
      <w:r>
        <w:rPr>
          <w:rFonts w:ascii="Calibri" w:hAnsi="Calibri" w:cs="Calibri"/>
          <w:szCs w:val="24"/>
        </w:rPr>
        <w:t>)</w:t>
      </w:r>
      <w:r w:rsidRPr="006F03DB">
        <w:rPr>
          <w:rFonts w:ascii="Calibri" w:hAnsi="Calibri" w:cs="Calibri"/>
          <w:szCs w:val="24"/>
        </w:rPr>
        <w:t>. This model describes four common ways in which individuals respond to feelings of shame: withdrawal, avoidance, attack self, and attack others. According to Nathanson, these responses represent maladaptive coping mechanisms that individuals employ to manage their shame. By identifying and understanding a person's shame responses, interventions can be developed to promote healthier ways of coping with and addressing feelings of shame, ultimately improving their emotional well-being and social functioning.</w:t>
      </w:r>
    </w:p>
    <w:p w14:paraId="33720B69" w14:textId="2B38298F" w:rsidR="00B21AF1" w:rsidRDefault="00B21AF1" w:rsidP="00B21AF1">
      <w:pPr>
        <w:spacing w:line="276" w:lineRule="auto"/>
        <w:rPr>
          <w:rFonts w:ascii="Calibri" w:hAnsi="Calibri" w:cs="Calibri"/>
          <w:szCs w:val="24"/>
        </w:rPr>
      </w:pPr>
    </w:p>
    <w:p w14:paraId="3957B3C3" w14:textId="211EDC76" w:rsidR="006F03DB" w:rsidRDefault="006F03DB" w:rsidP="006F03DB">
      <w:pPr>
        <w:spacing w:line="276" w:lineRule="auto"/>
        <w:rPr>
          <w:rFonts w:ascii="Calibri" w:hAnsi="Calibri" w:cs="Calibri"/>
          <w:b/>
          <w:bCs/>
          <w:szCs w:val="24"/>
        </w:rPr>
      </w:pPr>
    </w:p>
    <w:p w14:paraId="076EF8CC" w14:textId="249F1CE8" w:rsidR="006F03DB" w:rsidRDefault="004E1333" w:rsidP="006F03DB">
      <w:pPr>
        <w:spacing w:line="276" w:lineRule="auto"/>
        <w:rPr>
          <w:rFonts w:ascii="Calibri" w:hAnsi="Calibri" w:cs="Calibri"/>
          <w:b/>
          <w:bCs/>
          <w:szCs w:val="24"/>
        </w:rPr>
      </w:pPr>
      <w:r>
        <w:rPr>
          <w:rFonts w:ascii="Calibri" w:hAnsi="Calibri" w:cs="Calibri"/>
          <w:noProof/>
          <w:szCs w:val="24"/>
        </w:rPr>
        <w:drawing>
          <wp:anchor distT="0" distB="0" distL="114300" distR="114300" simplePos="0" relativeHeight="251662336" behindDoc="0" locked="0" layoutInCell="1" allowOverlap="1" wp14:anchorId="60D73214" wp14:editId="6C087EC1">
            <wp:simplePos x="0" y="0"/>
            <wp:positionH relativeFrom="column">
              <wp:posOffset>680720</wp:posOffset>
            </wp:positionH>
            <wp:positionV relativeFrom="paragraph">
              <wp:posOffset>209693</wp:posOffset>
            </wp:positionV>
            <wp:extent cx="4613421" cy="3695700"/>
            <wp:effectExtent l="0" t="0" r="0" b="0"/>
            <wp:wrapThrough wrapText="bothSides">
              <wp:wrapPolygon edited="0">
                <wp:start x="0" y="0"/>
                <wp:lineTo x="0" y="21489"/>
                <wp:lineTo x="21496" y="21489"/>
                <wp:lineTo x="21496" y="0"/>
                <wp:lineTo x="0" y="0"/>
              </wp:wrapPolygon>
            </wp:wrapThrough>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13421" cy="3695700"/>
                    </a:xfrm>
                    <a:prstGeom prst="rect">
                      <a:avLst/>
                    </a:prstGeom>
                    <a:noFill/>
                  </pic:spPr>
                </pic:pic>
              </a:graphicData>
            </a:graphic>
            <wp14:sizeRelH relativeFrom="page">
              <wp14:pctWidth>0</wp14:pctWidth>
            </wp14:sizeRelH>
            <wp14:sizeRelV relativeFrom="page">
              <wp14:pctHeight>0</wp14:pctHeight>
            </wp14:sizeRelV>
          </wp:anchor>
        </w:drawing>
      </w:r>
    </w:p>
    <w:p w14:paraId="2F63AB69" w14:textId="626ED614" w:rsidR="006F03DB" w:rsidRDefault="006F03DB" w:rsidP="006F03DB">
      <w:pPr>
        <w:spacing w:line="276" w:lineRule="auto"/>
        <w:rPr>
          <w:rFonts w:ascii="Calibri" w:hAnsi="Calibri" w:cs="Calibri"/>
          <w:b/>
          <w:bCs/>
          <w:szCs w:val="24"/>
        </w:rPr>
      </w:pPr>
    </w:p>
    <w:p w14:paraId="0F1F5CA8" w14:textId="77777777" w:rsidR="006F03DB" w:rsidRDefault="006F03DB" w:rsidP="006F03DB">
      <w:pPr>
        <w:spacing w:line="276" w:lineRule="auto"/>
        <w:rPr>
          <w:rFonts w:ascii="Calibri" w:hAnsi="Calibri" w:cs="Calibri"/>
          <w:b/>
          <w:bCs/>
          <w:szCs w:val="24"/>
        </w:rPr>
      </w:pPr>
    </w:p>
    <w:p w14:paraId="441ACCF7" w14:textId="77777777" w:rsidR="006F03DB" w:rsidRDefault="006F03DB" w:rsidP="006F03DB">
      <w:pPr>
        <w:spacing w:line="276" w:lineRule="auto"/>
        <w:rPr>
          <w:rFonts w:ascii="Calibri" w:hAnsi="Calibri" w:cs="Calibri"/>
          <w:b/>
          <w:bCs/>
          <w:szCs w:val="24"/>
        </w:rPr>
      </w:pPr>
    </w:p>
    <w:p w14:paraId="5777F5F0" w14:textId="77777777" w:rsidR="006F03DB" w:rsidRDefault="006F03DB" w:rsidP="006F03DB">
      <w:pPr>
        <w:spacing w:line="276" w:lineRule="auto"/>
        <w:rPr>
          <w:rFonts w:ascii="Calibri" w:hAnsi="Calibri" w:cs="Calibri"/>
          <w:b/>
          <w:bCs/>
          <w:szCs w:val="24"/>
        </w:rPr>
      </w:pPr>
    </w:p>
    <w:p w14:paraId="41C0B526" w14:textId="77777777" w:rsidR="006F03DB" w:rsidRDefault="006F03DB" w:rsidP="006F03DB">
      <w:pPr>
        <w:spacing w:line="276" w:lineRule="auto"/>
        <w:rPr>
          <w:rFonts w:ascii="Calibri" w:hAnsi="Calibri" w:cs="Calibri"/>
          <w:b/>
          <w:bCs/>
          <w:szCs w:val="24"/>
        </w:rPr>
      </w:pPr>
    </w:p>
    <w:p w14:paraId="20E67976" w14:textId="77777777" w:rsidR="006F03DB" w:rsidRDefault="006F03DB" w:rsidP="006F03DB">
      <w:pPr>
        <w:spacing w:line="276" w:lineRule="auto"/>
        <w:rPr>
          <w:rFonts w:ascii="Calibri" w:hAnsi="Calibri" w:cs="Calibri"/>
          <w:b/>
          <w:bCs/>
          <w:szCs w:val="24"/>
        </w:rPr>
      </w:pPr>
    </w:p>
    <w:p w14:paraId="3FA566D7" w14:textId="77777777" w:rsidR="006F03DB" w:rsidRDefault="006F03DB" w:rsidP="006F03DB">
      <w:pPr>
        <w:spacing w:line="276" w:lineRule="auto"/>
        <w:rPr>
          <w:rFonts w:ascii="Calibri" w:hAnsi="Calibri" w:cs="Calibri"/>
          <w:b/>
          <w:bCs/>
          <w:szCs w:val="24"/>
        </w:rPr>
      </w:pPr>
    </w:p>
    <w:p w14:paraId="5BFC04AB" w14:textId="77777777" w:rsidR="006F03DB" w:rsidRDefault="006F03DB" w:rsidP="006F03DB">
      <w:pPr>
        <w:spacing w:line="276" w:lineRule="auto"/>
        <w:rPr>
          <w:rFonts w:ascii="Calibri" w:hAnsi="Calibri" w:cs="Calibri"/>
          <w:b/>
          <w:bCs/>
          <w:szCs w:val="24"/>
        </w:rPr>
      </w:pPr>
    </w:p>
    <w:p w14:paraId="74842A8D" w14:textId="77777777" w:rsidR="006F03DB" w:rsidRDefault="006F03DB" w:rsidP="006F03DB">
      <w:pPr>
        <w:spacing w:line="276" w:lineRule="auto"/>
        <w:rPr>
          <w:rFonts w:ascii="Calibri" w:hAnsi="Calibri" w:cs="Calibri"/>
          <w:b/>
          <w:bCs/>
          <w:szCs w:val="24"/>
        </w:rPr>
      </w:pPr>
    </w:p>
    <w:p w14:paraId="69503F73" w14:textId="77777777" w:rsidR="006F03DB" w:rsidRDefault="006F03DB" w:rsidP="006F03DB">
      <w:pPr>
        <w:spacing w:line="276" w:lineRule="auto"/>
        <w:rPr>
          <w:ins w:id="47" w:author="Abigail Hills" w:date="2023-06-23T16:08:00Z"/>
          <w:rFonts w:ascii="Calibri" w:hAnsi="Calibri" w:cs="Calibri"/>
          <w:b/>
          <w:bCs/>
          <w:szCs w:val="24"/>
        </w:rPr>
      </w:pPr>
    </w:p>
    <w:p w14:paraId="08AB772A" w14:textId="77777777" w:rsidR="004E1333" w:rsidRDefault="004E1333" w:rsidP="006F03DB">
      <w:pPr>
        <w:spacing w:line="276" w:lineRule="auto"/>
        <w:rPr>
          <w:ins w:id="48" w:author="Abigail Hills" w:date="2023-06-23T16:08:00Z"/>
          <w:rFonts w:ascii="Calibri" w:hAnsi="Calibri" w:cs="Calibri"/>
          <w:b/>
          <w:bCs/>
          <w:szCs w:val="24"/>
        </w:rPr>
      </w:pPr>
    </w:p>
    <w:p w14:paraId="06364299" w14:textId="77777777" w:rsidR="004E1333" w:rsidRDefault="004E1333" w:rsidP="006F03DB">
      <w:pPr>
        <w:spacing w:line="276" w:lineRule="auto"/>
        <w:rPr>
          <w:ins w:id="49" w:author="Abigail Hills" w:date="2023-06-23T16:08:00Z"/>
          <w:rFonts w:ascii="Calibri" w:hAnsi="Calibri" w:cs="Calibri"/>
          <w:b/>
          <w:bCs/>
          <w:szCs w:val="24"/>
        </w:rPr>
      </w:pPr>
    </w:p>
    <w:p w14:paraId="45A877B7" w14:textId="77777777" w:rsidR="004E1333" w:rsidRDefault="004E1333" w:rsidP="006F03DB">
      <w:pPr>
        <w:spacing w:line="276" w:lineRule="auto"/>
        <w:rPr>
          <w:ins w:id="50" w:author="Abigail Hills" w:date="2023-06-23T16:08:00Z"/>
          <w:rFonts w:ascii="Calibri" w:hAnsi="Calibri" w:cs="Calibri"/>
          <w:b/>
          <w:bCs/>
          <w:szCs w:val="24"/>
        </w:rPr>
      </w:pPr>
    </w:p>
    <w:p w14:paraId="7833D8AD" w14:textId="77777777" w:rsidR="004E1333" w:rsidRDefault="004E1333" w:rsidP="006F03DB">
      <w:pPr>
        <w:spacing w:line="276" w:lineRule="auto"/>
        <w:rPr>
          <w:ins w:id="51" w:author="Abigail Hills" w:date="2023-06-23T16:08:00Z"/>
          <w:rFonts w:ascii="Calibri" w:hAnsi="Calibri" w:cs="Calibri"/>
          <w:b/>
          <w:bCs/>
          <w:szCs w:val="24"/>
        </w:rPr>
      </w:pPr>
    </w:p>
    <w:p w14:paraId="785F7EDA" w14:textId="77777777" w:rsidR="004E1333" w:rsidRDefault="004E1333" w:rsidP="006F03DB">
      <w:pPr>
        <w:spacing w:line="276" w:lineRule="auto"/>
        <w:rPr>
          <w:ins w:id="52" w:author="Abigail Hills" w:date="2023-06-23T16:08:00Z"/>
          <w:rFonts w:ascii="Calibri" w:hAnsi="Calibri" w:cs="Calibri"/>
          <w:b/>
          <w:bCs/>
          <w:szCs w:val="24"/>
        </w:rPr>
      </w:pPr>
    </w:p>
    <w:p w14:paraId="1E10CDAE" w14:textId="77777777" w:rsidR="004E1333" w:rsidRDefault="004E1333" w:rsidP="006F03DB">
      <w:pPr>
        <w:spacing w:line="276" w:lineRule="auto"/>
        <w:rPr>
          <w:ins w:id="53" w:author="Abigail Hills" w:date="2023-06-23T16:08:00Z"/>
          <w:rFonts w:ascii="Calibri" w:hAnsi="Calibri" w:cs="Calibri"/>
          <w:b/>
          <w:bCs/>
          <w:szCs w:val="24"/>
        </w:rPr>
      </w:pPr>
    </w:p>
    <w:p w14:paraId="409433B9" w14:textId="77777777" w:rsidR="004E1333" w:rsidRDefault="004E1333" w:rsidP="006F03DB">
      <w:pPr>
        <w:spacing w:line="276" w:lineRule="auto"/>
        <w:rPr>
          <w:ins w:id="54" w:author="Abigail Hills" w:date="2023-06-23T16:08:00Z"/>
          <w:rFonts w:ascii="Calibri" w:hAnsi="Calibri" w:cs="Calibri"/>
          <w:b/>
          <w:bCs/>
          <w:szCs w:val="24"/>
        </w:rPr>
      </w:pPr>
    </w:p>
    <w:p w14:paraId="4E45C911" w14:textId="77777777" w:rsidR="004E1333" w:rsidRDefault="004E1333" w:rsidP="006F03DB">
      <w:pPr>
        <w:spacing w:line="276" w:lineRule="auto"/>
        <w:rPr>
          <w:ins w:id="55" w:author="Abigail Hills" w:date="2023-06-23T16:08:00Z"/>
          <w:rFonts w:ascii="Calibri" w:hAnsi="Calibri" w:cs="Calibri"/>
          <w:b/>
          <w:bCs/>
          <w:szCs w:val="24"/>
        </w:rPr>
      </w:pPr>
    </w:p>
    <w:p w14:paraId="4A95AD50" w14:textId="77777777" w:rsidR="004E1333" w:rsidRDefault="004E1333" w:rsidP="006F03DB">
      <w:pPr>
        <w:spacing w:line="276" w:lineRule="auto"/>
        <w:rPr>
          <w:ins w:id="56" w:author="Abigail Hills" w:date="2023-06-23T16:08:00Z"/>
          <w:rFonts w:ascii="Calibri" w:hAnsi="Calibri" w:cs="Calibri"/>
          <w:b/>
          <w:bCs/>
          <w:szCs w:val="24"/>
        </w:rPr>
      </w:pPr>
    </w:p>
    <w:p w14:paraId="45A926F1" w14:textId="77777777" w:rsidR="004E1333" w:rsidRDefault="004E1333" w:rsidP="006F03DB">
      <w:pPr>
        <w:spacing w:line="276" w:lineRule="auto"/>
        <w:rPr>
          <w:ins w:id="57" w:author="Abigail Hills" w:date="2023-06-23T16:08:00Z"/>
          <w:rFonts w:ascii="Calibri" w:hAnsi="Calibri" w:cs="Calibri"/>
          <w:b/>
          <w:bCs/>
          <w:szCs w:val="24"/>
        </w:rPr>
      </w:pPr>
    </w:p>
    <w:p w14:paraId="46D61345" w14:textId="77777777" w:rsidR="004E1333" w:rsidRDefault="004E1333" w:rsidP="006F03DB">
      <w:pPr>
        <w:spacing w:line="276" w:lineRule="auto"/>
        <w:rPr>
          <w:rFonts w:ascii="Calibri" w:hAnsi="Calibri" w:cs="Calibri"/>
          <w:b/>
          <w:bCs/>
          <w:szCs w:val="24"/>
        </w:rPr>
      </w:pPr>
    </w:p>
    <w:p w14:paraId="5F8E8AB6" w14:textId="77777777" w:rsidR="006F03DB" w:rsidRDefault="006F03DB" w:rsidP="006F03DB">
      <w:pPr>
        <w:spacing w:line="276" w:lineRule="auto"/>
        <w:rPr>
          <w:rFonts w:ascii="Calibri" w:hAnsi="Calibri" w:cs="Calibri"/>
          <w:b/>
          <w:bCs/>
          <w:szCs w:val="24"/>
        </w:rPr>
      </w:pPr>
    </w:p>
    <w:p w14:paraId="2D52C3C9" w14:textId="36F9F0A6" w:rsidR="000915E9" w:rsidRPr="00D3371E" w:rsidRDefault="006F03DB" w:rsidP="00D3371E">
      <w:pPr>
        <w:pStyle w:val="Heading2"/>
        <w:rPr>
          <w:b/>
          <w:bCs/>
        </w:rPr>
      </w:pPr>
      <w:bookmarkStart w:id="58" w:name="_Toc138430623"/>
      <w:r w:rsidRPr="00D3371E">
        <w:rPr>
          <w:b/>
          <w:bCs/>
        </w:rPr>
        <w:t>The Central Executive</w:t>
      </w:r>
      <w:bookmarkEnd w:id="58"/>
    </w:p>
    <w:p w14:paraId="3C9AB3DC" w14:textId="77777777" w:rsidR="00D3371E" w:rsidRPr="00D3371E" w:rsidRDefault="00D3371E" w:rsidP="00D3371E">
      <w:pPr>
        <w:spacing w:line="276" w:lineRule="auto"/>
        <w:rPr>
          <w:rFonts w:ascii="Calibri" w:hAnsi="Calibri" w:cs="Calibri"/>
          <w:szCs w:val="24"/>
        </w:rPr>
      </w:pPr>
      <w:r w:rsidRPr="00D3371E">
        <w:rPr>
          <w:rFonts w:ascii="Calibri" w:hAnsi="Calibri" w:cs="Calibri"/>
          <w:szCs w:val="24"/>
        </w:rPr>
        <w:t>The concept of the Central Executive in our framework is derived from affective psychology. The Central Executive refers to our innate psychological programming, which acts as an internal guiding mechanism. It leads us towards experiences that stimulate interest and bring about joy, fostering positive affect and promoting our engagement with the world. This process is largely driven by our inherent curiosity and the need for intellectual growth, prompting us to engage in meaningful interactions and learning experiences.</w:t>
      </w:r>
    </w:p>
    <w:p w14:paraId="15F2C86E" w14:textId="77777777" w:rsidR="00D3371E" w:rsidRPr="00D3371E" w:rsidRDefault="00D3371E" w:rsidP="00D3371E">
      <w:pPr>
        <w:spacing w:line="276" w:lineRule="auto"/>
        <w:rPr>
          <w:rFonts w:ascii="Calibri" w:hAnsi="Calibri" w:cs="Calibri"/>
          <w:szCs w:val="24"/>
        </w:rPr>
      </w:pPr>
    </w:p>
    <w:p w14:paraId="56CD2A41" w14:textId="1DFFDEB5" w:rsidR="006F03DB" w:rsidRPr="00D3371E" w:rsidRDefault="00D3371E" w:rsidP="00D3371E">
      <w:pPr>
        <w:spacing w:line="276" w:lineRule="auto"/>
        <w:rPr>
          <w:rFonts w:ascii="Calibri" w:hAnsi="Calibri" w:cs="Calibri"/>
          <w:szCs w:val="24"/>
        </w:rPr>
      </w:pPr>
      <w:r w:rsidRPr="00D3371E">
        <w:rPr>
          <w:rFonts w:ascii="Calibri" w:hAnsi="Calibri" w:cs="Calibri"/>
          <w:szCs w:val="24"/>
        </w:rPr>
        <w:t xml:space="preserve">However, any impediment to this natural programming, such as negative affect scripts or emotional barriers, triggers negative </w:t>
      </w:r>
      <w:proofErr w:type="spellStart"/>
      <w:r w:rsidRPr="00D3371E">
        <w:rPr>
          <w:rFonts w:ascii="Calibri" w:hAnsi="Calibri" w:cs="Calibri"/>
          <w:szCs w:val="24"/>
        </w:rPr>
        <w:t>affects</w:t>
      </w:r>
      <w:proofErr w:type="spellEnd"/>
      <w:r w:rsidRPr="00D3371E">
        <w:rPr>
          <w:rFonts w:ascii="Calibri" w:hAnsi="Calibri" w:cs="Calibri"/>
          <w:szCs w:val="24"/>
        </w:rPr>
        <w:t xml:space="preserve">. Consequently, it prompts the Central Executive to engage in coping mechanisms, potentially leading to maladaptive coping scripts if these negative </w:t>
      </w:r>
      <w:proofErr w:type="spellStart"/>
      <w:r w:rsidRPr="00D3371E">
        <w:rPr>
          <w:rFonts w:ascii="Calibri" w:hAnsi="Calibri" w:cs="Calibri"/>
          <w:szCs w:val="24"/>
        </w:rPr>
        <w:t>affects</w:t>
      </w:r>
      <w:proofErr w:type="spellEnd"/>
      <w:r w:rsidRPr="00D3371E">
        <w:rPr>
          <w:rFonts w:ascii="Calibri" w:hAnsi="Calibri" w:cs="Calibri"/>
          <w:szCs w:val="24"/>
        </w:rPr>
        <w:t xml:space="preserve"> </w:t>
      </w:r>
      <w:r w:rsidRPr="00D3371E">
        <w:rPr>
          <w:rFonts w:ascii="Calibri" w:hAnsi="Calibri" w:cs="Calibri"/>
          <w:szCs w:val="24"/>
        </w:rPr>
        <w:lastRenderedPageBreak/>
        <w:t>are not appropriately addressed. Understanding the Central Executive's role is crucial to comprehend how our emotional experiences guide our behaviours and responses.</w:t>
      </w:r>
    </w:p>
    <w:p w14:paraId="522F0076" w14:textId="1816E27C" w:rsidR="006F03DB" w:rsidRDefault="004E1333" w:rsidP="006F03DB">
      <w:pPr>
        <w:spacing w:line="276" w:lineRule="auto"/>
        <w:rPr>
          <w:rFonts w:ascii="Calibri" w:hAnsi="Calibri" w:cs="Calibri"/>
          <w:b/>
          <w:bCs/>
          <w:szCs w:val="24"/>
        </w:rPr>
      </w:pPr>
      <w:r>
        <w:rPr>
          <w:rFonts w:ascii="Calibri" w:hAnsi="Calibri" w:cs="Calibri"/>
          <w:b/>
          <w:bCs/>
          <w:noProof/>
          <w:szCs w:val="24"/>
        </w:rPr>
        <w:drawing>
          <wp:anchor distT="0" distB="0" distL="114300" distR="114300" simplePos="0" relativeHeight="251663360" behindDoc="0" locked="0" layoutInCell="1" allowOverlap="1" wp14:anchorId="42A6DF5F" wp14:editId="4C74BD5D">
            <wp:simplePos x="0" y="0"/>
            <wp:positionH relativeFrom="column">
              <wp:posOffset>-46653</wp:posOffset>
            </wp:positionH>
            <wp:positionV relativeFrom="paragraph">
              <wp:posOffset>355172</wp:posOffset>
            </wp:positionV>
            <wp:extent cx="5705475" cy="3682069"/>
            <wp:effectExtent l="0" t="0" r="0" b="0"/>
            <wp:wrapThrough wrapText="bothSides">
              <wp:wrapPolygon edited="0">
                <wp:start x="0" y="0"/>
                <wp:lineTo x="0" y="21458"/>
                <wp:lineTo x="21492" y="21458"/>
                <wp:lineTo x="21492" y="0"/>
                <wp:lineTo x="0" y="0"/>
              </wp:wrapPolygon>
            </wp:wrapThrough>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05475" cy="3682069"/>
                    </a:xfrm>
                    <a:prstGeom prst="rect">
                      <a:avLst/>
                    </a:prstGeom>
                    <a:noFill/>
                  </pic:spPr>
                </pic:pic>
              </a:graphicData>
            </a:graphic>
            <wp14:sizeRelH relativeFrom="page">
              <wp14:pctWidth>0</wp14:pctWidth>
            </wp14:sizeRelH>
            <wp14:sizeRelV relativeFrom="page">
              <wp14:pctHeight>0</wp14:pctHeight>
            </wp14:sizeRelV>
          </wp:anchor>
        </w:drawing>
      </w:r>
    </w:p>
    <w:p w14:paraId="74ACED12" w14:textId="12A3AD30" w:rsidR="006F03DB" w:rsidRPr="006F03DB" w:rsidRDefault="006F03DB" w:rsidP="006F03DB">
      <w:pPr>
        <w:spacing w:line="276" w:lineRule="auto"/>
        <w:rPr>
          <w:rFonts w:ascii="Calibri" w:hAnsi="Calibri" w:cs="Calibri"/>
          <w:szCs w:val="24"/>
        </w:rPr>
      </w:pPr>
    </w:p>
    <w:p w14:paraId="33680065" w14:textId="7A550105" w:rsidR="00955AB2" w:rsidRDefault="00FD246D" w:rsidP="006F03DB">
      <w:pPr>
        <w:spacing w:line="276" w:lineRule="auto"/>
        <w:jc w:val="center"/>
        <w:rPr>
          <w:rFonts w:ascii="Calibri" w:hAnsi="Calibri" w:cs="Calibri"/>
          <w:szCs w:val="24"/>
        </w:rPr>
      </w:pPr>
      <w:r>
        <w:rPr>
          <w:rFonts w:ascii="Calibri" w:hAnsi="Calibri" w:cs="Calibri"/>
          <w:szCs w:val="24"/>
        </w:rPr>
        <w:br w:type="page"/>
      </w:r>
    </w:p>
    <w:p w14:paraId="1FB86737" w14:textId="2D479787" w:rsidR="00955AB2" w:rsidRPr="009558DA" w:rsidRDefault="00955AB2" w:rsidP="00F71FFF">
      <w:pPr>
        <w:pStyle w:val="Heading1"/>
        <w:numPr>
          <w:ilvl w:val="0"/>
          <w:numId w:val="5"/>
        </w:numPr>
        <w:rPr>
          <w:b w:val="0"/>
          <w:bCs/>
        </w:rPr>
      </w:pPr>
      <w:bookmarkStart w:id="59" w:name="_Toc138430624"/>
      <w:r w:rsidRPr="009558DA">
        <w:rPr>
          <w:bCs/>
        </w:rPr>
        <w:lastRenderedPageBreak/>
        <w:t>The New Framework and Its Application</w:t>
      </w:r>
      <w:bookmarkEnd w:id="59"/>
    </w:p>
    <w:p w14:paraId="005C7C4E" w14:textId="77777777" w:rsidR="00955AB2" w:rsidRPr="00955AB2" w:rsidRDefault="00955AB2" w:rsidP="00955AB2">
      <w:pPr>
        <w:spacing w:line="276" w:lineRule="auto"/>
        <w:rPr>
          <w:rFonts w:ascii="Calibri" w:hAnsi="Calibri" w:cs="Calibri"/>
          <w:szCs w:val="24"/>
        </w:rPr>
      </w:pPr>
    </w:p>
    <w:p w14:paraId="166722A0" w14:textId="6F50139C" w:rsidR="00D3371E" w:rsidRPr="00D3371E" w:rsidRDefault="00D3371E" w:rsidP="00261197">
      <w:pPr>
        <w:spacing w:line="276" w:lineRule="auto"/>
        <w:jc w:val="both"/>
        <w:rPr>
          <w:rFonts w:ascii="Calibri" w:hAnsi="Calibri" w:cs="Calibri"/>
          <w:szCs w:val="24"/>
        </w:rPr>
      </w:pPr>
      <w:r w:rsidRPr="00D3371E">
        <w:rPr>
          <w:rFonts w:ascii="Calibri" w:hAnsi="Calibri" w:cs="Calibri"/>
          <w:szCs w:val="24"/>
        </w:rPr>
        <w:t xml:space="preserve">Building on the theoretical foundations previously established, including the principles of humanistic and affective psychology, Tomkins' affect script theory, the understanding of psychological shame, and Nathanson's Compass of Shame, we propose the </w:t>
      </w:r>
      <w:r w:rsidRPr="00D3371E">
        <w:rPr>
          <w:rFonts w:ascii="Calibri" w:hAnsi="Calibri" w:cs="Calibri"/>
          <w:b/>
          <w:bCs/>
          <w:szCs w:val="24"/>
        </w:rPr>
        <w:t xml:space="preserve">Empathetic Educational Framework </w:t>
      </w:r>
      <w:r w:rsidRPr="00D3371E">
        <w:rPr>
          <w:rFonts w:ascii="Calibri" w:hAnsi="Calibri" w:cs="Calibri"/>
          <w:b/>
          <w:bCs/>
          <w:szCs w:val="24"/>
        </w:rPr>
        <w:t>(EEF)</w:t>
      </w:r>
      <w:r>
        <w:rPr>
          <w:rFonts w:ascii="Calibri" w:hAnsi="Calibri" w:cs="Calibri"/>
          <w:szCs w:val="24"/>
        </w:rPr>
        <w:t xml:space="preserve"> </w:t>
      </w:r>
      <w:r w:rsidRPr="00D3371E">
        <w:rPr>
          <w:rFonts w:ascii="Calibri" w:hAnsi="Calibri" w:cs="Calibri"/>
          <w:szCs w:val="24"/>
        </w:rPr>
        <w:t>for creating an inclusive and supportive learning environment.</w:t>
      </w:r>
    </w:p>
    <w:p w14:paraId="0DA7FED6" w14:textId="77777777" w:rsidR="00D3371E" w:rsidRPr="00D3371E" w:rsidRDefault="00D3371E" w:rsidP="00261197">
      <w:pPr>
        <w:spacing w:line="276" w:lineRule="auto"/>
        <w:jc w:val="both"/>
        <w:rPr>
          <w:rFonts w:ascii="Calibri" w:hAnsi="Calibri" w:cs="Calibri"/>
          <w:szCs w:val="24"/>
        </w:rPr>
      </w:pPr>
    </w:p>
    <w:p w14:paraId="00E81FC1" w14:textId="0EF58944" w:rsidR="00D3371E" w:rsidRPr="00D3371E" w:rsidRDefault="00D3371E" w:rsidP="00261197">
      <w:pPr>
        <w:spacing w:line="276" w:lineRule="auto"/>
        <w:jc w:val="both"/>
        <w:rPr>
          <w:rFonts w:ascii="Calibri" w:hAnsi="Calibri" w:cs="Calibri"/>
          <w:szCs w:val="24"/>
        </w:rPr>
      </w:pPr>
      <w:r w:rsidRPr="00D3371E">
        <w:rPr>
          <w:rFonts w:ascii="Calibri" w:hAnsi="Calibri" w:cs="Calibri"/>
          <w:szCs w:val="24"/>
        </w:rPr>
        <w:t>Our novel framework places significant emphasis on empathy, listening, and the right of children to be heard. By recogni</w:t>
      </w:r>
      <w:r>
        <w:rPr>
          <w:rFonts w:ascii="Calibri" w:hAnsi="Calibri" w:cs="Calibri"/>
          <w:szCs w:val="24"/>
        </w:rPr>
        <w:t>s</w:t>
      </w:r>
      <w:r w:rsidRPr="00D3371E">
        <w:rPr>
          <w:rFonts w:ascii="Calibri" w:hAnsi="Calibri" w:cs="Calibri"/>
          <w:szCs w:val="24"/>
        </w:rPr>
        <w:t>ing the operation of the Central Executive, we consider both the positive and negative affect scripts in students' experiences, particularly in the educational context.</w:t>
      </w:r>
    </w:p>
    <w:p w14:paraId="6416D194" w14:textId="77777777" w:rsidR="00D3371E" w:rsidRPr="00D3371E" w:rsidRDefault="00D3371E" w:rsidP="00261197">
      <w:pPr>
        <w:spacing w:line="276" w:lineRule="auto"/>
        <w:jc w:val="both"/>
        <w:rPr>
          <w:rFonts w:ascii="Calibri" w:hAnsi="Calibri" w:cs="Calibri"/>
          <w:szCs w:val="24"/>
        </w:rPr>
      </w:pPr>
    </w:p>
    <w:p w14:paraId="5A7309E2" w14:textId="34C9BADD" w:rsidR="00D3371E" w:rsidRPr="00D3371E" w:rsidRDefault="00D3371E" w:rsidP="00261197">
      <w:pPr>
        <w:spacing w:line="276" w:lineRule="auto"/>
        <w:jc w:val="both"/>
        <w:rPr>
          <w:rFonts w:ascii="Calibri" w:hAnsi="Calibri" w:cs="Calibri"/>
          <w:szCs w:val="24"/>
        </w:rPr>
      </w:pPr>
      <w:r w:rsidRPr="00D3371E">
        <w:rPr>
          <w:rFonts w:ascii="Calibri" w:hAnsi="Calibri" w:cs="Calibri"/>
          <w:szCs w:val="24"/>
        </w:rPr>
        <w:lastRenderedPageBreak/>
        <w:t xml:space="preserve">In the </w:t>
      </w:r>
      <w:r>
        <w:rPr>
          <w:rFonts w:ascii="Calibri" w:hAnsi="Calibri" w:cs="Calibri"/>
          <w:szCs w:val="24"/>
        </w:rPr>
        <w:t>EEF</w:t>
      </w:r>
      <w:r w:rsidRPr="00D3371E">
        <w:rPr>
          <w:rFonts w:ascii="Calibri" w:hAnsi="Calibri" w:cs="Calibri"/>
          <w:szCs w:val="24"/>
        </w:rPr>
        <w:t>, educators are guided to recognise and address negative affect scripts and facilitate students' journey towards self-actualisation. The framework also encourages the nurturing of students' individual potential and advocates for a classroom environment that is not only instructive but also inclusive and supportive. The incorporation of these principles into the classroom dynamics facilitates a more engaged, inclusive, and empathetic learning experience, crucial in a post-COVID-19 context.</w:t>
      </w:r>
    </w:p>
    <w:p w14:paraId="0A4F16B8" w14:textId="77777777" w:rsidR="00D3371E" w:rsidRPr="00D3371E" w:rsidRDefault="00D3371E" w:rsidP="00261197">
      <w:pPr>
        <w:spacing w:line="276" w:lineRule="auto"/>
        <w:jc w:val="both"/>
        <w:rPr>
          <w:rFonts w:ascii="Calibri" w:hAnsi="Calibri" w:cs="Calibri"/>
          <w:szCs w:val="24"/>
        </w:rPr>
      </w:pPr>
    </w:p>
    <w:p w14:paraId="3D9B7EC3" w14:textId="3A127DFD" w:rsidR="00955AB2" w:rsidRDefault="00D3371E" w:rsidP="00261197">
      <w:pPr>
        <w:spacing w:line="276" w:lineRule="auto"/>
        <w:jc w:val="both"/>
        <w:rPr>
          <w:rFonts w:ascii="Calibri" w:hAnsi="Calibri" w:cs="Calibri"/>
          <w:szCs w:val="24"/>
        </w:rPr>
      </w:pPr>
      <w:r w:rsidRPr="00D3371E">
        <w:rPr>
          <w:rFonts w:ascii="Calibri" w:hAnsi="Calibri" w:cs="Calibri"/>
          <w:szCs w:val="24"/>
        </w:rPr>
        <w:t xml:space="preserve">Understanding the Central Executive and its functions forms a core part of the training modules that we have developed based on this new theoretical framework. These modules aim to equip educators with the knowledge and skills needed to create an empathetic, </w:t>
      </w:r>
      <w:proofErr w:type="gramStart"/>
      <w:r w:rsidRPr="00D3371E">
        <w:rPr>
          <w:rFonts w:ascii="Calibri" w:hAnsi="Calibri" w:cs="Calibri"/>
          <w:szCs w:val="24"/>
        </w:rPr>
        <w:t>inclusive</w:t>
      </w:r>
      <w:proofErr w:type="gramEnd"/>
      <w:r w:rsidRPr="00D3371E">
        <w:rPr>
          <w:rFonts w:ascii="Calibri" w:hAnsi="Calibri" w:cs="Calibri"/>
          <w:szCs w:val="24"/>
        </w:rPr>
        <w:t xml:space="preserve"> and supportive learning environment where students feel heard, respected and valued.</w:t>
      </w:r>
    </w:p>
    <w:p w14:paraId="754D384D" w14:textId="77777777" w:rsidR="00715E5A" w:rsidRDefault="00715E5A" w:rsidP="00261197">
      <w:pPr>
        <w:spacing w:line="276" w:lineRule="auto"/>
        <w:jc w:val="both"/>
        <w:rPr>
          <w:rFonts w:ascii="Calibri" w:hAnsi="Calibri" w:cs="Calibri"/>
          <w:szCs w:val="24"/>
        </w:rPr>
      </w:pPr>
    </w:p>
    <w:p w14:paraId="7FF5F131" w14:textId="32BE37AB" w:rsidR="007E0335" w:rsidRPr="000A3AFB" w:rsidRDefault="007E0335" w:rsidP="00261197">
      <w:pPr>
        <w:pStyle w:val="Heading2"/>
        <w:jc w:val="both"/>
        <w:rPr>
          <w:b/>
          <w:bCs/>
        </w:rPr>
      </w:pPr>
      <w:bookmarkStart w:id="60" w:name="_Toc138430625"/>
      <w:r w:rsidRPr="000A3AFB">
        <w:rPr>
          <w:b/>
          <w:bCs/>
        </w:rPr>
        <w:lastRenderedPageBreak/>
        <w:t>The Structure of the Training Programme</w:t>
      </w:r>
      <w:bookmarkEnd w:id="60"/>
    </w:p>
    <w:p w14:paraId="1932E23C" w14:textId="77777777" w:rsidR="007E0335" w:rsidRPr="007E0335" w:rsidRDefault="007E0335" w:rsidP="00261197">
      <w:pPr>
        <w:spacing w:line="276" w:lineRule="auto"/>
        <w:jc w:val="both"/>
        <w:rPr>
          <w:rFonts w:ascii="Calibri" w:hAnsi="Calibri" w:cs="Calibri"/>
          <w:szCs w:val="24"/>
        </w:rPr>
      </w:pPr>
    </w:p>
    <w:p w14:paraId="501DCDF8" w14:textId="7CEDDBC4" w:rsidR="007E0335" w:rsidRDefault="00F71FFF" w:rsidP="00261197">
      <w:pPr>
        <w:spacing w:line="276" w:lineRule="auto"/>
        <w:jc w:val="both"/>
        <w:rPr>
          <w:ins w:id="61" w:author="Abigail Hills" w:date="2023-06-23T16:10:00Z"/>
          <w:rFonts w:ascii="Calibri" w:hAnsi="Calibri" w:cs="Calibri"/>
          <w:szCs w:val="24"/>
        </w:rPr>
      </w:pPr>
      <w:r>
        <w:rPr>
          <w:rFonts w:ascii="Calibri" w:hAnsi="Calibri" w:cs="Calibri"/>
          <w:szCs w:val="24"/>
        </w:rPr>
        <w:t>Below is an outline of</w:t>
      </w:r>
      <w:r w:rsidR="007E0335" w:rsidRPr="007E0335">
        <w:rPr>
          <w:rFonts w:ascii="Calibri" w:hAnsi="Calibri" w:cs="Calibri"/>
          <w:szCs w:val="24"/>
        </w:rPr>
        <w:t xml:space="preserve"> the overall structure and components of the training program</w:t>
      </w:r>
      <w:r w:rsidR="00C961C9">
        <w:rPr>
          <w:rFonts w:ascii="Calibri" w:hAnsi="Calibri" w:cs="Calibri"/>
          <w:szCs w:val="24"/>
        </w:rPr>
        <w:t>me</w:t>
      </w:r>
      <w:r w:rsidR="007E0335" w:rsidRPr="007E0335">
        <w:rPr>
          <w:rFonts w:ascii="Calibri" w:hAnsi="Calibri" w:cs="Calibri"/>
          <w:szCs w:val="24"/>
        </w:rPr>
        <w:t xml:space="preserve">, including details on the delivery format, frequency of sessions, and the interconnection and progressive build-up of different modules and topics. </w:t>
      </w:r>
      <w:r w:rsidR="00CC376F" w:rsidRPr="007E0335">
        <w:rPr>
          <w:rFonts w:ascii="Calibri" w:hAnsi="Calibri" w:cs="Calibri"/>
          <w:szCs w:val="24"/>
        </w:rPr>
        <w:t>We will</w:t>
      </w:r>
      <w:r w:rsidR="007E0335" w:rsidRPr="007E0335">
        <w:rPr>
          <w:rFonts w:ascii="Calibri" w:hAnsi="Calibri" w:cs="Calibri"/>
          <w:szCs w:val="24"/>
        </w:rPr>
        <w:t xml:space="preserve"> also provide suggestions on fostering a collaborative learning environment among educators, encouraging active participation and engagement.</w:t>
      </w:r>
    </w:p>
    <w:p w14:paraId="56804E82" w14:textId="77777777" w:rsidR="00202FE4" w:rsidRDefault="00202FE4" w:rsidP="004E1333">
      <w:pPr>
        <w:spacing w:line="276" w:lineRule="auto"/>
        <w:jc w:val="both"/>
        <w:rPr>
          <w:ins w:id="62" w:author="Abigail Hills" w:date="2023-06-23T16:10:00Z"/>
          <w:rFonts w:ascii="Calibri" w:hAnsi="Calibri" w:cs="Calibri"/>
          <w:szCs w:val="24"/>
        </w:rPr>
      </w:pPr>
    </w:p>
    <w:p w14:paraId="2BC2FF6B" w14:textId="77777777" w:rsidR="00202FE4" w:rsidRDefault="00202FE4" w:rsidP="004E1333">
      <w:pPr>
        <w:spacing w:line="276" w:lineRule="auto"/>
        <w:jc w:val="both"/>
        <w:rPr>
          <w:ins w:id="63" w:author="Abigail Hills" w:date="2023-06-23T16:10:00Z"/>
          <w:rFonts w:ascii="Calibri" w:hAnsi="Calibri" w:cs="Calibri"/>
          <w:szCs w:val="24"/>
        </w:rPr>
      </w:pPr>
    </w:p>
    <w:tbl>
      <w:tblPr>
        <w:tblStyle w:val="TableGrid"/>
        <w:tblW w:w="9492" w:type="dxa"/>
        <w:jc w:val="center"/>
        <w:tblLook w:val="04A0" w:firstRow="1" w:lastRow="0" w:firstColumn="1" w:lastColumn="0" w:noHBand="0" w:noVBand="1"/>
      </w:tblPr>
      <w:tblGrid>
        <w:gridCol w:w="904"/>
        <w:gridCol w:w="1365"/>
        <w:gridCol w:w="7223"/>
      </w:tblGrid>
      <w:tr w:rsidR="00B9374B" w14:paraId="68D71515" w14:textId="77777777" w:rsidTr="000608BF">
        <w:trPr>
          <w:trHeight w:val="341"/>
          <w:jc w:val="center"/>
        </w:trPr>
        <w:tc>
          <w:tcPr>
            <w:tcW w:w="904" w:type="dxa"/>
          </w:tcPr>
          <w:p w14:paraId="2E918B32" w14:textId="580098D4" w:rsidR="00B9374B" w:rsidRDefault="00B9374B" w:rsidP="004E1333">
            <w:pPr>
              <w:spacing w:line="276" w:lineRule="auto"/>
              <w:jc w:val="both"/>
              <w:rPr>
                <w:rFonts w:ascii="Calibri" w:hAnsi="Calibri" w:cs="Calibri"/>
                <w:szCs w:val="24"/>
              </w:rPr>
            </w:pPr>
            <w:r>
              <w:rPr>
                <w:rFonts w:ascii="Calibri" w:hAnsi="Calibri" w:cs="Calibri"/>
                <w:szCs w:val="24"/>
              </w:rPr>
              <w:t xml:space="preserve">Day </w:t>
            </w:r>
          </w:p>
        </w:tc>
        <w:tc>
          <w:tcPr>
            <w:tcW w:w="1365" w:type="dxa"/>
          </w:tcPr>
          <w:p w14:paraId="2095BEBB" w14:textId="2B6117AB" w:rsidR="00B9374B" w:rsidRDefault="00B9374B" w:rsidP="004E1333">
            <w:pPr>
              <w:spacing w:line="276" w:lineRule="auto"/>
              <w:jc w:val="both"/>
              <w:rPr>
                <w:rFonts w:ascii="Calibri" w:hAnsi="Calibri" w:cs="Calibri"/>
                <w:szCs w:val="24"/>
              </w:rPr>
            </w:pPr>
            <w:r>
              <w:rPr>
                <w:rFonts w:ascii="Calibri" w:hAnsi="Calibri" w:cs="Calibri"/>
                <w:szCs w:val="24"/>
              </w:rPr>
              <w:t>Session</w:t>
            </w:r>
          </w:p>
        </w:tc>
        <w:tc>
          <w:tcPr>
            <w:tcW w:w="7223" w:type="dxa"/>
          </w:tcPr>
          <w:p w14:paraId="2BC2BCF0" w14:textId="110E5AB4" w:rsidR="00B9374B" w:rsidRDefault="00B9374B" w:rsidP="004E1333">
            <w:pPr>
              <w:spacing w:line="276" w:lineRule="auto"/>
              <w:jc w:val="both"/>
              <w:rPr>
                <w:rFonts w:ascii="Calibri" w:hAnsi="Calibri" w:cs="Calibri"/>
                <w:szCs w:val="24"/>
              </w:rPr>
            </w:pPr>
            <w:r>
              <w:rPr>
                <w:rFonts w:ascii="Calibri" w:hAnsi="Calibri" w:cs="Calibri"/>
                <w:szCs w:val="24"/>
              </w:rPr>
              <w:t xml:space="preserve">Module Number and Title </w:t>
            </w:r>
          </w:p>
        </w:tc>
      </w:tr>
      <w:tr w:rsidR="00B9374B" w14:paraId="5267A54C" w14:textId="77777777" w:rsidTr="000608BF">
        <w:trPr>
          <w:trHeight w:val="329"/>
          <w:jc w:val="center"/>
        </w:trPr>
        <w:tc>
          <w:tcPr>
            <w:tcW w:w="904" w:type="dxa"/>
          </w:tcPr>
          <w:p w14:paraId="1E50B4ED" w14:textId="61E6F617" w:rsidR="00B9374B" w:rsidRDefault="00B9374B" w:rsidP="004E1333">
            <w:pPr>
              <w:spacing w:line="276" w:lineRule="auto"/>
              <w:jc w:val="both"/>
              <w:rPr>
                <w:rFonts w:ascii="Calibri" w:hAnsi="Calibri" w:cs="Calibri"/>
                <w:szCs w:val="24"/>
              </w:rPr>
            </w:pPr>
            <w:r>
              <w:rPr>
                <w:rFonts w:ascii="Calibri" w:hAnsi="Calibri" w:cs="Calibri"/>
                <w:szCs w:val="24"/>
              </w:rPr>
              <w:t>1</w:t>
            </w:r>
          </w:p>
        </w:tc>
        <w:tc>
          <w:tcPr>
            <w:tcW w:w="1365" w:type="dxa"/>
          </w:tcPr>
          <w:p w14:paraId="1939A9F6" w14:textId="7B922611" w:rsidR="00B9374B" w:rsidRDefault="00B9374B" w:rsidP="004E1333">
            <w:pPr>
              <w:spacing w:line="276" w:lineRule="auto"/>
              <w:jc w:val="both"/>
              <w:rPr>
                <w:rFonts w:ascii="Calibri" w:hAnsi="Calibri" w:cs="Calibri"/>
                <w:szCs w:val="24"/>
              </w:rPr>
            </w:pPr>
            <w:r>
              <w:rPr>
                <w:rFonts w:ascii="Calibri" w:hAnsi="Calibri" w:cs="Calibri"/>
                <w:szCs w:val="24"/>
              </w:rPr>
              <w:t>AM</w:t>
            </w:r>
          </w:p>
        </w:tc>
        <w:tc>
          <w:tcPr>
            <w:tcW w:w="7223" w:type="dxa"/>
          </w:tcPr>
          <w:p w14:paraId="543A0F3E" w14:textId="41502179" w:rsidR="00B9374B" w:rsidRDefault="00B9374B" w:rsidP="004E1333">
            <w:pPr>
              <w:spacing w:line="276" w:lineRule="auto"/>
              <w:jc w:val="both"/>
              <w:rPr>
                <w:rFonts w:ascii="Calibri" w:hAnsi="Calibri" w:cs="Calibri"/>
                <w:szCs w:val="24"/>
              </w:rPr>
            </w:pPr>
            <w:r>
              <w:rPr>
                <w:rFonts w:ascii="Calibri" w:hAnsi="Calibri" w:cs="Calibri"/>
                <w:szCs w:val="24"/>
              </w:rPr>
              <w:t xml:space="preserve">1: </w:t>
            </w:r>
            <w:r w:rsidR="007710F8" w:rsidRPr="007710F8">
              <w:rPr>
                <w:rFonts w:ascii="Calibri" w:hAnsi="Calibri" w:cs="Calibri"/>
                <w:szCs w:val="24"/>
              </w:rPr>
              <w:t>Introduction to Children's Rights in Education</w:t>
            </w:r>
          </w:p>
        </w:tc>
      </w:tr>
      <w:tr w:rsidR="00B9374B" w14:paraId="37CCA721" w14:textId="77777777" w:rsidTr="000608BF">
        <w:trPr>
          <w:trHeight w:val="341"/>
          <w:jc w:val="center"/>
        </w:trPr>
        <w:tc>
          <w:tcPr>
            <w:tcW w:w="904" w:type="dxa"/>
          </w:tcPr>
          <w:p w14:paraId="6D3D4466" w14:textId="44FA06B5" w:rsidR="00B9374B" w:rsidRDefault="00B9374B" w:rsidP="004E1333">
            <w:pPr>
              <w:spacing w:line="276" w:lineRule="auto"/>
              <w:jc w:val="both"/>
              <w:rPr>
                <w:rFonts w:ascii="Calibri" w:hAnsi="Calibri" w:cs="Calibri"/>
                <w:szCs w:val="24"/>
              </w:rPr>
            </w:pPr>
            <w:r>
              <w:rPr>
                <w:rFonts w:ascii="Calibri" w:hAnsi="Calibri" w:cs="Calibri"/>
                <w:szCs w:val="24"/>
              </w:rPr>
              <w:t>1</w:t>
            </w:r>
          </w:p>
        </w:tc>
        <w:tc>
          <w:tcPr>
            <w:tcW w:w="1365" w:type="dxa"/>
          </w:tcPr>
          <w:p w14:paraId="6275FD8E" w14:textId="51897B28" w:rsidR="00B9374B" w:rsidRDefault="00B9374B" w:rsidP="004E1333">
            <w:pPr>
              <w:spacing w:line="276" w:lineRule="auto"/>
              <w:jc w:val="both"/>
              <w:rPr>
                <w:rFonts w:ascii="Calibri" w:hAnsi="Calibri" w:cs="Calibri"/>
                <w:szCs w:val="24"/>
              </w:rPr>
            </w:pPr>
            <w:r>
              <w:rPr>
                <w:rFonts w:ascii="Calibri" w:hAnsi="Calibri" w:cs="Calibri"/>
                <w:szCs w:val="24"/>
              </w:rPr>
              <w:t>PM</w:t>
            </w:r>
          </w:p>
        </w:tc>
        <w:tc>
          <w:tcPr>
            <w:tcW w:w="7223" w:type="dxa"/>
          </w:tcPr>
          <w:p w14:paraId="638D1E34" w14:textId="2E9D45BD" w:rsidR="00B9374B" w:rsidRDefault="00B9374B" w:rsidP="004E1333">
            <w:pPr>
              <w:spacing w:line="276" w:lineRule="auto"/>
              <w:jc w:val="both"/>
              <w:rPr>
                <w:rFonts w:ascii="Calibri" w:hAnsi="Calibri" w:cs="Calibri"/>
                <w:szCs w:val="24"/>
              </w:rPr>
            </w:pPr>
            <w:r>
              <w:rPr>
                <w:rFonts w:ascii="Calibri" w:hAnsi="Calibri" w:cs="Calibri"/>
                <w:szCs w:val="24"/>
              </w:rPr>
              <w:t xml:space="preserve">2: </w:t>
            </w:r>
            <w:r w:rsidR="007E08F5" w:rsidRPr="007E08F5">
              <w:rPr>
                <w:rFonts w:ascii="Calibri" w:hAnsi="Calibri" w:cs="Calibri"/>
                <w:szCs w:val="24"/>
              </w:rPr>
              <w:t>Understanding the UNCRC</w:t>
            </w:r>
          </w:p>
        </w:tc>
      </w:tr>
      <w:tr w:rsidR="00B9374B" w14:paraId="0721A738" w14:textId="77777777" w:rsidTr="000608BF">
        <w:trPr>
          <w:trHeight w:val="341"/>
          <w:jc w:val="center"/>
        </w:trPr>
        <w:tc>
          <w:tcPr>
            <w:tcW w:w="904" w:type="dxa"/>
          </w:tcPr>
          <w:p w14:paraId="41346897" w14:textId="0A4CBFD9" w:rsidR="00B9374B" w:rsidRDefault="00B9374B" w:rsidP="004E1333">
            <w:pPr>
              <w:spacing w:line="276" w:lineRule="auto"/>
              <w:jc w:val="both"/>
              <w:rPr>
                <w:rFonts w:ascii="Calibri" w:hAnsi="Calibri" w:cs="Calibri"/>
                <w:szCs w:val="24"/>
              </w:rPr>
            </w:pPr>
            <w:r>
              <w:rPr>
                <w:rFonts w:ascii="Calibri" w:hAnsi="Calibri" w:cs="Calibri"/>
                <w:szCs w:val="24"/>
              </w:rPr>
              <w:t>2</w:t>
            </w:r>
          </w:p>
        </w:tc>
        <w:tc>
          <w:tcPr>
            <w:tcW w:w="1365" w:type="dxa"/>
          </w:tcPr>
          <w:p w14:paraId="129D4D43" w14:textId="28BC7B6B" w:rsidR="00B9374B" w:rsidRDefault="00B9374B" w:rsidP="004E1333">
            <w:pPr>
              <w:spacing w:line="276" w:lineRule="auto"/>
              <w:jc w:val="both"/>
              <w:rPr>
                <w:rFonts w:ascii="Calibri" w:hAnsi="Calibri" w:cs="Calibri"/>
                <w:szCs w:val="24"/>
              </w:rPr>
            </w:pPr>
            <w:r>
              <w:rPr>
                <w:rFonts w:ascii="Calibri" w:hAnsi="Calibri" w:cs="Calibri"/>
                <w:szCs w:val="24"/>
              </w:rPr>
              <w:t>AM</w:t>
            </w:r>
          </w:p>
        </w:tc>
        <w:tc>
          <w:tcPr>
            <w:tcW w:w="7223" w:type="dxa"/>
          </w:tcPr>
          <w:p w14:paraId="37A9C61A" w14:textId="12CCD0E4" w:rsidR="00B9374B" w:rsidRDefault="00B9374B" w:rsidP="004E1333">
            <w:pPr>
              <w:spacing w:line="276" w:lineRule="auto"/>
              <w:jc w:val="both"/>
              <w:rPr>
                <w:rFonts w:ascii="Calibri" w:hAnsi="Calibri" w:cs="Calibri"/>
                <w:szCs w:val="24"/>
              </w:rPr>
            </w:pPr>
            <w:r>
              <w:rPr>
                <w:rFonts w:ascii="Calibri" w:hAnsi="Calibri" w:cs="Calibri"/>
                <w:szCs w:val="24"/>
              </w:rPr>
              <w:t xml:space="preserve">3: </w:t>
            </w:r>
            <w:r w:rsidRPr="00F71FFF">
              <w:rPr>
                <w:rFonts w:ascii="Calibri" w:hAnsi="Calibri" w:cs="Calibri"/>
                <w:szCs w:val="24"/>
              </w:rPr>
              <w:t>Promoting Emotional Well-being</w:t>
            </w:r>
          </w:p>
        </w:tc>
      </w:tr>
      <w:tr w:rsidR="00B9374B" w14:paraId="0C470169" w14:textId="77777777" w:rsidTr="000608BF">
        <w:trPr>
          <w:trHeight w:val="329"/>
          <w:jc w:val="center"/>
        </w:trPr>
        <w:tc>
          <w:tcPr>
            <w:tcW w:w="904" w:type="dxa"/>
          </w:tcPr>
          <w:p w14:paraId="3118C5AB" w14:textId="1703CD5A" w:rsidR="00B9374B" w:rsidRDefault="00B9374B" w:rsidP="004E1333">
            <w:pPr>
              <w:spacing w:line="276" w:lineRule="auto"/>
              <w:jc w:val="both"/>
              <w:rPr>
                <w:rFonts w:ascii="Calibri" w:hAnsi="Calibri" w:cs="Calibri"/>
                <w:szCs w:val="24"/>
              </w:rPr>
            </w:pPr>
            <w:r>
              <w:rPr>
                <w:rFonts w:ascii="Calibri" w:hAnsi="Calibri" w:cs="Calibri"/>
                <w:szCs w:val="24"/>
              </w:rPr>
              <w:t>2</w:t>
            </w:r>
          </w:p>
        </w:tc>
        <w:tc>
          <w:tcPr>
            <w:tcW w:w="1365" w:type="dxa"/>
          </w:tcPr>
          <w:p w14:paraId="1E63FF0D" w14:textId="7DD38A8B" w:rsidR="00B9374B" w:rsidRDefault="00B9374B" w:rsidP="004E1333">
            <w:pPr>
              <w:spacing w:line="276" w:lineRule="auto"/>
              <w:jc w:val="both"/>
              <w:rPr>
                <w:rFonts w:ascii="Calibri" w:hAnsi="Calibri" w:cs="Calibri"/>
                <w:szCs w:val="24"/>
              </w:rPr>
            </w:pPr>
            <w:r>
              <w:rPr>
                <w:rFonts w:ascii="Calibri" w:hAnsi="Calibri" w:cs="Calibri"/>
                <w:szCs w:val="24"/>
              </w:rPr>
              <w:t>PM</w:t>
            </w:r>
          </w:p>
        </w:tc>
        <w:tc>
          <w:tcPr>
            <w:tcW w:w="7223" w:type="dxa"/>
          </w:tcPr>
          <w:p w14:paraId="7D3C4599" w14:textId="2D3736FD" w:rsidR="00B9374B" w:rsidRDefault="00B9374B" w:rsidP="004E1333">
            <w:pPr>
              <w:spacing w:line="276" w:lineRule="auto"/>
              <w:jc w:val="both"/>
              <w:rPr>
                <w:rFonts w:ascii="Calibri" w:hAnsi="Calibri" w:cs="Calibri"/>
                <w:szCs w:val="24"/>
              </w:rPr>
            </w:pPr>
            <w:r>
              <w:rPr>
                <w:rFonts w:ascii="Calibri" w:hAnsi="Calibri" w:cs="Calibri"/>
                <w:szCs w:val="24"/>
              </w:rPr>
              <w:t xml:space="preserve">4: </w:t>
            </w:r>
            <w:r w:rsidRPr="00F71FFF">
              <w:rPr>
                <w:rFonts w:ascii="Calibri" w:hAnsi="Calibri" w:cs="Calibri"/>
                <w:szCs w:val="24"/>
              </w:rPr>
              <w:t>Implementing Humanistic and Affective Approaches</w:t>
            </w:r>
          </w:p>
        </w:tc>
      </w:tr>
      <w:tr w:rsidR="00B9374B" w14:paraId="3B034231" w14:textId="77777777" w:rsidTr="000608BF">
        <w:trPr>
          <w:trHeight w:val="341"/>
          <w:jc w:val="center"/>
        </w:trPr>
        <w:tc>
          <w:tcPr>
            <w:tcW w:w="904" w:type="dxa"/>
          </w:tcPr>
          <w:p w14:paraId="1B0DD251" w14:textId="30A32CCD" w:rsidR="00B9374B" w:rsidRDefault="00B9374B" w:rsidP="004E1333">
            <w:pPr>
              <w:spacing w:line="276" w:lineRule="auto"/>
              <w:jc w:val="both"/>
              <w:rPr>
                <w:rFonts w:ascii="Calibri" w:hAnsi="Calibri" w:cs="Calibri"/>
                <w:szCs w:val="24"/>
              </w:rPr>
            </w:pPr>
            <w:r>
              <w:rPr>
                <w:rFonts w:ascii="Calibri" w:hAnsi="Calibri" w:cs="Calibri"/>
                <w:szCs w:val="24"/>
              </w:rPr>
              <w:lastRenderedPageBreak/>
              <w:t>3</w:t>
            </w:r>
          </w:p>
        </w:tc>
        <w:tc>
          <w:tcPr>
            <w:tcW w:w="1365" w:type="dxa"/>
          </w:tcPr>
          <w:p w14:paraId="7C4A379A" w14:textId="75596630" w:rsidR="00B9374B" w:rsidRDefault="00B9374B" w:rsidP="004E1333">
            <w:pPr>
              <w:spacing w:line="276" w:lineRule="auto"/>
              <w:jc w:val="both"/>
              <w:rPr>
                <w:rFonts w:ascii="Calibri" w:hAnsi="Calibri" w:cs="Calibri"/>
                <w:szCs w:val="24"/>
              </w:rPr>
            </w:pPr>
            <w:r>
              <w:rPr>
                <w:rFonts w:ascii="Calibri" w:hAnsi="Calibri" w:cs="Calibri"/>
                <w:szCs w:val="24"/>
              </w:rPr>
              <w:t>AM</w:t>
            </w:r>
          </w:p>
        </w:tc>
        <w:tc>
          <w:tcPr>
            <w:tcW w:w="7223" w:type="dxa"/>
          </w:tcPr>
          <w:p w14:paraId="46440867" w14:textId="150A8413" w:rsidR="00B9374B" w:rsidRDefault="00B9374B" w:rsidP="004E1333">
            <w:pPr>
              <w:spacing w:line="276" w:lineRule="auto"/>
              <w:jc w:val="both"/>
              <w:rPr>
                <w:rFonts w:ascii="Calibri" w:hAnsi="Calibri" w:cs="Calibri"/>
                <w:szCs w:val="24"/>
              </w:rPr>
            </w:pPr>
            <w:r>
              <w:rPr>
                <w:rFonts w:ascii="Calibri" w:hAnsi="Calibri" w:cs="Calibri"/>
                <w:szCs w:val="24"/>
              </w:rPr>
              <w:t>5: Understanding and Using Tomkins’ Affect Script</w:t>
            </w:r>
          </w:p>
        </w:tc>
      </w:tr>
      <w:tr w:rsidR="00B9374B" w14:paraId="69FF351F" w14:textId="77777777" w:rsidTr="000608BF">
        <w:trPr>
          <w:trHeight w:val="329"/>
          <w:jc w:val="center"/>
        </w:trPr>
        <w:tc>
          <w:tcPr>
            <w:tcW w:w="904" w:type="dxa"/>
          </w:tcPr>
          <w:p w14:paraId="070F256D" w14:textId="0EC0E747" w:rsidR="00B9374B" w:rsidRDefault="00B9374B" w:rsidP="004E1333">
            <w:pPr>
              <w:spacing w:line="276" w:lineRule="auto"/>
              <w:jc w:val="both"/>
              <w:rPr>
                <w:rFonts w:ascii="Calibri" w:hAnsi="Calibri" w:cs="Calibri"/>
                <w:szCs w:val="24"/>
              </w:rPr>
            </w:pPr>
            <w:r>
              <w:rPr>
                <w:rFonts w:ascii="Calibri" w:hAnsi="Calibri" w:cs="Calibri"/>
                <w:szCs w:val="24"/>
              </w:rPr>
              <w:t>3</w:t>
            </w:r>
          </w:p>
        </w:tc>
        <w:tc>
          <w:tcPr>
            <w:tcW w:w="1365" w:type="dxa"/>
          </w:tcPr>
          <w:p w14:paraId="6B1B6EFB" w14:textId="6140EDB8" w:rsidR="00B9374B" w:rsidRDefault="00B9374B" w:rsidP="004E1333">
            <w:pPr>
              <w:spacing w:line="276" w:lineRule="auto"/>
              <w:jc w:val="both"/>
              <w:rPr>
                <w:rFonts w:ascii="Calibri" w:hAnsi="Calibri" w:cs="Calibri"/>
                <w:szCs w:val="24"/>
              </w:rPr>
            </w:pPr>
            <w:r>
              <w:rPr>
                <w:rFonts w:ascii="Calibri" w:hAnsi="Calibri" w:cs="Calibri"/>
                <w:szCs w:val="24"/>
              </w:rPr>
              <w:t>PM</w:t>
            </w:r>
          </w:p>
        </w:tc>
        <w:tc>
          <w:tcPr>
            <w:tcW w:w="7223" w:type="dxa"/>
          </w:tcPr>
          <w:p w14:paraId="167D8FB8" w14:textId="5C34EBF6" w:rsidR="00B9374B" w:rsidRDefault="00B9374B" w:rsidP="004E1333">
            <w:pPr>
              <w:spacing w:line="276" w:lineRule="auto"/>
              <w:jc w:val="both"/>
              <w:rPr>
                <w:rFonts w:ascii="Calibri" w:hAnsi="Calibri" w:cs="Calibri"/>
                <w:szCs w:val="24"/>
              </w:rPr>
            </w:pPr>
            <w:r>
              <w:rPr>
                <w:rFonts w:ascii="Calibri" w:hAnsi="Calibri" w:cs="Calibri"/>
                <w:szCs w:val="24"/>
              </w:rPr>
              <w:t xml:space="preserve">6: </w:t>
            </w:r>
            <w:r w:rsidR="0036723D">
              <w:rPr>
                <w:rFonts w:ascii="Calibri" w:hAnsi="Calibri" w:cs="Calibri"/>
                <w:szCs w:val="24"/>
              </w:rPr>
              <w:t>Applying Nathanson’s Compass of Shame</w:t>
            </w:r>
          </w:p>
        </w:tc>
      </w:tr>
      <w:tr w:rsidR="00B9374B" w14:paraId="69D5DBD9" w14:textId="77777777" w:rsidTr="000608BF">
        <w:trPr>
          <w:trHeight w:val="341"/>
          <w:jc w:val="center"/>
        </w:trPr>
        <w:tc>
          <w:tcPr>
            <w:tcW w:w="904" w:type="dxa"/>
          </w:tcPr>
          <w:p w14:paraId="7EA5D7B3" w14:textId="39402374" w:rsidR="00B9374B" w:rsidRDefault="0036723D" w:rsidP="004E1333">
            <w:pPr>
              <w:spacing w:line="276" w:lineRule="auto"/>
              <w:jc w:val="both"/>
              <w:rPr>
                <w:rFonts w:ascii="Calibri" w:hAnsi="Calibri" w:cs="Calibri"/>
                <w:szCs w:val="24"/>
              </w:rPr>
            </w:pPr>
            <w:r>
              <w:rPr>
                <w:rFonts w:ascii="Calibri" w:hAnsi="Calibri" w:cs="Calibri"/>
                <w:szCs w:val="24"/>
              </w:rPr>
              <w:t>4</w:t>
            </w:r>
          </w:p>
        </w:tc>
        <w:tc>
          <w:tcPr>
            <w:tcW w:w="1365" w:type="dxa"/>
          </w:tcPr>
          <w:p w14:paraId="3B50EE61" w14:textId="13F2FE33" w:rsidR="00B9374B" w:rsidRDefault="0036723D" w:rsidP="004E1333">
            <w:pPr>
              <w:spacing w:line="276" w:lineRule="auto"/>
              <w:jc w:val="both"/>
              <w:rPr>
                <w:rFonts w:ascii="Calibri" w:hAnsi="Calibri" w:cs="Calibri"/>
                <w:szCs w:val="24"/>
              </w:rPr>
            </w:pPr>
            <w:r>
              <w:rPr>
                <w:rFonts w:ascii="Calibri" w:hAnsi="Calibri" w:cs="Calibri"/>
                <w:szCs w:val="24"/>
              </w:rPr>
              <w:t>AM</w:t>
            </w:r>
          </w:p>
        </w:tc>
        <w:tc>
          <w:tcPr>
            <w:tcW w:w="7223" w:type="dxa"/>
          </w:tcPr>
          <w:p w14:paraId="2AD5DEEC" w14:textId="210B7AEB" w:rsidR="00B9374B" w:rsidRDefault="0036723D" w:rsidP="004E1333">
            <w:pPr>
              <w:spacing w:line="276" w:lineRule="auto"/>
              <w:jc w:val="both"/>
              <w:rPr>
                <w:rFonts w:ascii="Calibri" w:hAnsi="Calibri" w:cs="Calibri"/>
                <w:szCs w:val="24"/>
              </w:rPr>
            </w:pPr>
            <w:r w:rsidRPr="00F71FFF">
              <w:rPr>
                <w:rFonts w:ascii="Calibri" w:hAnsi="Calibri" w:cs="Calibri"/>
                <w:szCs w:val="24"/>
              </w:rPr>
              <w:t>7</w:t>
            </w:r>
            <w:r>
              <w:rPr>
                <w:rFonts w:ascii="Calibri" w:hAnsi="Calibri" w:cs="Calibri"/>
                <w:szCs w:val="24"/>
              </w:rPr>
              <w:t xml:space="preserve">: </w:t>
            </w:r>
            <w:r w:rsidRPr="00F71FFF">
              <w:rPr>
                <w:rFonts w:ascii="Calibri" w:hAnsi="Calibri" w:cs="Calibri"/>
                <w:szCs w:val="24"/>
              </w:rPr>
              <w:t>Creating Safe Spaces for Vulnerability</w:t>
            </w:r>
          </w:p>
        </w:tc>
      </w:tr>
      <w:tr w:rsidR="0036723D" w14:paraId="4862E6DD" w14:textId="77777777" w:rsidTr="000608BF">
        <w:trPr>
          <w:trHeight w:val="341"/>
          <w:jc w:val="center"/>
        </w:trPr>
        <w:tc>
          <w:tcPr>
            <w:tcW w:w="904" w:type="dxa"/>
          </w:tcPr>
          <w:p w14:paraId="278B8FD7" w14:textId="59AE127D" w:rsidR="0036723D" w:rsidRDefault="0036723D" w:rsidP="004E1333">
            <w:pPr>
              <w:spacing w:line="276" w:lineRule="auto"/>
              <w:jc w:val="both"/>
              <w:rPr>
                <w:rFonts w:ascii="Calibri" w:hAnsi="Calibri" w:cs="Calibri"/>
                <w:szCs w:val="24"/>
              </w:rPr>
            </w:pPr>
            <w:r>
              <w:rPr>
                <w:rFonts w:ascii="Calibri" w:hAnsi="Calibri" w:cs="Calibri"/>
                <w:szCs w:val="24"/>
              </w:rPr>
              <w:t>4</w:t>
            </w:r>
          </w:p>
        </w:tc>
        <w:tc>
          <w:tcPr>
            <w:tcW w:w="1365" w:type="dxa"/>
          </w:tcPr>
          <w:p w14:paraId="3019FF7A" w14:textId="4F30F5AA" w:rsidR="0036723D" w:rsidRDefault="0036723D" w:rsidP="004E1333">
            <w:pPr>
              <w:spacing w:line="276" w:lineRule="auto"/>
              <w:jc w:val="both"/>
              <w:rPr>
                <w:rFonts w:ascii="Calibri" w:hAnsi="Calibri" w:cs="Calibri"/>
                <w:szCs w:val="24"/>
              </w:rPr>
            </w:pPr>
            <w:r>
              <w:rPr>
                <w:rFonts w:ascii="Calibri" w:hAnsi="Calibri" w:cs="Calibri"/>
                <w:szCs w:val="24"/>
              </w:rPr>
              <w:t>PM</w:t>
            </w:r>
          </w:p>
        </w:tc>
        <w:tc>
          <w:tcPr>
            <w:tcW w:w="7223" w:type="dxa"/>
          </w:tcPr>
          <w:p w14:paraId="706AB306" w14:textId="33358E35" w:rsidR="0036723D" w:rsidRPr="00F71FFF" w:rsidRDefault="0036723D" w:rsidP="004E1333">
            <w:pPr>
              <w:spacing w:line="276" w:lineRule="auto"/>
              <w:jc w:val="both"/>
              <w:rPr>
                <w:rFonts w:ascii="Calibri" w:hAnsi="Calibri" w:cs="Calibri"/>
                <w:szCs w:val="24"/>
              </w:rPr>
            </w:pPr>
            <w:r>
              <w:rPr>
                <w:rFonts w:ascii="Calibri" w:hAnsi="Calibri" w:cs="Calibri"/>
                <w:szCs w:val="24"/>
              </w:rPr>
              <w:t xml:space="preserve">8: </w:t>
            </w:r>
            <w:r w:rsidRPr="00F71FFF">
              <w:rPr>
                <w:rFonts w:ascii="Calibri" w:hAnsi="Calibri" w:cs="Calibri"/>
                <w:szCs w:val="24"/>
              </w:rPr>
              <w:t>Enhancing Communication and Empathy</w:t>
            </w:r>
          </w:p>
        </w:tc>
      </w:tr>
      <w:tr w:rsidR="0036723D" w14:paraId="1117AF6D" w14:textId="77777777" w:rsidTr="000608BF">
        <w:trPr>
          <w:trHeight w:val="341"/>
          <w:jc w:val="center"/>
        </w:trPr>
        <w:tc>
          <w:tcPr>
            <w:tcW w:w="904" w:type="dxa"/>
          </w:tcPr>
          <w:p w14:paraId="3938B916" w14:textId="16AF63CA" w:rsidR="0036723D" w:rsidRDefault="0036723D" w:rsidP="004E1333">
            <w:pPr>
              <w:spacing w:line="276" w:lineRule="auto"/>
              <w:jc w:val="both"/>
              <w:rPr>
                <w:rFonts w:ascii="Calibri" w:hAnsi="Calibri" w:cs="Calibri"/>
                <w:szCs w:val="24"/>
              </w:rPr>
            </w:pPr>
            <w:r>
              <w:rPr>
                <w:rFonts w:ascii="Calibri" w:hAnsi="Calibri" w:cs="Calibri"/>
                <w:szCs w:val="24"/>
              </w:rPr>
              <w:t>5</w:t>
            </w:r>
          </w:p>
        </w:tc>
        <w:tc>
          <w:tcPr>
            <w:tcW w:w="1365" w:type="dxa"/>
          </w:tcPr>
          <w:p w14:paraId="50215523" w14:textId="74A30345" w:rsidR="0036723D" w:rsidRDefault="0036723D" w:rsidP="004E1333">
            <w:pPr>
              <w:spacing w:line="276" w:lineRule="auto"/>
              <w:jc w:val="both"/>
              <w:rPr>
                <w:rFonts w:ascii="Calibri" w:hAnsi="Calibri" w:cs="Calibri"/>
                <w:szCs w:val="24"/>
              </w:rPr>
            </w:pPr>
            <w:r>
              <w:rPr>
                <w:rFonts w:ascii="Calibri" w:hAnsi="Calibri" w:cs="Calibri"/>
                <w:szCs w:val="24"/>
              </w:rPr>
              <w:t>AM</w:t>
            </w:r>
          </w:p>
        </w:tc>
        <w:tc>
          <w:tcPr>
            <w:tcW w:w="7223" w:type="dxa"/>
          </w:tcPr>
          <w:p w14:paraId="29CBF8E2" w14:textId="6E29D26B" w:rsidR="0036723D" w:rsidRPr="00F71FFF" w:rsidRDefault="0036723D" w:rsidP="004E1333">
            <w:pPr>
              <w:spacing w:line="276" w:lineRule="auto"/>
              <w:jc w:val="both"/>
              <w:rPr>
                <w:rFonts w:ascii="Calibri" w:hAnsi="Calibri" w:cs="Calibri"/>
                <w:szCs w:val="24"/>
              </w:rPr>
            </w:pPr>
            <w:r>
              <w:rPr>
                <w:rFonts w:ascii="Calibri" w:hAnsi="Calibri" w:cs="Calibri"/>
                <w:szCs w:val="24"/>
              </w:rPr>
              <w:t>9:</w:t>
            </w:r>
            <w:r w:rsidRPr="00F71FFF">
              <w:rPr>
                <w:rFonts w:ascii="Calibri" w:hAnsi="Calibri" w:cs="Calibri"/>
                <w:szCs w:val="24"/>
              </w:rPr>
              <w:t xml:space="preserve"> Tailoring Approaches for Neurodiverse Students</w:t>
            </w:r>
          </w:p>
        </w:tc>
      </w:tr>
      <w:tr w:rsidR="0036723D" w14:paraId="5E41E4BB" w14:textId="77777777" w:rsidTr="000608BF">
        <w:trPr>
          <w:trHeight w:val="341"/>
          <w:jc w:val="center"/>
        </w:trPr>
        <w:tc>
          <w:tcPr>
            <w:tcW w:w="904" w:type="dxa"/>
          </w:tcPr>
          <w:p w14:paraId="756F2E34" w14:textId="1BEAD71B" w:rsidR="0036723D" w:rsidRDefault="0036723D" w:rsidP="004E1333">
            <w:pPr>
              <w:spacing w:line="276" w:lineRule="auto"/>
              <w:jc w:val="both"/>
              <w:rPr>
                <w:rFonts w:ascii="Calibri" w:hAnsi="Calibri" w:cs="Calibri"/>
                <w:szCs w:val="24"/>
              </w:rPr>
            </w:pPr>
            <w:r>
              <w:rPr>
                <w:rFonts w:ascii="Calibri" w:hAnsi="Calibri" w:cs="Calibri"/>
                <w:szCs w:val="24"/>
              </w:rPr>
              <w:t>5</w:t>
            </w:r>
          </w:p>
        </w:tc>
        <w:tc>
          <w:tcPr>
            <w:tcW w:w="1365" w:type="dxa"/>
          </w:tcPr>
          <w:p w14:paraId="454C6B10" w14:textId="1866B445" w:rsidR="0036723D" w:rsidRDefault="0036723D" w:rsidP="004E1333">
            <w:pPr>
              <w:spacing w:line="276" w:lineRule="auto"/>
              <w:jc w:val="both"/>
              <w:rPr>
                <w:rFonts w:ascii="Calibri" w:hAnsi="Calibri" w:cs="Calibri"/>
                <w:szCs w:val="24"/>
              </w:rPr>
            </w:pPr>
            <w:r>
              <w:rPr>
                <w:rFonts w:ascii="Calibri" w:hAnsi="Calibri" w:cs="Calibri"/>
                <w:szCs w:val="24"/>
              </w:rPr>
              <w:t>PM</w:t>
            </w:r>
          </w:p>
        </w:tc>
        <w:tc>
          <w:tcPr>
            <w:tcW w:w="7223" w:type="dxa"/>
          </w:tcPr>
          <w:p w14:paraId="1FB42D7D" w14:textId="7A5F4BFF" w:rsidR="0036723D" w:rsidRPr="00F71FFF" w:rsidRDefault="0036723D" w:rsidP="004E1333">
            <w:pPr>
              <w:spacing w:line="276" w:lineRule="auto"/>
              <w:jc w:val="both"/>
              <w:rPr>
                <w:rFonts w:ascii="Calibri" w:hAnsi="Calibri" w:cs="Calibri"/>
                <w:szCs w:val="24"/>
              </w:rPr>
            </w:pPr>
            <w:r>
              <w:rPr>
                <w:rFonts w:ascii="Calibri" w:hAnsi="Calibri" w:cs="Calibri"/>
                <w:szCs w:val="24"/>
              </w:rPr>
              <w:t xml:space="preserve">10: </w:t>
            </w:r>
            <w:r w:rsidRPr="00F71FFF">
              <w:rPr>
                <w:rFonts w:ascii="Calibri" w:hAnsi="Calibri" w:cs="Calibri"/>
                <w:szCs w:val="24"/>
              </w:rPr>
              <w:t>Fostering Effective Home-School Communication</w:t>
            </w:r>
          </w:p>
        </w:tc>
      </w:tr>
      <w:tr w:rsidR="0036723D" w14:paraId="6255674A" w14:textId="77777777" w:rsidTr="000608BF">
        <w:trPr>
          <w:trHeight w:val="341"/>
          <w:jc w:val="center"/>
        </w:trPr>
        <w:tc>
          <w:tcPr>
            <w:tcW w:w="904" w:type="dxa"/>
          </w:tcPr>
          <w:p w14:paraId="08C550B7" w14:textId="7D129048" w:rsidR="0036723D" w:rsidRDefault="0036723D" w:rsidP="004E1333">
            <w:pPr>
              <w:spacing w:line="276" w:lineRule="auto"/>
              <w:jc w:val="both"/>
              <w:rPr>
                <w:rFonts w:ascii="Calibri" w:hAnsi="Calibri" w:cs="Calibri"/>
                <w:szCs w:val="24"/>
              </w:rPr>
            </w:pPr>
            <w:r>
              <w:rPr>
                <w:rFonts w:ascii="Calibri" w:hAnsi="Calibri" w:cs="Calibri"/>
                <w:szCs w:val="24"/>
              </w:rPr>
              <w:t>6</w:t>
            </w:r>
          </w:p>
        </w:tc>
        <w:tc>
          <w:tcPr>
            <w:tcW w:w="1365" w:type="dxa"/>
          </w:tcPr>
          <w:p w14:paraId="14B62B20" w14:textId="048DB051" w:rsidR="0036723D" w:rsidRDefault="0036723D" w:rsidP="004E1333">
            <w:pPr>
              <w:spacing w:line="276" w:lineRule="auto"/>
              <w:jc w:val="both"/>
              <w:rPr>
                <w:rFonts w:ascii="Calibri" w:hAnsi="Calibri" w:cs="Calibri"/>
                <w:szCs w:val="24"/>
              </w:rPr>
            </w:pPr>
            <w:r>
              <w:rPr>
                <w:rFonts w:ascii="Calibri" w:hAnsi="Calibri" w:cs="Calibri"/>
                <w:szCs w:val="24"/>
              </w:rPr>
              <w:t>AM</w:t>
            </w:r>
          </w:p>
        </w:tc>
        <w:tc>
          <w:tcPr>
            <w:tcW w:w="7223" w:type="dxa"/>
          </w:tcPr>
          <w:p w14:paraId="2BA13405" w14:textId="7B400617" w:rsidR="0036723D" w:rsidRDefault="0036723D" w:rsidP="004E1333">
            <w:pPr>
              <w:spacing w:line="276" w:lineRule="auto"/>
              <w:jc w:val="both"/>
              <w:rPr>
                <w:rFonts w:ascii="Calibri" w:hAnsi="Calibri" w:cs="Calibri"/>
                <w:szCs w:val="24"/>
              </w:rPr>
            </w:pPr>
            <w:r>
              <w:rPr>
                <w:rFonts w:ascii="Calibri" w:hAnsi="Calibri" w:cs="Calibri"/>
                <w:szCs w:val="24"/>
              </w:rPr>
              <w:t xml:space="preserve">11: </w:t>
            </w:r>
            <w:r w:rsidRPr="00F71FFF">
              <w:rPr>
                <w:rFonts w:ascii="Calibri" w:hAnsi="Calibri" w:cs="Calibri"/>
                <w:szCs w:val="24"/>
              </w:rPr>
              <w:t>Prioritising Early Intervention and Support</w:t>
            </w:r>
          </w:p>
        </w:tc>
      </w:tr>
      <w:tr w:rsidR="0036723D" w14:paraId="37044766" w14:textId="77777777" w:rsidTr="000608BF">
        <w:trPr>
          <w:trHeight w:val="341"/>
          <w:jc w:val="center"/>
        </w:trPr>
        <w:tc>
          <w:tcPr>
            <w:tcW w:w="904" w:type="dxa"/>
          </w:tcPr>
          <w:p w14:paraId="04EE1B09" w14:textId="6ABDDFE1" w:rsidR="0036723D" w:rsidRDefault="0036723D" w:rsidP="004E1333">
            <w:pPr>
              <w:spacing w:line="276" w:lineRule="auto"/>
              <w:jc w:val="both"/>
              <w:rPr>
                <w:rFonts w:ascii="Calibri" w:hAnsi="Calibri" w:cs="Calibri"/>
                <w:szCs w:val="24"/>
              </w:rPr>
            </w:pPr>
            <w:r>
              <w:rPr>
                <w:rFonts w:ascii="Calibri" w:hAnsi="Calibri" w:cs="Calibri"/>
                <w:szCs w:val="24"/>
              </w:rPr>
              <w:t>6</w:t>
            </w:r>
          </w:p>
        </w:tc>
        <w:tc>
          <w:tcPr>
            <w:tcW w:w="1365" w:type="dxa"/>
          </w:tcPr>
          <w:p w14:paraId="3D8FD740" w14:textId="11225BBC" w:rsidR="0036723D" w:rsidRDefault="0036723D" w:rsidP="004E1333">
            <w:pPr>
              <w:spacing w:line="276" w:lineRule="auto"/>
              <w:jc w:val="both"/>
              <w:rPr>
                <w:rFonts w:ascii="Calibri" w:hAnsi="Calibri" w:cs="Calibri"/>
                <w:szCs w:val="24"/>
              </w:rPr>
            </w:pPr>
            <w:r>
              <w:rPr>
                <w:rFonts w:ascii="Calibri" w:hAnsi="Calibri" w:cs="Calibri"/>
                <w:szCs w:val="24"/>
              </w:rPr>
              <w:t>PM</w:t>
            </w:r>
          </w:p>
        </w:tc>
        <w:tc>
          <w:tcPr>
            <w:tcW w:w="7223" w:type="dxa"/>
          </w:tcPr>
          <w:p w14:paraId="524187D1" w14:textId="1F4B42CF" w:rsidR="0036723D" w:rsidRDefault="0036723D" w:rsidP="004E1333">
            <w:pPr>
              <w:spacing w:line="276" w:lineRule="auto"/>
              <w:jc w:val="both"/>
              <w:rPr>
                <w:rFonts w:ascii="Calibri" w:hAnsi="Calibri" w:cs="Calibri"/>
                <w:szCs w:val="24"/>
              </w:rPr>
            </w:pPr>
            <w:r>
              <w:rPr>
                <w:rFonts w:ascii="Calibri" w:hAnsi="Calibri" w:cs="Calibri"/>
                <w:szCs w:val="24"/>
              </w:rPr>
              <w:t xml:space="preserve">12: </w:t>
            </w:r>
            <w:r w:rsidRPr="00F71FFF">
              <w:rPr>
                <w:rFonts w:ascii="Calibri" w:hAnsi="Calibri" w:cs="Calibri"/>
                <w:szCs w:val="24"/>
              </w:rPr>
              <w:t>Building Flexibility into Curriculum and Instruction</w:t>
            </w:r>
          </w:p>
        </w:tc>
      </w:tr>
      <w:tr w:rsidR="0036723D" w14:paraId="35CF6650" w14:textId="77777777" w:rsidTr="000608BF">
        <w:trPr>
          <w:trHeight w:val="341"/>
          <w:jc w:val="center"/>
        </w:trPr>
        <w:tc>
          <w:tcPr>
            <w:tcW w:w="904" w:type="dxa"/>
          </w:tcPr>
          <w:p w14:paraId="4FE85607" w14:textId="020A89CA" w:rsidR="0036723D" w:rsidRDefault="0036723D" w:rsidP="004E1333">
            <w:pPr>
              <w:spacing w:line="276" w:lineRule="auto"/>
              <w:jc w:val="both"/>
              <w:rPr>
                <w:rFonts w:ascii="Calibri" w:hAnsi="Calibri" w:cs="Calibri"/>
                <w:szCs w:val="24"/>
              </w:rPr>
            </w:pPr>
            <w:r>
              <w:rPr>
                <w:rFonts w:ascii="Calibri" w:hAnsi="Calibri" w:cs="Calibri"/>
                <w:szCs w:val="24"/>
              </w:rPr>
              <w:t>7</w:t>
            </w:r>
          </w:p>
        </w:tc>
        <w:tc>
          <w:tcPr>
            <w:tcW w:w="1365" w:type="dxa"/>
          </w:tcPr>
          <w:p w14:paraId="1F39347E" w14:textId="003F3BFF" w:rsidR="0036723D" w:rsidRDefault="0036723D" w:rsidP="004E1333">
            <w:pPr>
              <w:spacing w:line="276" w:lineRule="auto"/>
              <w:jc w:val="both"/>
              <w:rPr>
                <w:rFonts w:ascii="Calibri" w:hAnsi="Calibri" w:cs="Calibri"/>
                <w:szCs w:val="24"/>
              </w:rPr>
            </w:pPr>
            <w:r>
              <w:rPr>
                <w:rFonts w:ascii="Calibri" w:hAnsi="Calibri" w:cs="Calibri"/>
                <w:szCs w:val="24"/>
              </w:rPr>
              <w:t>AM + PM</w:t>
            </w:r>
          </w:p>
        </w:tc>
        <w:tc>
          <w:tcPr>
            <w:tcW w:w="7223" w:type="dxa"/>
          </w:tcPr>
          <w:p w14:paraId="709F9977" w14:textId="5A67DFE9" w:rsidR="0036723D" w:rsidRDefault="0036723D" w:rsidP="004E1333">
            <w:pPr>
              <w:spacing w:line="276" w:lineRule="auto"/>
              <w:jc w:val="both"/>
              <w:rPr>
                <w:rFonts w:ascii="Calibri" w:hAnsi="Calibri" w:cs="Calibri"/>
                <w:szCs w:val="24"/>
              </w:rPr>
            </w:pPr>
            <w:r w:rsidRPr="00F71FFF">
              <w:rPr>
                <w:rFonts w:ascii="Calibri" w:hAnsi="Calibri" w:cs="Calibri"/>
                <w:szCs w:val="24"/>
              </w:rPr>
              <w:t>Final Wrap-up and Reflective Practices</w:t>
            </w:r>
          </w:p>
        </w:tc>
      </w:tr>
    </w:tbl>
    <w:p w14:paraId="7AAE14A7" w14:textId="77777777" w:rsidR="00202FE4" w:rsidRPr="007E0335" w:rsidRDefault="00202FE4" w:rsidP="007E08F5">
      <w:pPr>
        <w:spacing w:line="276" w:lineRule="auto"/>
        <w:jc w:val="both"/>
        <w:rPr>
          <w:rFonts w:ascii="Calibri" w:hAnsi="Calibri" w:cs="Calibri"/>
          <w:szCs w:val="24"/>
        </w:rPr>
      </w:pPr>
    </w:p>
    <w:p w14:paraId="13BC4FAE" w14:textId="77777777" w:rsidR="004535D9" w:rsidRPr="004535D9" w:rsidRDefault="004535D9" w:rsidP="00261197">
      <w:pPr>
        <w:spacing w:line="276" w:lineRule="auto"/>
        <w:jc w:val="both"/>
        <w:rPr>
          <w:rFonts w:ascii="Calibri" w:hAnsi="Calibri" w:cs="Calibri"/>
          <w:szCs w:val="24"/>
        </w:rPr>
      </w:pPr>
      <w:r w:rsidRPr="004535D9">
        <w:rPr>
          <w:rFonts w:ascii="Calibri" w:hAnsi="Calibri" w:cs="Calibri"/>
          <w:szCs w:val="24"/>
        </w:rPr>
        <w:t>Our meticulously designed training programme is a testament to the holistic approach we have adopted, thoroughly aligning with the objectives of our Empathetic Educational Framework. The programme consists of a series of interconnected modules, organised in a logical sequence that ensures a comprehensive and progressive build-up of knowledge and skills.</w:t>
      </w:r>
    </w:p>
    <w:p w14:paraId="3A499197" w14:textId="77777777" w:rsidR="004535D9" w:rsidRPr="004535D9" w:rsidRDefault="004535D9" w:rsidP="00261197">
      <w:pPr>
        <w:spacing w:line="276" w:lineRule="auto"/>
        <w:jc w:val="both"/>
        <w:rPr>
          <w:rFonts w:ascii="Calibri" w:hAnsi="Calibri" w:cs="Calibri"/>
          <w:szCs w:val="24"/>
        </w:rPr>
      </w:pPr>
    </w:p>
    <w:p w14:paraId="33631D5B" w14:textId="77777777" w:rsidR="004535D9" w:rsidRPr="004535D9" w:rsidRDefault="004535D9" w:rsidP="00261197">
      <w:pPr>
        <w:spacing w:line="276" w:lineRule="auto"/>
        <w:jc w:val="both"/>
        <w:rPr>
          <w:rFonts w:ascii="Calibri" w:hAnsi="Calibri" w:cs="Calibri"/>
          <w:szCs w:val="24"/>
        </w:rPr>
      </w:pPr>
      <w:r w:rsidRPr="004535D9">
        <w:rPr>
          <w:rFonts w:ascii="Calibri" w:hAnsi="Calibri" w:cs="Calibri"/>
          <w:szCs w:val="24"/>
        </w:rPr>
        <w:t>The commencement of the programme focuses on foundational concepts such as an introduction to the United Nations Convention on the Rights of the Child (UNCRC) and understanding affective barriers in education. These initial modules set the stage for a deeper exploration of the underpinning principles behind our proposed framework.</w:t>
      </w:r>
    </w:p>
    <w:p w14:paraId="7C69FB2E" w14:textId="77777777" w:rsidR="004535D9" w:rsidRPr="004535D9" w:rsidRDefault="004535D9" w:rsidP="00261197">
      <w:pPr>
        <w:spacing w:line="276" w:lineRule="auto"/>
        <w:jc w:val="both"/>
        <w:rPr>
          <w:rFonts w:ascii="Calibri" w:hAnsi="Calibri" w:cs="Calibri"/>
          <w:szCs w:val="24"/>
        </w:rPr>
      </w:pPr>
    </w:p>
    <w:p w14:paraId="08D60CB9" w14:textId="77777777" w:rsidR="004535D9" w:rsidRPr="004535D9" w:rsidRDefault="004535D9" w:rsidP="00261197">
      <w:pPr>
        <w:spacing w:line="276" w:lineRule="auto"/>
        <w:jc w:val="both"/>
        <w:rPr>
          <w:rFonts w:ascii="Calibri" w:hAnsi="Calibri" w:cs="Calibri"/>
          <w:szCs w:val="24"/>
        </w:rPr>
      </w:pPr>
      <w:r w:rsidRPr="004535D9">
        <w:rPr>
          <w:rFonts w:ascii="Calibri" w:hAnsi="Calibri" w:cs="Calibri"/>
          <w:szCs w:val="24"/>
        </w:rPr>
        <w:t>As the training advances, it delves into specific psychological theories such as Tomkins' Affect Script and Nathanson's Compass of Shame. These concepts are paramount in our framework, serving as robust theoretical backbones. Their understanding allows educators to comprehend and address the emotional experiences and responses of their students effectively.</w:t>
      </w:r>
    </w:p>
    <w:p w14:paraId="16B2D62C" w14:textId="77777777" w:rsidR="004535D9" w:rsidRPr="004535D9" w:rsidRDefault="004535D9" w:rsidP="00261197">
      <w:pPr>
        <w:spacing w:line="276" w:lineRule="auto"/>
        <w:jc w:val="both"/>
        <w:rPr>
          <w:rFonts w:ascii="Calibri" w:hAnsi="Calibri" w:cs="Calibri"/>
          <w:szCs w:val="24"/>
        </w:rPr>
      </w:pPr>
    </w:p>
    <w:p w14:paraId="65CF1BF7" w14:textId="77777777" w:rsidR="004535D9" w:rsidRPr="004535D9" w:rsidRDefault="004535D9" w:rsidP="00261197">
      <w:pPr>
        <w:spacing w:line="276" w:lineRule="auto"/>
        <w:jc w:val="both"/>
        <w:rPr>
          <w:rFonts w:ascii="Calibri" w:hAnsi="Calibri" w:cs="Calibri"/>
          <w:szCs w:val="24"/>
        </w:rPr>
      </w:pPr>
      <w:r w:rsidRPr="004535D9">
        <w:rPr>
          <w:rFonts w:ascii="Calibri" w:hAnsi="Calibri" w:cs="Calibri"/>
          <w:szCs w:val="24"/>
        </w:rPr>
        <w:t>Following the theoretical exploration, the focus shifts to practical applications. Modules on creating safe spaces, enhancing communication and empathy, and tailoring approaches for neurodiverse students are dedicated to converting the established theoretical understanding into actionable strategies. This ensures that educators are well equipped to translate their knowledge into meaningful classroom practices.</w:t>
      </w:r>
    </w:p>
    <w:p w14:paraId="5570C598" w14:textId="77777777" w:rsidR="004535D9" w:rsidRPr="004535D9" w:rsidRDefault="004535D9" w:rsidP="00261197">
      <w:pPr>
        <w:spacing w:line="276" w:lineRule="auto"/>
        <w:jc w:val="both"/>
        <w:rPr>
          <w:rFonts w:ascii="Calibri" w:hAnsi="Calibri" w:cs="Calibri"/>
          <w:szCs w:val="24"/>
        </w:rPr>
      </w:pPr>
    </w:p>
    <w:p w14:paraId="62594384" w14:textId="77777777" w:rsidR="004535D9" w:rsidRPr="004535D9" w:rsidRDefault="004535D9" w:rsidP="00261197">
      <w:pPr>
        <w:spacing w:line="276" w:lineRule="auto"/>
        <w:jc w:val="both"/>
        <w:rPr>
          <w:rFonts w:ascii="Calibri" w:hAnsi="Calibri" w:cs="Calibri"/>
          <w:szCs w:val="24"/>
        </w:rPr>
      </w:pPr>
      <w:r w:rsidRPr="004535D9">
        <w:rPr>
          <w:rFonts w:ascii="Calibri" w:hAnsi="Calibri" w:cs="Calibri"/>
          <w:szCs w:val="24"/>
        </w:rPr>
        <w:t>The latter part of the programme emphasises the importance of early intervention and the flexibility of curriculum and instruction, which align seamlessly with our aim of fostering a supportive, inclusive, and empathetic learning environment. Additionally, the focus on home-school communication underscores the essential role of parent-teacher collaboration in our model.</w:t>
      </w:r>
    </w:p>
    <w:p w14:paraId="157FFCFE" w14:textId="77777777" w:rsidR="004535D9" w:rsidRPr="004535D9" w:rsidRDefault="004535D9" w:rsidP="00261197">
      <w:pPr>
        <w:spacing w:line="276" w:lineRule="auto"/>
        <w:jc w:val="both"/>
        <w:rPr>
          <w:rFonts w:ascii="Calibri" w:hAnsi="Calibri" w:cs="Calibri"/>
          <w:szCs w:val="24"/>
        </w:rPr>
      </w:pPr>
    </w:p>
    <w:p w14:paraId="6A194E2C" w14:textId="77777777" w:rsidR="004535D9" w:rsidRPr="004535D9" w:rsidRDefault="004535D9" w:rsidP="00261197">
      <w:pPr>
        <w:spacing w:line="276" w:lineRule="auto"/>
        <w:jc w:val="both"/>
        <w:rPr>
          <w:rFonts w:ascii="Calibri" w:hAnsi="Calibri" w:cs="Calibri"/>
          <w:szCs w:val="24"/>
        </w:rPr>
      </w:pPr>
      <w:r w:rsidRPr="004535D9">
        <w:rPr>
          <w:rFonts w:ascii="Calibri" w:hAnsi="Calibri" w:cs="Calibri"/>
          <w:szCs w:val="24"/>
        </w:rPr>
        <w:t>The programme concludes with a day dedicated to reflective practices and final wrap-up. This session provides educators with an invaluable opportunity to assimilate and consolidate their learning, contemplate the practical applications in their teaching practice, and clarify any residual queries.</w:t>
      </w:r>
    </w:p>
    <w:p w14:paraId="67D8ED23" w14:textId="77777777" w:rsidR="004535D9" w:rsidRPr="004535D9" w:rsidRDefault="004535D9" w:rsidP="00261197">
      <w:pPr>
        <w:spacing w:line="276" w:lineRule="auto"/>
        <w:rPr>
          <w:rFonts w:ascii="Calibri" w:hAnsi="Calibri" w:cs="Calibri"/>
          <w:szCs w:val="24"/>
        </w:rPr>
      </w:pPr>
    </w:p>
    <w:p w14:paraId="366CE743" w14:textId="5578ABB8" w:rsidR="004535D9" w:rsidRDefault="004535D9" w:rsidP="00261197">
      <w:pPr>
        <w:spacing w:line="276" w:lineRule="auto"/>
        <w:jc w:val="both"/>
        <w:rPr>
          <w:rFonts w:ascii="Calibri" w:hAnsi="Calibri" w:cs="Calibri"/>
          <w:szCs w:val="24"/>
        </w:rPr>
      </w:pPr>
      <w:r w:rsidRPr="004535D9">
        <w:rPr>
          <w:rFonts w:ascii="Calibri" w:hAnsi="Calibri" w:cs="Calibri"/>
          <w:szCs w:val="24"/>
        </w:rPr>
        <w:t>Overall, this proposed structure of the training programme displays a meticulous alignment with the Empathetic Educational Framework, demonstrating an effective blend of theoretical understanding and practical implementation. Through this comprehensive approach, we anticipate equipping educators with the necessary tools to transform their classrooms into nurturing, empathetic, and inclusive environments.</w:t>
      </w:r>
      <w:bookmarkStart w:id="64" w:name="_Toc138430626"/>
    </w:p>
    <w:p w14:paraId="11609367" w14:textId="77777777" w:rsidR="007C4DB1" w:rsidRPr="004535D9" w:rsidRDefault="007C4DB1" w:rsidP="00261197">
      <w:pPr>
        <w:spacing w:line="276" w:lineRule="auto"/>
        <w:jc w:val="both"/>
        <w:rPr>
          <w:rFonts w:ascii="Calibri" w:hAnsi="Calibri" w:cs="Calibri"/>
          <w:szCs w:val="24"/>
        </w:rPr>
      </w:pPr>
    </w:p>
    <w:p w14:paraId="6630A783" w14:textId="1B44B8A9" w:rsidR="007E0335" w:rsidRPr="00560816" w:rsidRDefault="007E0335" w:rsidP="00261197">
      <w:pPr>
        <w:pStyle w:val="Heading2"/>
        <w:jc w:val="both"/>
        <w:rPr>
          <w:b/>
          <w:bCs/>
        </w:rPr>
      </w:pPr>
      <w:r w:rsidRPr="00560816">
        <w:rPr>
          <w:b/>
          <w:bCs/>
        </w:rPr>
        <w:t>Early Identification and Intervention Strategies</w:t>
      </w:r>
      <w:bookmarkEnd w:id="64"/>
    </w:p>
    <w:p w14:paraId="73972F45" w14:textId="77777777" w:rsidR="007E0335" w:rsidRPr="007E0335" w:rsidRDefault="007E0335" w:rsidP="00261197">
      <w:pPr>
        <w:spacing w:line="276" w:lineRule="auto"/>
        <w:jc w:val="both"/>
        <w:rPr>
          <w:rFonts w:ascii="Calibri" w:hAnsi="Calibri" w:cs="Calibri"/>
          <w:szCs w:val="24"/>
        </w:rPr>
      </w:pPr>
    </w:p>
    <w:p w14:paraId="09FD4C60" w14:textId="5D41BD38" w:rsidR="007E0335" w:rsidRDefault="00AC4B41" w:rsidP="00261197">
      <w:pPr>
        <w:pStyle w:val="ListParagraph"/>
        <w:numPr>
          <w:ilvl w:val="0"/>
          <w:numId w:val="62"/>
        </w:numPr>
        <w:spacing w:line="276" w:lineRule="auto"/>
        <w:jc w:val="both"/>
        <w:rPr>
          <w:rFonts w:ascii="Calibri" w:hAnsi="Calibri" w:cs="Calibri"/>
          <w:szCs w:val="24"/>
        </w:rPr>
      </w:pPr>
      <w:r w:rsidRPr="00AC4B41">
        <w:rPr>
          <w:rFonts w:ascii="Calibri" w:hAnsi="Calibri" w:cs="Calibri"/>
          <w:szCs w:val="24"/>
        </w:rPr>
        <w:t>Introduction</w:t>
      </w:r>
    </w:p>
    <w:p w14:paraId="3E04EB74" w14:textId="1956B5C3" w:rsidR="00AC4B41" w:rsidRDefault="00AC4B41" w:rsidP="00261197">
      <w:pPr>
        <w:pStyle w:val="ListParagraph"/>
        <w:spacing w:line="276" w:lineRule="auto"/>
        <w:ind w:left="360"/>
        <w:jc w:val="both"/>
        <w:rPr>
          <w:rFonts w:ascii="Calibri" w:hAnsi="Calibri" w:cs="Calibri"/>
          <w:szCs w:val="24"/>
        </w:rPr>
      </w:pPr>
      <w:r w:rsidRPr="00AC4B41">
        <w:rPr>
          <w:rFonts w:ascii="Calibri" w:hAnsi="Calibri" w:cs="Calibri"/>
          <w:szCs w:val="24"/>
        </w:rPr>
        <w:t xml:space="preserve">In this part of our </w:t>
      </w:r>
      <w:r>
        <w:rPr>
          <w:rFonts w:ascii="Calibri" w:hAnsi="Calibri" w:cs="Calibri"/>
          <w:szCs w:val="24"/>
        </w:rPr>
        <w:t xml:space="preserve">training </w:t>
      </w:r>
      <w:r w:rsidRPr="00AC4B41">
        <w:rPr>
          <w:rFonts w:ascii="Calibri" w:hAnsi="Calibri" w:cs="Calibri"/>
          <w:szCs w:val="24"/>
        </w:rPr>
        <w:t>programme, we aim to equip educators with the necessary skills and knowledge for early identification of potential learning and behavioural difficulties. These may manifest more prevalently in disadvantaged students and those with neurodiverse conditions, particularly in the wake of the challenges posed by the Covid-19 pandemic. Early identification enables timely intervention, preventing a snowball effect that could further impede the student's learning and development.</w:t>
      </w:r>
    </w:p>
    <w:p w14:paraId="2E87CAB0" w14:textId="77777777" w:rsidR="000608BF" w:rsidRDefault="000608BF" w:rsidP="00261197">
      <w:pPr>
        <w:pStyle w:val="ListParagraph"/>
        <w:spacing w:line="276" w:lineRule="auto"/>
        <w:ind w:left="360"/>
        <w:jc w:val="both"/>
        <w:rPr>
          <w:rFonts w:ascii="Calibri" w:hAnsi="Calibri" w:cs="Calibri"/>
          <w:szCs w:val="24"/>
        </w:rPr>
      </w:pPr>
    </w:p>
    <w:p w14:paraId="6F8B35EC" w14:textId="42AA07FF" w:rsidR="00AC4B41" w:rsidRDefault="00AC4B41" w:rsidP="00261197">
      <w:pPr>
        <w:pStyle w:val="ListParagraph"/>
        <w:numPr>
          <w:ilvl w:val="0"/>
          <w:numId w:val="62"/>
        </w:numPr>
        <w:spacing w:line="276" w:lineRule="auto"/>
        <w:jc w:val="both"/>
        <w:rPr>
          <w:rFonts w:ascii="Calibri" w:hAnsi="Calibri" w:cs="Calibri"/>
          <w:szCs w:val="24"/>
        </w:rPr>
      </w:pPr>
      <w:r>
        <w:rPr>
          <w:rFonts w:ascii="Calibri" w:hAnsi="Calibri" w:cs="Calibri"/>
          <w:szCs w:val="24"/>
        </w:rPr>
        <w:t>Understanding the Context</w:t>
      </w:r>
    </w:p>
    <w:p w14:paraId="10018FA4" w14:textId="479C9C83" w:rsidR="00AC4B41" w:rsidRDefault="00AC4B41" w:rsidP="00261197">
      <w:pPr>
        <w:pStyle w:val="ListParagraph"/>
        <w:spacing w:line="276" w:lineRule="auto"/>
        <w:ind w:left="360"/>
        <w:jc w:val="both"/>
        <w:rPr>
          <w:rFonts w:ascii="Calibri" w:hAnsi="Calibri" w:cs="Calibri"/>
          <w:szCs w:val="24"/>
        </w:rPr>
      </w:pPr>
      <w:r w:rsidRPr="00AC4B41">
        <w:rPr>
          <w:rFonts w:ascii="Calibri" w:hAnsi="Calibri" w:cs="Calibri"/>
          <w:szCs w:val="24"/>
        </w:rPr>
        <w:t>The Covid-19 pandemic has exerted unprecedented pressure on students' mental health, instigating a surge in cases of anxiety and emotionally based school avoidance. This understanding informs our approach, as we believe that addressing these emotional challenges is essential to foster a healthy learning environment conducive to the academic and personal growth of all students.</w:t>
      </w:r>
    </w:p>
    <w:p w14:paraId="5E2D1C7D" w14:textId="77777777" w:rsidR="000608BF" w:rsidRDefault="000608BF" w:rsidP="00261197">
      <w:pPr>
        <w:pStyle w:val="ListParagraph"/>
        <w:spacing w:line="276" w:lineRule="auto"/>
        <w:ind w:left="360"/>
        <w:jc w:val="both"/>
        <w:rPr>
          <w:rFonts w:ascii="Calibri" w:hAnsi="Calibri" w:cs="Calibri"/>
          <w:szCs w:val="24"/>
        </w:rPr>
      </w:pPr>
    </w:p>
    <w:p w14:paraId="19A78A0C" w14:textId="291484C1" w:rsidR="00AC4B41" w:rsidRDefault="00AC4B41" w:rsidP="00261197">
      <w:pPr>
        <w:pStyle w:val="ListParagraph"/>
        <w:numPr>
          <w:ilvl w:val="0"/>
          <w:numId w:val="62"/>
        </w:numPr>
        <w:spacing w:line="276" w:lineRule="auto"/>
        <w:jc w:val="both"/>
        <w:rPr>
          <w:rFonts w:ascii="Calibri" w:hAnsi="Calibri" w:cs="Calibri"/>
          <w:szCs w:val="24"/>
        </w:rPr>
      </w:pPr>
      <w:r>
        <w:rPr>
          <w:rFonts w:ascii="Calibri" w:hAnsi="Calibri" w:cs="Calibri"/>
          <w:szCs w:val="24"/>
        </w:rPr>
        <w:t>Recognising Challenges</w:t>
      </w:r>
    </w:p>
    <w:p w14:paraId="13359D55" w14:textId="7D8F5B36" w:rsidR="00AC4B41" w:rsidRDefault="00AC4B41" w:rsidP="00261197">
      <w:pPr>
        <w:pStyle w:val="ListParagraph"/>
        <w:spacing w:line="276" w:lineRule="auto"/>
        <w:ind w:left="360"/>
        <w:jc w:val="both"/>
        <w:rPr>
          <w:rFonts w:ascii="Calibri" w:hAnsi="Calibri" w:cs="Calibri"/>
          <w:szCs w:val="24"/>
        </w:rPr>
      </w:pPr>
      <w:r w:rsidRPr="00AC4B41">
        <w:rPr>
          <w:rFonts w:ascii="Calibri" w:hAnsi="Calibri" w:cs="Calibri"/>
          <w:szCs w:val="24"/>
        </w:rPr>
        <w:t>In this module, we will delve into the signs and symptoms of common learning and behavioural difficulties, with a special focus on anxiety and school avoidance behaviours. Emphasis will be placed on the signs prevalent amongst disadvantaged and neurodiverse students, arming educators with the necessary knowledge to identify these issues early</w:t>
      </w:r>
      <w:r w:rsidR="007C4DB1">
        <w:rPr>
          <w:rFonts w:ascii="Calibri" w:hAnsi="Calibri" w:cs="Calibri"/>
          <w:szCs w:val="24"/>
        </w:rPr>
        <w:t>.</w:t>
      </w:r>
    </w:p>
    <w:p w14:paraId="7FAB18E1" w14:textId="77777777" w:rsidR="007C4DB1" w:rsidRDefault="007C4DB1" w:rsidP="00261197">
      <w:pPr>
        <w:pStyle w:val="ListParagraph"/>
        <w:spacing w:line="276" w:lineRule="auto"/>
        <w:ind w:left="360"/>
        <w:jc w:val="both"/>
        <w:rPr>
          <w:rFonts w:ascii="Calibri" w:hAnsi="Calibri" w:cs="Calibri"/>
          <w:szCs w:val="24"/>
        </w:rPr>
      </w:pPr>
    </w:p>
    <w:p w14:paraId="71D739E9" w14:textId="58297B3F" w:rsidR="00AC4B41" w:rsidRDefault="00AC4B41" w:rsidP="00261197">
      <w:pPr>
        <w:pStyle w:val="ListParagraph"/>
        <w:numPr>
          <w:ilvl w:val="0"/>
          <w:numId w:val="62"/>
        </w:numPr>
        <w:spacing w:line="276" w:lineRule="auto"/>
        <w:jc w:val="both"/>
        <w:rPr>
          <w:rFonts w:ascii="Calibri" w:hAnsi="Calibri" w:cs="Calibri"/>
          <w:szCs w:val="24"/>
        </w:rPr>
      </w:pPr>
      <w:r w:rsidRPr="00AC4B41">
        <w:rPr>
          <w:rFonts w:ascii="Calibri" w:hAnsi="Calibri" w:cs="Calibri"/>
          <w:szCs w:val="24"/>
        </w:rPr>
        <w:t>Observational Techniques</w:t>
      </w:r>
    </w:p>
    <w:p w14:paraId="4A69FD9F" w14:textId="70BC0DA1" w:rsidR="00AC4B41" w:rsidRDefault="00AC4B41" w:rsidP="00261197">
      <w:pPr>
        <w:pStyle w:val="ListParagraph"/>
        <w:spacing w:line="276" w:lineRule="auto"/>
        <w:ind w:left="360"/>
        <w:jc w:val="both"/>
        <w:rPr>
          <w:rFonts w:ascii="Calibri" w:hAnsi="Calibri" w:cs="Calibri"/>
          <w:szCs w:val="24"/>
        </w:rPr>
      </w:pPr>
      <w:r w:rsidRPr="00AC4B41">
        <w:rPr>
          <w:rFonts w:ascii="Calibri" w:hAnsi="Calibri" w:cs="Calibri"/>
          <w:szCs w:val="24"/>
        </w:rPr>
        <w:t>Building on the knowledge from the previous module, we will then discuss effective strategies for observation within the classroom setting. A crucial aspect of this is cultivating relationships with students that foster open communication. The module will also incorporate techniques for spotting anxiety and emotionally based school avoidance, allowing educators to identify these issues early and accurately.</w:t>
      </w:r>
    </w:p>
    <w:p w14:paraId="7963C96E" w14:textId="77777777" w:rsidR="007C4DB1" w:rsidRPr="007C4DB1" w:rsidRDefault="007C4DB1" w:rsidP="00261197">
      <w:pPr>
        <w:spacing w:line="276" w:lineRule="auto"/>
        <w:jc w:val="both"/>
        <w:rPr>
          <w:rFonts w:ascii="Calibri" w:hAnsi="Calibri" w:cs="Calibri"/>
          <w:szCs w:val="24"/>
        </w:rPr>
      </w:pPr>
    </w:p>
    <w:p w14:paraId="6F839233" w14:textId="3341E6B8" w:rsidR="00AC4B41" w:rsidRDefault="00AC4B41" w:rsidP="00261197">
      <w:pPr>
        <w:pStyle w:val="ListParagraph"/>
        <w:numPr>
          <w:ilvl w:val="0"/>
          <w:numId w:val="62"/>
        </w:numPr>
        <w:spacing w:line="276" w:lineRule="auto"/>
        <w:jc w:val="both"/>
        <w:rPr>
          <w:rFonts w:ascii="Calibri" w:hAnsi="Calibri" w:cs="Calibri"/>
          <w:szCs w:val="24"/>
        </w:rPr>
      </w:pPr>
      <w:r w:rsidRPr="00AC4B41">
        <w:rPr>
          <w:rFonts w:ascii="Calibri" w:hAnsi="Calibri" w:cs="Calibri"/>
          <w:szCs w:val="24"/>
        </w:rPr>
        <w:t>In this section, we will explore how principles drawn from humanistic psychology can create a supportive and empathetic learning environment. Incorporating novel elements unique to our approach, we will guide educators on how to specifically address the unique challenges faced by disadvantaged and neurodiverse students, particularly in the aftermath of the pandemic</w:t>
      </w:r>
      <w:r w:rsidR="007C4DB1">
        <w:rPr>
          <w:rFonts w:ascii="Calibri" w:hAnsi="Calibri" w:cs="Calibri"/>
          <w:szCs w:val="24"/>
        </w:rPr>
        <w:t>.</w:t>
      </w:r>
    </w:p>
    <w:p w14:paraId="023D01CE" w14:textId="77777777" w:rsidR="007C4DB1" w:rsidRDefault="007C4DB1" w:rsidP="00261197">
      <w:pPr>
        <w:pStyle w:val="ListParagraph"/>
        <w:spacing w:line="276" w:lineRule="auto"/>
        <w:ind w:left="360"/>
        <w:jc w:val="both"/>
        <w:rPr>
          <w:rFonts w:ascii="Calibri" w:hAnsi="Calibri" w:cs="Calibri"/>
          <w:szCs w:val="24"/>
        </w:rPr>
      </w:pPr>
    </w:p>
    <w:p w14:paraId="4C6731F2" w14:textId="03DCA4BD" w:rsidR="00AC4B41" w:rsidRDefault="00AC4B41" w:rsidP="00261197">
      <w:pPr>
        <w:pStyle w:val="ListParagraph"/>
        <w:numPr>
          <w:ilvl w:val="0"/>
          <w:numId w:val="62"/>
        </w:numPr>
        <w:spacing w:line="276" w:lineRule="auto"/>
        <w:jc w:val="both"/>
        <w:rPr>
          <w:rFonts w:ascii="Calibri" w:hAnsi="Calibri" w:cs="Calibri"/>
          <w:szCs w:val="24"/>
        </w:rPr>
      </w:pPr>
      <w:r>
        <w:rPr>
          <w:rFonts w:ascii="Calibri" w:hAnsi="Calibri" w:cs="Calibri"/>
          <w:szCs w:val="24"/>
        </w:rPr>
        <w:t>Intervention Strategies</w:t>
      </w:r>
    </w:p>
    <w:p w14:paraId="42A894AB" w14:textId="536ECAAD" w:rsidR="00AC4B41" w:rsidRDefault="00AC4B41" w:rsidP="00261197">
      <w:pPr>
        <w:pStyle w:val="ListParagraph"/>
        <w:spacing w:line="276" w:lineRule="auto"/>
        <w:ind w:left="360"/>
        <w:jc w:val="both"/>
        <w:rPr>
          <w:rFonts w:ascii="Calibri" w:hAnsi="Calibri" w:cs="Calibri"/>
          <w:szCs w:val="24"/>
        </w:rPr>
      </w:pPr>
      <w:r w:rsidRPr="00AC4B41">
        <w:rPr>
          <w:rFonts w:ascii="Calibri" w:hAnsi="Calibri" w:cs="Calibri"/>
          <w:szCs w:val="24"/>
        </w:rPr>
        <w:t>We will introduce a variety of evidence-based intervention strategies, tailored to address the needs of disadvantaged and neurodiverse students. These strategies will be flexible and adaptable, allowing educators to effectively respond to a wide range of student needs, including managing anxiety and school avoidance behaviours.</w:t>
      </w:r>
    </w:p>
    <w:p w14:paraId="5C6242AF" w14:textId="77777777" w:rsidR="007C4DB1" w:rsidRPr="007C4DB1" w:rsidRDefault="007C4DB1" w:rsidP="00261197">
      <w:pPr>
        <w:spacing w:line="276" w:lineRule="auto"/>
        <w:jc w:val="both"/>
        <w:rPr>
          <w:rFonts w:ascii="Calibri" w:hAnsi="Calibri" w:cs="Calibri"/>
          <w:szCs w:val="24"/>
        </w:rPr>
      </w:pPr>
    </w:p>
    <w:p w14:paraId="2EAE2A27" w14:textId="4848A8B3" w:rsidR="00AC4B41" w:rsidRDefault="00AC4B41" w:rsidP="00261197">
      <w:pPr>
        <w:pStyle w:val="ListParagraph"/>
        <w:numPr>
          <w:ilvl w:val="0"/>
          <w:numId w:val="62"/>
        </w:numPr>
        <w:spacing w:line="276" w:lineRule="auto"/>
        <w:jc w:val="both"/>
        <w:rPr>
          <w:rFonts w:ascii="Calibri" w:hAnsi="Calibri" w:cs="Calibri"/>
          <w:szCs w:val="24"/>
        </w:rPr>
      </w:pPr>
      <w:r>
        <w:rPr>
          <w:rFonts w:ascii="Calibri" w:hAnsi="Calibri" w:cs="Calibri"/>
          <w:szCs w:val="24"/>
        </w:rPr>
        <w:t>Case Studies</w:t>
      </w:r>
    </w:p>
    <w:p w14:paraId="267CC62D" w14:textId="64BAF0A9" w:rsidR="00AC4B41" w:rsidRDefault="00AC4B41" w:rsidP="00261197">
      <w:pPr>
        <w:pStyle w:val="ListParagraph"/>
        <w:spacing w:line="276" w:lineRule="auto"/>
        <w:ind w:left="360"/>
        <w:jc w:val="both"/>
        <w:rPr>
          <w:rFonts w:ascii="Calibri" w:hAnsi="Calibri" w:cs="Calibri"/>
          <w:szCs w:val="24"/>
        </w:rPr>
      </w:pPr>
      <w:r w:rsidRPr="00AC4B41">
        <w:rPr>
          <w:rFonts w:ascii="Calibri" w:hAnsi="Calibri" w:cs="Calibri"/>
          <w:szCs w:val="24"/>
        </w:rPr>
        <w:t>This module will showcase a series of case studies demonstrating the successful application of the early identification and intervention strategies covered in the programme. The case studies will feature scenarios involving disadvantaged and neurodiverse students, as well as cases of anxiety and school avoidance, providing educators with practical examples of these strategies in action.</w:t>
      </w:r>
    </w:p>
    <w:p w14:paraId="72AF804C" w14:textId="77777777" w:rsidR="007C4DB1" w:rsidRDefault="007C4DB1" w:rsidP="00261197">
      <w:pPr>
        <w:pStyle w:val="ListParagraph"/>
        <w:spacing w:line="276" w:lineRule="auto"/>
        <w:ind w:left="360"/>
        <w:jc w:val="both"/>
        <w:rPr>
          <w:rFonts w:ascii="Calibri" w:hAnsi="Calibri" w:cs="Calibri"/>
          <w:szCs w:val="24"/>
        </w:rPr>
      </w:pPr>
    </w:p>
    <w:p w14:paraId="18CAE6D7" w14:textId="7618245A" w:rsidR="00AC4B41" w:rsidRPr="00AC4B41" w:rsidRDefault="00AC4B41" w:rsidP="00261197">
      <w:pPr>
        <w:pStyle w:val="ListParagraph"/>
        <w:numPr>
          <w:ilvl w:val="0"/>
          <w:numId w:val="62"/>
        </w:numPr>
        <w:spacing w:line="276" w:lineRule="auto"/>
        <w:jc w:val="both"/>
        <w:rPr>
          <w:rFonts w:ascii="Calibri" w:hAnsi="Calibri" w:cs="Calibri"/>
          <w:szCs w:val="24"/>
        </w:rPr>
      </w:pPr>
      <w:r>
        <w:rPr>
          <w:rFonts w:ascii="Calibri" w:hAnsi="Calibri" w:cs="Calibri"/>
          <w:szCs w:val="24"/>
        </w:rPr>
        <w:t xml:space="preserve">Resources </w:t>
      </w:r>
    </w:p>
    <w:p w14:paraId="233CF7C8" w14:textId="32B35C3F" w:rsidR="00AC4B41" w:rsidRPr="00AC4B41" w:rsidRDefault="00AC4B41" w:rsidP="00261197">
      <w:pPr>
        <w:spacing w:line="276" w:lineRule="auto"/>
        <w:jc w:val="both"/>
        <w:rPr>
          <w:rFonts w:ascii="Calibri" w:hAnsi="Calibri" w:cs="Calibri"/>
          <w:szCs w:val="24"/>
        </w:rPr>
      </w:pPr>
      <w:r w:rsidRPr="00AC4B41">
        <w:rPr>
          <w:rFonts w:ascii="Calibri" w:hAnsi="Calibri" w:cs="Calibri"/>
          <w:szCs w:val="24"/>
        </w:rPr>
        <w:t>Throughout this part of the training programme, we will provide educators with a range of resources, including:</w:t>
      </w:r>
    </w:p>
    <w:p w14:paraId="74FA76DD" w14:textId="77777777" w:rsidR="00AC4B41" w:rsidRPr="00AC4B41" w:rsidRDefault="00AC4B41" w:rsidP="00261197">
      <w:pPr>
        <w:spacing w:line="276" w:lineRule="auto"/>
        <w:jc w:val="both"/>
        <w:rPr>
          <w:rFonts w:ascii="Calibri" w:hAnsi="Calibri" w:cs="Calibri"/>
          <w:szCs w:val="24"/>
        </w:rPr>
      </w:pPr>
    </w:p>
    <w:p w14:paraId="47AEF9DD" w14:textId="77777777" w:rsidR="00AC4B41" w:rsidRPr="00AC4B41" w:rsidRDefault="00AC4B41" w:rsidP="00261197">
      <w:pPr>
        <w:pStyle w:val="ListParagraph"/>
        <w:numPr>
          <w:ilvl w:val="0"/>
          <w:numId w:val="63"/>
        </w:numPr>
        <w:spacing w:line="276" w:lineRule="auto"/>
        <w:jc w:val="both"/>
        <w:rPr>
          <w:rFonts w:ascii="Calibri" w:hAnsi="Calibri" w:cs="Calibri"/>
          <w:szCs w:val="24"/>
        </w:rPr>
      </w:pPr>
      <w:r w:rsidRPr="00AC4B41">
        <w:rPr>
          <w:rFonts w:ascii="Calibri" w:hAnsi="Calibri" w:cs="Calibri"/>
          <w:szCs w:val="24"/>
        </w:rPr>
        <w:t>A checklist of common indicators of learning and behavioural difficulties, with a special emphasis on signs of anxiety and school avoidance.</w:t>
      </w:r>
    </w:p>
    <w:p w14:paraId="1EB47D9C" w14:textId="77777777" w:rsidR="00AC4B41" w:rsidRPr="00AC4B41" w:rsidRDefault="00AC4B41" w:rsidP="00261197">
      <w:pPr>
        <w:pStyle w:val="ListParagraph"/>
        <w:numPr>
          <w:ilvl w:val="0"/>
          <w:numId w:val="63"/>
        </w:numPr>
        <w:spacing w:line="276" w:lineRule="auto"/>
        <w:jc w:val="both"/>
        <w:rPr>
          <w:rFonts w:ascii="Calibri" w:hAnsi="Calibri" w:cs="Calibri"/>
          <w:szCs w:val="24"/>
        </w:rPr>
      </w:pPr>
      <w:r w:rsidRPr="00AC4B41">
        <w:rPr>
          <w:rFonts w:ascii="Calibri" w:hAnsi="Calibri" w:cs="Calibri"/>
          <w:szCs w:val="24"/>
        </w:rPr>
        <w:t>A guide on effective observation techniques and relationship-building strategies.</w:t>
      </w:r>
    </w:p>
    <w:p w14:paraId="0D4399D9" w14:textId="77777777" w:rsidR="00AC4B41" w:rsidRPr="00AC4B41" w:rsidRDefault="00AC4B41" w:rsidP="00261197">
      <w:pPr>
        <w:pStyle w:val="ListParagraph"/>
        <w:numPr>
          <w:ilvl w:val="0"/>
          <w:numId w:val="63"/>
        </w:numPr>
        <w:spacing w:line="276" w:lineRule="auto"/>
        <w:jc w:val="both"/>
        <w:rPr>
          <w:rFonts w:ascii="Calibri" w:hAnsi="Calibri" w:cs="Calibri"/>
          <w:szCs w:val="24"/>
        </w:rPr>
      </w:pPr>
      <w:r w:rsidRPr="00AC4B41">
        <w:rPr>
          <w:rFonts w:ascii="Calibri" w:hAnsi="Calibri" w:cs="Calibri"/>
          <w:szCs w:val="24"/>
        </w:rPr>
        <w:t>A comprehensive list of potential intervention strategies, along with guidance on when and how to apply them in different scenarios.</w:t>
      </w:r>
    </w:p>
    <w:p w14:paraId="56DC8BCF" w14:textId="77777777" w:rsidR="00AC4B41" w:rsidRDefault="00AC4B41" w:rsidP="00261197">
      <w:pPr>
        <w:spacing w:line="276" w:lineRule="auto"/>
        <w:jc w:val="both"/>
        <w:rPr>
          <w:rFonts w:ascii="Calibri" w:hAnsi="Calibri" w:cs="Calibri"/>
          <w:szCs w:val="24"/>
        </w:rPr>
      </w:pPr>
    </w:p>
    <w:p w14:paraId="24228D54" w14:textId="34F49D77" w:rsidR="00D9283F" w:rsidRDefault="00AC4B41" w:rsidP="00261197">
      <w:pPr>
        <w:spacing w:line="276" w:lineRule="auto"/>
        <w:jc w:val="both"/>
        <w:rPr>
          <w:rFonts w:ascii="Calibri" w:hAnsi="Calibri" w:cs="Calibri"/>
          <w:szCs w:val="24"/>
        </w:rPr>
      </w:pPr>
      <w:r w:rsidRPr="00AC4B41">
        <w:rPr>
          <w:rFonts w:ascii="Calibri" w:hAnsi="Calibri" w:cs="Calibri"/>
          <w:szCs w:val="24"/>
        </w:rPr>
        <w:t>These resources will supplement the training modules, serving as handy references for educators as they apply their new skills and knowledge in their respective classrooms.</w:t>
      </w:r>
    </w:p>
    <w:p w14:paraId="2749A5CA" w14:textId="279DFC12" w:rsidR="00AC4B41" w:rsidRDefault="00AC4B41" w:rsidP="00261197">
      <w:pPr>
        <w:spacing w:line="276" w:lineRule="auto"/>
        <w:jc w:val="both"/>
        <w:rPr>
          <w:rFonts w:ascii="Calibri" w:hAnsi="Calibri" w:cs="Calibri"/>
          <w:szCs w:val="24"/>
        </w:rPr>
      </w:pPr>
    </w:p>
    <w:p w14:paraId="72DC135B" w14:textId="50390822" w:rsidR="00AC4B41" w:rsidRDefault="00AC4B41" w:rsidP="00261197">
      <w:pPr>
        <w:spacing w:line="276" w:lineRule="auto"/>
        <w:jc w:val="both"/>
        <w:rPr>
          <w:rFonts w:ascii="Calibri" w:hAnsi="Calibri" w:cs="Calibri"/>
          <w:szCs w:val="24"/>
        </w:rPr>
      </w:pPr>
      <w:r w:rsidRPr="00AC4B41">
        <w:rPr>
          <w:rFonts w:ascii="Calibri" w:hAnsi="Calibri" w:cs="Calibri"/>
          <w:szCs w:val="24"/>
        </w:rPr>
        <w:t>By equipping educators with the ability to identify and intervene early when difficulties arise, we can help to ensure the success and well-being of every student, regardless of their background or neurodiversity.</w:t>
      </w:r>
    </w:p>
    <w:p w14:paraId="36F9EC40" w14:textId="77777777" w:rsidR="00AC4B41" w:rsidRPr="007E0335" w:rsidRDefault="00AC4B41" w:rsidP="00261197">
      <w:pPr>
        <w:spacing w:line="276" w:lineRule="auto"/>
        <w:jc w:val="both"/>
        <w:rPr>
          <w:rFonts w:ascii="Calibri" w:hAnsi="Calibri" w:cs="Calibri"/>
          <w:szCs w:val="24"/>
        </w:rPr>
      </w:pPr>
    </w:p>
    <w:p w14:paraId="3214360C" w14:textId="6770A0F3" w:rsidR="007E0335" w:rsidRPr="007E0335" w:rsidRDefault="007C4DB1" w:rsidP="00261197">
      <w:pPr>
        <w:spacing w:line="276" w:lineRule="auto"/>
        <w:jc w:val="both"/>
        <w:rPr>
          <w:rFonts w:ascii="Calibri" w:hAnsi="Calibri" w:cs="Calibri"/>
          <w:szCs w:val="24"/>
        </w:rPr>
      </w:pPr>
      <w:r w:rsidRPr="007C4DB1">
        <w:rPr>
          <w:rFonts w:ascii="Calibri" w:eastAsiaTheme="majorEastAsia" w:hAnsi="Calibri" w:cstheme="majorBidi"/>
          <w:b/>
          <w:bCs/>
          <w:i/>
          <w:color w:val="000000" w:themeColor="text1"/>
          <w:szCs w:val="26"/>
        </w:rPr>
        <w:lastRenderedPageBreak/>
        <w:t>Educator's UNCRC-Based Self-Assessment Matrix</w:t>
      </w:r>
    </w:p>
    <w:p w14:paraId="2C03C738" w14:textId="0DEE9375" w:rsidR="00013678" w:rsidRDefault="007C4DB1" w:rsidP="00261197">
      <w:pPr>
        <w:spacing w:line="276" w:lineRule="auto"/>
        <w:jc w:val="both"/>
        <w:rPr>
          <w:rFonts w:ascii="Calibri" w:hAnsi="Calibri" w:cs="Calibri"/>
          <w:szCs w:val="24"/>
        </w:rPr>
      </w:pPr>
      <w:r w:rsidRPr="007C4DB1">
        <w:rPr>
          <w:rFonts w:ascii="Calibri" w:hAnsi="Calibri" w:cs="Calibri"/>
          <w:szCs w:val="24"/>
        </w:rPr>
        <w:t>In our endeavour to empower students, we recogni</w:t>
      </w:r>
      <w:r>
        <w:rPr>
          <w:rFonts w:ascii="Calibri" w:hAnsi="Calibri" w:cs="Calibri"/>
          <w:szCs w:val="24"/>
        </w:rPr>
        <w:t>s</w:t>
      </w:r>
      <w:r w:rsidRPr="007C4DB1">
        <w:rPr>
          <w:rFonts w:ascii="Calibri" w:hAnsi="Calibri" w:cs="Calibri"/>
          <w:szCs w:val="24"/>
        </w:rPr>
        <w:t>e the importance of providing educators with innovative tools that align their teaching practices with the principles of the UNCRC. To this end, our training programme introduces the Educator's UNCRC-Based Self-Assessment Matrix, a novel concept in the field of education. This section details the structure and application of this tool:</w:t>
      </w:r>
    </w:p>
    <w:p w14:paraId="51C1D05C" w14:textId="2EB10E66" w:rsidR="007C4DB1" w:rsidRDefault="007C4DB1" w:rsidP="00261197">
      <w:pPr>
        <w:pStyle w:val="ListParagraph"/>
        <w:numPr>
          <w:ilvl w:val="0"/>
          <w:numId w:val="64"/>
        </w:numPr>
        <w:spacing w:line="276" w:lineRule="auto"/>
        <w:jc w:val="both"/>
        <w:rPr>
          <w:rFonts w:ascii="Calibri" w:hAnsi="Calibri" w:cs="Calibri"/>
          <w:szCs w:val="24"/>
        </w:rPr>
      </w:pPr>
      <w:r w:rsidRPr="007C4DB1">
        <w:rPr>
          <w:rFonts w:ascii="Calibri" w:hAnsi="Calibri" w:cs="Calibri"/>
          <w:szCs w:val="24"/>
        </w:rPr>
        <w:t xml:space="preserve">Introduction </w:t>
      </w:r>
    </w:p>
    <w:p w14:paraId="05AA28F1" w14:textId="1119477F" w:rsidR="007C4DB1" w:rsidRDefault="007C4DB1" w:rsidP="00261197">
      <w:pPr>
        <w:pStyle w:val="ListParagraph"/>
        <w:spacing w:line="276" w:lineRule="auto"/>
        <w:jc w:val="both"/>
        <w:rPr>
          <w:rFonts w:ascii="Calibri" w:hAnsi="Calibri" w:cs="Calibri"/>
          <w:szCs w:val="24"/>
        </w:rPr>
      </w:pPr>
      <w:r w:rsidRPr="007C4DB1">
        <w:rPr>
          <w:rFonts w:ascii="Calibri" w:hAnsi="Calibri" w:cs="Calibri"/>
          <w:szCs w:val="24"/>
        </w:rPr>
        <w:t>The matrix serves as a practical bridge, connecting everyday teaching practices with the principles of the UNCRC. Educators will be introduced to the concept and significance of this tool within the educational environment.</w:t>
      </w:r>
    </w:p>
    <w:p w14:paraId="11D87B74" w14:textId="77777777" w:rsidR="000608BF" w:rsidRPr="007C4DB1" w:rsidRDefault="000608BF" w:rsidP="00261197">
      <w:pPr>
        <w:pStyle w:val="ListParagraph"/>
        <w:spacing w:line="276" w:lineRule="auto"/>
        <w:jc w:val="both"/>
        <w:rPr>
          <w:rFonts w:ascii="Calibri" w:hAnsi="Calibri" w:cs="Calibri"/>
          <w:szCs w:val="24"/>
        </w:rPr>
      </w:pPr>
    </w:p>
    <w:p w14:paraId="3A16ABAF" w14:textId="77777777" w:rsidR="007C4DB1" w:rsidRDefault="007C4DB1" w:rsidP="00261197">
      <w:pPr>
        <w:pStyle w:val="ListParagraph"/>
        <w:numPr>
          <w:ilvl w:val="0"/>
          <w:numId w:val="64"/>
        </w:numPr>
        <w:spacing w:line="276" w:lineRule="auto"/>
        <w:jc w:val="both"/>
        <w:rPr>
          <w:rFonts w:ascii="Calibri" w:hAnsi="Calibri" w:cs="Calibri"/>
          <w:szCs w:val="24"/>
        </w:rPr>
      </w:pPr>
      <w:r w:rsidRPr="007C4DB1">
        <w:rPr>
          <w:rFonts w:ascii="Calibri" w:hAnsi="Calibri" w:cs="Calibri"/>
          <w:szCs w:val="24"/>
        </w:rPr>
        <w:t>Matrix Structure and UNCRC Correlation</w:t>
      </w:r>
    </w:p>
    <w:p w14:paraId="22399284" w14:textId="55C89C50" w:rsidR="007C4DB1" w:rsidRDefault="007C4DB1" w:rsidP="00261197">
      <w:pPr>
        <w:pStyle w:val="ListParagraph"/>
        <w:spacing w:line="276" w:lineRule="auto"/>
        <w:jc w:val="both"/>
        <w:rPr>
          <w:rFonts w:ascii="Calibri" w:hAnsi="Calibri" w:cs="Calibri"/>
          <w:szCs w:val="24"/>
        </w:rPr>
      </w:pPr>
      <w:r w:rsidRPr="007C4DB1">
        <w:rPr>
          <w:rFonts w:ascii="Calibri" w:hAnsi="Calibri" w:cs="Calibri"/>
          <w:szCs w:val="24"/>
        </w:rPr>
        <w:t>We guide educators through the different UNCRC articles represented in the matrix. Emphasis is placed on understanding the practical implications of these articles within their teaching practice.</w:t>
      </w:r>
    </w:p>
    <w:p w14:paraId="0C2199FC" w14:textId="77777777" w:rsidR="000608BF" w:rsidRPr="007C4DB1" w:rsidRDefault="000608BF" w:rsidP="00261197">
      <w:pPr>
        <w:pStyle w:val="ListParagraph"/>
        <w:spacing w:line="276" w:lineRule="auto"/>
        <w:jc w:val="both"/>
        <w:rPr>
          <w:rFonts w:ascii="Calibri" w:hAnsi="Calibri" w:cs="Calibri"/>
          <w:szCs w:val="24"/>
        </w:rPr>
      </w:pPr>
    </w:p>
    <w:p w14:paraId="580E3891" w14:textId="77777777" w:rsidR="007C4DB1" w:rsidRDefault="007C4DB1" w:rsidP="00261197">
      <w:pPr>
        <w:pStyle w:val="ListParagraph"/>
        <w:numPr>
          <w:ilvl w:val="0"/>
          <w:numId w:val="64"/>
        </w:numPr>
        <w:spacing w:line="276" w:lineRule="auto"/>
        <w:jc w:val="both"/>
        <w:rPr>
          <w:rFonts w:ascii="Calibri" w:hAnsi="Calibri" w:cs="Calibri"/>
          <w:szCs w:val="24"/>
        </w:rPr>
      </w:pPr>
      <w:r w:rsidRPr="007C4DB1">
        <w:rPr>
          <w:rFonts w:ascii="Calibri" w:hAnsi="Calibri" w:cs="Calibri"/>
          <w:szCs w:val="24"/>
        </w:rPr>
        <w:t>Domains and Indicators</w:t>
      </w:r>
    </w:p>
    <w:p w14:paraId="16129FAC" w14:textId="26B1A378" w:rsidR="007C4DB1" w:rsidRDefault="007C4DB1" w:rsidP="00261197">
      <w:pPr>
        <w:pStyle w:val="ListParagraph"/>
        <w:spacing w:line="276" w:lineRule="auto"/>
        <w:jc w:val="both"/>
        <w:rPr>
          <w:rFonts w:ascii="Calibri" w:hAnsi="Calibri" w:cs="Calibri"/>
          <w:szCs w:val="24"/>
        </w:rPr>
      </w:pPr>
      <w:r w:rsidRPr="007C4DB1">
        <w:rPr>
          <w:rFonts w:ascii="Calibri" w:hAnsi="Calibri" w:cs="Calibri"/>
          <w:szCs w:val="24"/>
        </w:rPr>
        <w:t>The matrix is organi</w:t>
      </w:r>
      <w:r>
        <w:rPr>
          <w:rFonts w:ascii="Calibri" w:hAnsi="Calibri" w:cs="Calibri"/>
          <w:szCs w:val="24"/>
        </w:rPr>
        <w:t>s</w:t>
      </w:r>
      <w:r w:rsidRPr="007C4DB1">
        <w:rPr>
          <w:rFonts w:ascii="Calibri" w:hAnsi="Calibri" w:cs="Calibri"/>
          <w:szCs w:val="24"/>
        </w:rPr>
        <w:t>ed into specific domains related to UNCRC articles. Each domain houses observable indicators that exemplify adherence to these articles. Educators self-assess by rating their alignment with these indicators.</w:t>
      </w:r>
    </w:p>
    <w:p w14:paraId="07D8F728" w14:textId="77777777" w:rsidR="000608BF" w:rsidRPr="007C4DB1" w:rsidRDefault="000608BF" w:rsidP="00261197">
      <w:pPr>
        <w:pStyle w:val="ListParagraph"/>
        <w:spacing w:line="276" w:lineRule="auto"/>
        <w:jc w:val="both"/>
        <w:rPr>
          <w:rFonts w:ascii="Calibri" w:hAnsi="Calibri" w:cs="Calibri"/>
          <w:szCs w:val="24"/>
        </w:rPr>
      </w:pPr>
    </w:p>
    <w:p w14:paraId="49299C9B" w14:textId="77777777" w:rsidR="007C4DB1" w:rsidRDefault="007C4DB1" w:rsidP="00261197">
      <w:pPr>
        <w:pStyle w:val="ListParagraph"/>
        <w:numPr>
          <w:ilvl w:val="0"/>
          <w:numId w:val="64"/>
        </w:numPr>
        <w:spacing w:line="276" w:lineRule="auto"/>
        <w:jc w:val="both"/>
        <w:rPr>
          <w:rFonts w:ascii="Calibri" w:hAnsi="Calibri" w:cs="Calibri"/>
          <w:szCs w:val="24"/>
        </w:rPr>
      </w:pPr>
      <w:r w:rsidRPr="007C4DB1">
        <w:rPr>
          <w:rFonts w:ascii="Calibri" w:hAnsi="Calibri" w:cs="Calibri"/>
          <w:szCs w:val="24"/>
        </w:rPr>
        <w:t>Gamification</w:t>
      </w:r>
    </w:p>
    <w:p w14:paraId="62434520" w14:textId="41F609E8" w:rsidR="007C4DB1" w:rsidRDefault="007C4DB1" w:rsidP="00261197">
      <w:pPr>
        <w:pStyle w:val="ListParagraph"/>
        <w:spacing w:line="276" w:lineRule="auto"/>
        <w:jc w:val="both"/>
        <w:rPr>
          <w:rFonts w:ascii="Calibri" w:hAnsi="Calibri" w:cs="Calibri"/>
          <w:szCs w:val="24"/>
        </w:rPr>
      </w:pPr>
      <w:r w:rsidRPr="007C4DB1">
        <w:rPr>
          <w:rFonts w:ascii="Calibri" w:hAnsi="Calibri" w:cs="Calibri"/>
          <w:szCs w:val="24"/>
        </w:rPr>
        <w:t>To encourage engagement, the matrix incorporates gamified elements. Educators earn points based on their rating and can monitor their progress and set personal improvement goals.</w:t>
      </w:r>
    </w:p>
    <w:p w14:paraId="16E6D1D1" w14:textId="77777777" w:rsidR="000608BF" w:rsidRPr="007C4DB1" w:rsidRDefault="000608BF" w:rsidP="00261197">
      <w:pPr>
        <w:pStyle w:val="ListParagraph"/>
        <w:spacing w:line="276" w:lineRule="auto"/>
        <w:jc w:val="both"/>
        <w:rPr>
          <w:rFonts w:ascii="Calibri" w:hAnsi="Calibri" w:cs="Calibri"/>
          <w:szCs w:val="24"/>
        </w:rPr>
      </w:pPr>
    </w:p>
    <w:p w14:paraId="07184C90" w14:textId="77777777" w:rsidR="007C4DB1" w:rsidRDefault="007C4DB1" w:rsidP="00261197">
      <w:pPr>
        <w:pStyle w:val="ListParagraph"/>
        <w:numPr>
          <w:ilvl w:val="0"/>
          <w:numId w:val="64"/>
        </w:numPr>
        <w:spacing w:line="276" w:lineRule="auto"/>
        <w:jc w:val="both"/>
        <w:rPr>
          <w:rFonts w:ascii="Calibri" w:hAnsi="Calibri" w:cs="Calibri"/>
          <w:szCs w:val="24"/>
        </w:rPr>
      </w:pPr>
      <w:r w:rsidRPr="007C4DB1">
        <w:rPr>
          <w:rFonts w:ascii="Calibri" w:hAnsi="Calibri" w:cs="Calibri"/>
          <w:szCs w:val="24"/>
        </w:rPr>
        <w:t>Self-Assessment and Reflection</w:t>
      </w:r>
    </w:p>
    <w:p w14:paraId="5CE42C96" w14:textId="023EC142" w:rsidR="007C4DB1" w:rsidRDefault="007C4DB1" w:rsidP="00261197">
      <w:pPr>
        <w:pStyle w:val="ListParagraph"/>
        <w:spacing w:line="276" w:lineRule="auto"/>
        <w:jc w:val="both"/>
        <w:rPr>
          <w:rFonts w:ascii="Calibri" w:hAnsi="Calibri" w:cs="Calibri"/>
          <w:szCs w:val="24"/>
        </w:rPr>
      </w:pPr>
      <w:r w:rsidRPr="007C4DB1">
        <w:rPr>
          <w:rFonts w:ascii="Calibri" w:hAnsi="Calibri" w:cs="Calibri"/>
          <w:szCs w:val="24"/>
        </w:rPr>
        <w:t>We emphasi</w:t>
      </w:r>
      <w:r>
        <w:rPr>
          <w:rFonts w:ascii="Calibri" w:hAnsi="Calibri" w:cs="Calibri"/>
          <w:szCs w:val="24"/>
        </w:rPr>
        <w:t>s</w:t>
      </w:r>
      <w:r w:rsidRPr="007C4DB1">
        <w:rPr>
          <w:rFonts w:ascii="Calibri" w:hAnsi="Calibri" w:cs="Calibri"/>
          <w:szCs w:val="24"/>
        </w:rPr>
        <w:t>e the importance of self-reflection and honesty while using the matrix, guiding educators through the self-assessment process.</w:t>
      </w:r>
    </w:p>
    <w:p w14:paraId="3C88B474" w14:textId="77777777" w:rsidR="000608BF" w:rsidRPr="007C4DB1" w:rsidRDefault="000608BF" w:rsidP="00261197">
      <w:pPr>
        <w:pStyle w:val="ListParagraph"/>
        <w:spacing w:line="276" w:lineRule="auto"/>
        <w:jc w:val="both"/>
        <w:rPr>
          <w:rFonts w:ascii="Calibri" w:hAnsi="Calibri" w:cs="Calibri"/>
          <w:szCs w:val="24"/>
        </w:rPr>
      </w:pPr>
    </w:p>
    <w:p w14:paraId="5F862D79" w14:textId="77777777" w:rsidR="007C4DB1" w:rsidRDefault="007C4DB1" w:rsidP="00261197">
      <w:pPr>
        <w:pStyle w:val="ListParagraph"/>
        <w:numPr>
          <w:ilvl w:val="0"/>
          <w:numId w:val="64"/>
        </w:numPr>
        <w:spacing w:line="276" w:lineRule="auto"/>
        <w:jc w:val="both"/>
        <w:rPr>
          <w:rFonts w:ascii="Calibri" w:hAnsi="Calibri" w:cs="Calibri"/>
          <w:szCs w:val="24"/>
        </w:rPr>
      </w:pPr>
      <w:r w:rsidRPr="007C4DB1">
        <w:rPr>
          <w:rFonts w:ascii="Calibri" w:hAnsi="Calibri" w:cs="Calibri"/>
          <w:szCs w:val="24"/>
        </w:rPr>
        <w:t>Personalized Action Plans</w:t>
      </w:r>
    </w:p>
    <w:p w14:paraId="7198AA0B" w14:textId="5E712DFB" w:rsidR="007C4DB1" w:rsidRDefault="007C4DB1" w:rsidP="00261197">
      <w:pPr>
        <w:pStyle w:val="ListParagraph"/>
        <w:spacing w:line="276" w:lineRule="auto"/>
        <w:jc w:val="both"/>
        <w:rPr>
          <w:rFonts w:ascii="Calibri" w:hAnsi="Calibri" w:cs="Calibri"/>
          <w:szCs w:val="24"/>
        </w:rPr>
      </w:pPr>
      <w:r w:rsidRPr="007C4DB1">
        <w:rPr>
          <w:rFonts w:ascii="Calibri" w:hAnsi="Calibri" w:cs="Calibri"/>
          <w:szCs w:val="24"/>
        </w:rPr>
        <w:t>To bolster professional growth, educators will create action plans tailored to areas identified for improvement during the self-assessment.</w:t>
      </w:r>
    </w:p>
    <w:p w14:paraId="36FDEFA5" w14:textId="77777777" w:rsidR="000608BF" w:rsidRPr="007C4DB1" w:rsidRDefault="000608BF" w:rsidP="00261197">
      <w:pPr>
        <w:pStyle w:val="ListParagraph"/>
        <w:spacing w:line="276" w:lineRule="auto"/>
        <w:jc w:val="both"/>
        <w:rPr>
          <w:rFonts w:ascii="Calibri" w:hAnsi="Calibri" w:cs="Calibri"/>
          <w:szCs w:val="24"/>
        </w:rPr>
      </w:pPr>
    </w:p>
    <w:p w14:paraId="4D4B5323" w14:textId="77777777" w:rsidR="007C4DB1" w:rsidRDefault="007C4DB1" w:rsidP="00261197">
      <w:pPr>
        <w:pStyle w:val="ListParagraph"/>
        <w:numPr>
          <w:ilvl w:val="0"/>
          <w:numId w:val="64"/>
        </w:numPr>
        <w:spacing w:line="276" w:lineRule="auto"/>
        <w:jc w:val="both"/>
        <w:rPr>
          <w:rFonts w:ascii="Calibri" w:hAnsi="Calibri" w:cs="Calibri"/>
          <w:szCs w:val="24"/>
        </w:rPr>
      </w:pPr>
      <w:r w:rsidRPr="007C4DB1">
        <w:rPr>
          <w:rFonts w:ascii="Calibri" w:hAnsi="Calibri" w:cs="Calibri"/>
          <w:szCs w:val="24"/>
        </w:rPr>
        <w:t>Ongoing Self-Assessment and Collaboration</w:t>
      </w:r>
    </w:p>
    <w:p w14:paraId="79849248" w14:textId="6A44DB92" w:rsidR="00013678" w:rsidRDefault="007C4DB1" w:rsidP="00261197">
      <w:pPr>
        <w:pStyle w:val="ListParagraph"/>
        <w:spacing w:line="276" w:lineRule="auto"/>
        <w:jc w:val="both"/>
        <w:rPr>
          <w:rFonts w:ascii="Calibri" w:hAnsi="Calibri" w:cs="Calibri"/>
          <w:szCs w:val="24"/>
        </w:rPr>
      </w:pPr>
      <w:r w:rsidRPr="007C4DB1">
        <w:rPr>
          <w:rFonts w:ascii="Calibri" w:hAnsi="Calibri" w:cs="Calibri"/>
          <w:szCs w:val="24"/>
        </w:rPr>
        <w:t>We promote continuous self-assessment and the sharing of experiences and strategies among educators, fostering a culture of collaboration and mutual support.</w:t>
      </w:r>
    </w:p>
    <w:p w14:paraId="6EA85018" w14:textId="0BFF4F74" w:rsidR="007C4DB1" w:rsidRDefault="007C4DB1" w:rsidP="00261197">
      <w:pPr>
        <w:pStyle w:val="ListParagraph"/>
        <w:spacing w:line="276" w:lineRule="auto"/>
        <w:jc w:val="both"/>
        <w:rPr>
          <w:rFonts w:ascii="Calibri" w:hAnsi="Calibri" w:cs="Calibri"/>
          <w:szCs w:val="24"/>
        </w:rPr>
      </w:pPr>
    </w:p>
    <w:p w14:paraId="60121F3B" w14:textId="77777777" w:rsidR="007C4DB1" w:rsidRPr="007C4DB1" w:rsidRDefault="007C4DB1" w:rsidP="00261197">
      <w:pPr>
        <w:pStyle w:val="ListParagraph"/>
        <w:spacing w:line="276" w:lineRule="auto"/>
        <w:jc w:val="both"/>
        <w:rPr>
          <w:rFonts w:ascii="Calibri" w:hAnsi="Calibri" w:cs="Calibri"/>
          <w:szCs w:val="24"/>
        </w:rPr>
      </w:pPr>
      <w:r w:rsidRPr="007C4DB1">
        <w:rPr>
          <w:rFonts w:ascii="Calibri" w:hAnsi="Calibri" w:cs="Calibri"/>
          <w:szCs w:val="24"/>
        </w:rPr>
        <w:t>The matrix, complemented by a corresponding Student-Educator Assessment Matrix, allows for a comprehensive understanding of the teaching environment. The student matrix, adapted for each key stage and accessibility needs, ensures that we embrace the principles of the social discipline window - working with students rather than doing to them. This comprehensive, reciprocal system underscores our commitment to inclusivity, empathy, and respect for children's rights, fostering a more democratic classroom environment.</w:t>
      </w:r>
    </w:p>
    <w:p w14:paraId="3245152B" w14:textId="77777777" w:rsidR="007C4DB1" w:rsidRPr="007C4DB1" w:rsidRDefault="007C4DB1" w:rsidP="00261197">
      <w:pPr>
        <w:pStyle w:val="ListParagraph"/>
        <w:spacing w:line="276" w:lineRule="auto"/>
        <w:jc w:val="both"/>
        <w:rPr>
          <w:rFonts w:ascii="Calibri" w:hAnsi="Calibri" w:cs="Calibri"/>
          <w:szCs w:val="24"/>
        </w:rPr>
      </w:pPr>
    </w:p>
    <w:p w14:paraId="5C97C638" w14:textId="1F49DA54" w:rsidR="007C4DB1" w:rsidRPr="007C4DB1" w:rsidRDefault="007C4DB1" w:rsidP="00261197">
      <w:pPr>
        <w:pStyle w:val="ListParagraph"/>
        <w:spacing w:line="276" w:lineRule="auto"/>
        <w:jc w:val="both"/>
        <w:rPr>
          <w:rFonts w:ascii="Calibri" w:hAnsi="Calibri" w:cs="Calibri"/>
          <w:szCs w:val="24"/>
        </w:rPr>
      </w:pPr>
      <w:r w:rsidRPr="007C4DB1">
        <w:rPr>
          <w:rFonts w:ascii="Calibri" w:hAnsi="Calibri" w:cs="Calibri"/>
          <w:szCs w:val="24"/>
        </w:rPr>
        <w:t>By incorporating this matrix, educators gain a deep understanding of the UNCRC principles' relevance to their teaching practice and a clear pathway for ongoing professional growth.</w:t>
      </w:r>
    </w:p>
    <w:p w14:paraId="622EA5FF" w14:textId="77777777" w:rsidR="007C4DB1" w:rsidRPr="007E0335" w:rsidRDefault="007C4DB1" w:rsidP="00261197">
      <w:pPr>
        <w:spacing w:line="276" w:lineRule="auto"/>
        <w:jc w:val="both"/>
        <w:rPr>
          <w:rFonts w:ascii="Calibri" w:hAnsi="Calibri" w:cs="Calibri"/>
          <w:szCs w:val="24"/>
        </w:rPr>
      </w:pPr>
    </w:p>
    <w:p w14:paraId="686BFB5A" w14:textId="408E0AC9" w:rsidR="007E0335" w:rsidRPr="00D9283F" w:rsidRDefault="007E0335" w:rsidP="00261197">
      <w:pPr>
        <w:pStyle w:val="Heading2"/>
        <w:jc w:val="both"/>
        <w:rPr>
          <w:b/>
          <w:bCs/>
        </w:rPr>
      </w:pPr>
      <w:bookmarkStart w:id="65" w:name="_Toc138430628"/>
      <w:r w:rsidRPr="00D9283F">
        <w:rPr>
          <w:b/>
          <w:bCs/>
        </w:rPr>
        <w:t>Building Effective Home-School Communication</w:t>
      </w:r>
      <w:bookmarkEnd w:id="65"/>
    </w:p>
    <w:p w14:paraId="1196ABC0" w14:textId="77777777" w:rsidR="007E0335" w:rsidRPr="007E0335" w:rsidRDefault="007E0335" w:rsidP="00261197">
      <w:pPr>
        <w:spacing w:line="276" w:lineRule="auto"/>
        <w:jc w:val="both"/>
        <w:rPr>
          <w:rFonts w:ascii="Calibri" w:hAnsi="Calibri" w:cs="Calibri"/>
          <w:szCs w:val="24"/>
        </w:rPr>
      </w:pPr>
    </w:p>
    <w:p w14:paraId="7964A1AF" w14:textId="46E66494" w:rsidR="00715E5A" w:rsidRDefault="00261197" w:rsidP="00261197">
      <w:pPr>
        <w:spacing w:line="276" w:lineRule="auto"/>
        <w:jc w:val="both"/>
        <w:rPr>
          <w:rFonts w:ascii="Calibri" w:hAnsi="Calibri" w:cs="Calibri"/>
          <w:szCs w:val="24"/>
        </w:rPr>
      </w:pPr>
      <w:r w:rsidRPr="00261197">
        <w:rPr>
          <w:rFonts w:ascii="Calibri" w:hAnsi="Calibri" w:cs="Calibri"/>
          <w:szCs w:val="24"/>
        </w:rPr>
        <w:t>Understanding that education is a partnership between the school and home, we underscore the importance of building effective communication channels. This final component of our training program aims to enhance collaboration between educators and parents/guardians, helping to ensure a consistent and supportive learning environment both in school and at home.</w:t>
      </w:r>
    </w:p>
    <w:p w14:paraId="0FAD64F9" w14:textId="77777777" w:rsidR="00261197" w:rsidRDefault="00261197" w:rsidP="00261197">
      <w:pPr>
        <w:spacing w:line="276" w:lineRule="auto"/>
        <w:jc w:val="both"/>
        <w:rPr>
          <w:rFonts w:ascii="Calibri" w:hAnsi="Calibri" w:cs="Calibri"/>
          <w:szCs w:val="24"/>
        </w:rPr>
      </w:pPr>
    </w:p>
    <w:p w14:paraId="7DCE8CDE" w14:textId="77777777" w:rsidR="00261197" w:rsidRDefault="00261197" w:rsidP="00261197">
      <w:pPr>
        <w:pStyle w:val="ListParagraph"/>
        <w:numPr>
          <w:ilvl w:val="0"/>
          <w:numId w:val="65"/>
        </w:numPr>
        <w:spacing w:line="276" w:lineRule="auto"/>
        <w:jc w:val="both"/>
        <w:rPr>
          <w:rFonts w:ascii="Calibri" w:hAnsi="Calibri" w:cs="Calibri"/>
          <w:szCs w:val="24"/>
        </w:rPr>
      </w:pPr>
      <w:r w:rsidRPr="00261197">
        <w:rPr>
          <w:rFonts w:ascii="Calibri" w:hAnsi="Calibri" w:cs="Calibri"/>
          <w:szCs w:val="24"/>
        </w:rPr>
        <w:t>The Importance of Home-School Communication</w:t>
      </w:r>
    </w:p>
    <w:p w14:paraId="07A5DDFA" w14:textId="24AD1E6A" w:rsidR="00261197" w:rsidRDefault="00261197" w:rsidP="00261197">
      <w:pPr>
        <w:pStyle w:val="ListParagraph"/>
        <w:spacing w:line="276" w:lineRule="auto"/>
        <w:ind w:left="360"/>
        <w:jc w:val="both"/>
        <w:rPr>
          <w:rFonts w:ascii="Calibri" w:hAnsi="Calibri" w:cs="Calibri"/>
          <w:szCs w:val="24"/>
        </w:rPr>
      </w:pPr>
      <w:r w:rsidRPr="00261197">
        <w:rPr>
          <w:rFonts w:ascii="Calibri" w:hAnsi="Calibri" w:cs="Calibri"/>
          <w:szCs w:val="24"/>
        </w:rPr>
        <w:t xml:space="preserve">We commence by illuminating the pivotal role of home-school communication in establishing a robust educational partnership. This discussion underscores how enhanced communication can </w:t>
      </w:r>
      <w:r w:rsidRPr="00261197">
        <w:rPr>
          <w:rFonts w:ascii="Calibri" w:hAnsi="Calibri" w:cs="Calibri"/>
          <w:szCs w:val="24"/>
        </w:rPr>
        <w:t>catalyse</w:t>
      </w:r>
      <w:r w:rsidRPr="00261197">
        <w:rPr>
          <w:rFonts w:ascii="Calibri" w:hAnsi="Calibri" w:cs="Calibri"/>
          <w:szCs w:val="24"/>
        </w:rPr>
        <w:t xml:space="preserve"> improved student outcomes, expedite the resolution of issues, and fortify the school community.</w:t>
      </w:r>
    </w:p>
    <w:p w14:paraId="207484AD" w14:textId="38203C4C" w:rsidR="00261197" w:rsidRDefault="00261197" w:rsidP="00261197">
      <w:pPr>
        <w:pStyle w:val="ListParagraph"/>
        <w:spacing w:line="276" w:lineRule="auto"/>
        <w:ind w:left="360"/>
        <w:jc w:val="both"/>
        <w:rPr>
          <w:rFonts w:ascii="Calibri" w:hAnsi="Calibri" w:cs="Calibri"/>
          <w:szCs w:val="24"/>
        </w:rPr>
      </w:pPr>
    </w:p>
    <w:p w14:paraId="25E3756F" w14:textId="77777777" w:rsidR="00261197" w:rsidRDefault="00261197" w:rsidP="00261197">
      <w:pPr>
        <w:pStyle w:val="ListParagraph"/>
        <w:numPr>
          <w:ilvl w:val="0"/>
          <w:numId w:val="65"/>
        </w:numPr>
        <w:spacing w:line="276" w:lineRule="auto"/>
        <w:jc w:val="both"/>
        <w:rPr>
          <w:rFonts w:ascii="Calibri" w:hAnsi="Calibri" w:cs="Calibri"/>
          <w:szCs w:val="24"/>
        </w:rPr>
      </w:pPr>
      <w:r w:rsidRPr="00261197">
        <w:rPr>
          <w:rFonts w:ascii="Calibri" w:hAnsi="Calibri" w:cs="Calibri"/>
          <w:szCs w:val="24"/>
        </w:rPr>
        <w:t>Navigating Communication Barriers</w:t>
      </w:r>
    </w:p>
    <w:p w14:paraId="47B60DA5" w14:textId="5C2267EC" w:rsidR="00261197" w:rsidRDefault="00261197" w:rsidP="00261197">
      <w:pPr>
        <w:pStyle w:val="ListParagraph"/>
        <w:spacing w:line="276" w:lineRule="auto"/>
        <w:ind w:left="360"/>
        <w:jc w:val="both"/>
        <w:rPr>
          <w:rFonts w:ascii="Calibri" w:hAnsi="Calibri" w:cs="Calibri"/>
          <w:szCs w:val="24"/>
        </w:rPr>
      </w:pPr>
      <w:r w:rsidRPr="00261197">
        <w:rPr>
          <w:rFonts w:ascii="Calibri" w:hAnsi="Calibri" w:cs="Calibri"/>
          <w:szCs w:val="24"/>
        </w:rPr>
        <w:t>We delve into potential hurdles that can impede effective communication, including language discrepancies, cultural differences, and logistical complications. We provide strategies to surmount these barriers, ensuring communication channels are inclusive and efficient for all families.</w:t>
      </w:r>
    </w:p>
    <w:p w14:paraId="2EF9AD97" w14:textId="351BE074" w:rsidR="00261197" w:rsidRDefault="00261197" w:rsidP="00261197">
      <w:pPr>
        <w:pStyle w:val="ListParagraph"/>
        <w:spacing w:line="276" w:lineRule="auto"/>
        <w:ind w:left="360"/>
        <w:jc w:val="both"/>
        <w:rPr>
          <w:rFonts w:ascii="Calibri" w:hAnsi="Calibri" w:cs="Calibri"/>
          <w:szCs w:val="24"/>
        </w:rPr>
      </w:pPr>
    </w:p>
    <w:p w14:paraId="6B9C1862" w14:textId="77777777" w:rsidR="00261197" w:rsidRDefault="00261197" w:rsidP="00261197">
      <w:pPr>
        <w:pStyle w:val="ListParagraph"/>
        <w:numPr>
          <w:ilvl w:val="0"/>
          <w:numId w:val="65"/>
        </w:numPr>
        <w:spacing w:line="276" w:lineRule="auto"/>
        <w:jc w:val="both"/>
        <w:rPr>
          <w:rFonts w:ascii="Calibri" w:hAnsi="Calibri" w:cs="Calibri"/>
          <w:szCs w:val="24"/>
        </w:rPr>
      </w:pPr>
      <w:r w:rsidRPr="00261197">
        <w:rPr>
          <w:rFonts w:ascii="Calibri" w:hAnsi="Calibri" w:cs="Calibri"/>
          <w:szCs w:val="24"/>
        </w:rPr>
        <w:t>Tools and Platforms for Optimal Communication</w:t>
      </w:r>
    </w:p>
    <w:p w14:paraId="097E897A" w14:textId="243985C6" w:rsidR="00261197" w:rsidRDefault="00261197" w:rsidP="00261197">
      <w:pPr>
        <w:pStyle w:val="ListParagraph"/>
        <w:spacing w:line="276" w:lineRule="auto"/>
        <w:ind w:left="360"/>
        <w:jc w:val="both"/>
        <w:rPr>
          <w:rFonts w:ascii="Calibri" w:hAnsi="Calibri" w:cs="Calibri"/>
          <w:szCs w:val="24"/>
        </w:rPr>
      </w:pPr>
      <w:r w:rsidRPr="00261197">
        <w:rPr>
          <w:rFonts w:ascii="Calibri" w:hAnsi="Calibri" w:cs="Calibri"/>
          <w:szCs w:val="24"/>
        </w:rPr>
        <w:t>This section introduces educators to an array of tools and platforms that can facilitate seamless communication with parents/guardians. We cover traditional mechanisms such as parent-teacher meetings and newsletters, supplemented by digital avenues like email, school websites, and parent portals.</w:t>
      </w:r>
    </w:p>
    <w:p w14:paraId="4DCDCF20" w14:textId="067D7A17" w:rsidR="00261197" w:rsidRDefault="00261197" w:rsidP="00261197">
      <w:pPr>
        <w:pStyle w:val="ListParagraph"/>
        <w:spacing w:line="276" w:lineRule="auto"/>
        <w:ind w:left="360"/>
        <w:jc w:val="both"/>
        <w:rPr>
          <w:rFonts w:ascii="Calibri" w:hAnsi="Calibri" w:cs="Calibri"/>
          <w:szCs w:val="24"/>
        </w:rPr>
      </w:pPr>
    </w:p>
    <w:p w14:paraId="70D1BA42" w14:textId="77777777" w:rsidR="00261197" w:rsidRDefault="00261197" w:rsidP="00261197">
      <w:pPr>
        <w:pStyle w:val="ListParagraph"/>
        <w:numPr>
          <w:ilvl w:val="0"/>
          <w:numId w:val="65"/>
        </w:numPr>
        <w:spacing w:line="276" w:lineRule="auto"/>
        <w:jc w:val="both"/>
        <w:rPr>
          <w:rFonts w:ascii="Calibri" w:hAnsi="Calibri" w:cs="Calibri"/>
          <w:szCs w:val="24"/>
        </w:rPr>
      </w:pPr>
      <w:r w:rsidRPr="00261197">
        <w:rPr>
          <w:rFonts w:ascii="Calibri" w:hAnsi="Calibri" w:cs="Calibri"/>
          <w:szCs w:val="24"/>
        </w:rPr>
        <w:t>Fostering Essential Communication Skills</w:t>
      </w:r>
    </w:p>
    <w:p w14:paraId="16C16E05" w14:textId="62918FC9" w:rsidR="00261197" w:rsidRDefault="00261197" w:rsidP="00261197">
      <w:pPr>
        <w:pStyle w:val="ListParagraph"/>
        <w:spacing w:line="276" w:lineRule="auto"/>
        <w:ind w:left="360"/>
        <w:jc w:val="both"/>
        <w:rPr>
          <w:rFonts w:ascii="Calibri" w:hAnsi="Calibri" w:cs="Calibri"/>
          <w:szCs w:val="24"/>
        </w:rPr>
      </w:pPr>
      <w:r w:rsidRPr="00261197">
        <w:rPr>
          <w:rFonts w:ascii="Calibri" w:hAnsi="Calibri" w:cs="Calibri"/>
          <w:szCs w:val="24"/>
        </w:rPr>
        <w:t>Our training module focuses on imparting crucial communication skills that empower educators to convey information clearly and empathetically. These skills encompass active listening, cultural competency, patience, and adaptability.</w:t>
      </w:r>
    </w:p>
    <w:p w14:paraId="0545F082" w14:textId="6BE64F10" w:rsidR="00261197" w:rsidRDefault="00261197" w:rsidP="00261197">
      <w:pPr>
        <w:pStyle w:val="ListParagraph"/>
        <w:spacing w:line="276" w:lineRule="auto"/>
        <w:ind w:left="360"/>
        <w:jc w:val="both"/>
        <w:rPr>
          <w:rFonts w:ascii="Calibri" w:hAnsi="Calibri" w:cs="Calibri"/>
          <w:szCs w:val="24"/>
        </w:rPr>
      </w:pPr>
    </w:p>
    <w:p w14:paraId="7ED108C1" w14:textId="77777777" w:rsidR="00261197" w:rsidRDefault="00261197" w:rsidP="00261197">
      <w:pPr>
        <w:pStyle w:val="ListParagraph"/>
        <w:numPr>
          <w:ilvl w:val="0"/>
          <w:numId w:val="65"/>
        </w:numPr>
        <w:spacing w:line="276" w:lineRule="auto"/>
        <w:jc w:val="both"/>
        <w:rPr>
          <w:rFonts w:ascii="Calibri" w:hAnsi="Calibri" w:cs="Calibri"/>
          <w:szCs w:val="24"/>
        </w:rPr>
      </w:pPr>
      <w:r w:rsidRPr="00261197">
        <w:rPr>
          <w:rFonts w:ascii="Calibri" w:hAnsi="Calibri" w:cs="Calibri"/>
          <w:szCs w:val="24"/>
        </w:rPr>
        <w:t>Cultivating a Home-School Partnership</w:t>
      </w:r>
    </w:p>
    <w:p w14:paraId="7D741052" w14:textId="0235C45B" w:rsidR="00261197" w:rsidRDefault="00261197" w:rsidP="00261197">
      <w:pPr>
        <w:pStyle w:val="ListParagraph"/>
        <w:spacing w:line="276" w:lineRule="auto"/>
        <w:ind w:left="360"/>
        <w:jc w:val="both"/>
        <w:rPr>
          <w:rFonts w:ascii="Calibri" w:hAnsi="Calibri" w:cs="Calibri"/>
          <w:szCs w:val="24"/>
        </w:rPr>
      </w:pPr>
      <w:r w:rsidRPr="00261197">
        <w:rPr>
          <w:rFonts w:ascii="Calibri" w:hAnsi="Calibri" w:cs="Calibri"/>
          <w:szCs w:val="24"/>
        </w:rPr>
        <w:t>In this section, we elucidate ways to cultivate a genuine partnership between home and school. We emphasi</w:t>
      </w:r>
      <w:r>
        <w:rPr>
          <w:rFonts w:ascii="Calibri" w:hAnsi="Calibri" w:cs="Calibri"/>
          <w:szCs w:val="24"/>
        </w:rPr>
        <w:t>s</w:t>
      </w:r>
      <w:r w:rsidRPr="00261197">
        <w:rPr>
          <w:rFonts w:ascii="Calibri" w:hAnsi="Calibri" w:cs="Calibri"/>
          <w:szCs w:val="24"/>
        </w:rPr>
        <w:t>e mutual respect, collaboration, and shared responsibility for the success of students.</w:t>
      </w:r>
    </w:p>
    <w:p w14:paraId="63BA8B5B" w14:textId="6AE6DD2F" w:rsidR="00261197" w:rsidRDefault="00261197" w:rsidP="00261197">
      <w:pPr>
        <w:pStyle w:val="ListParagraph"/>
        <w:spacing w:line="276" w:lineRule="auto"/>
        <w:ind w:left="360"/>
        <w:jc w:val="both"/>
        <w:rPr>
          <w:rFonts w:ascii="Calibri" w:hAnsi="Calibri" w:cs="Calibri"/>
          <w:szCs w:val="24"/>
        </w:rPr>
      </w:pPr>
    </w:p>
    <w:p w14:paraId="7762EB0E" w14:textId="77777777" w:rsidR="00261197" w:rsidRDefault="00261197" w:rsidP="00261197">
      <w:pPr>
        <w:pStyle w:val="ListParagraph"/>
        <w:numPr>
          <w:ilvl w:val="0"/>
          <w:numId w:val="65"/>
        </w:numPr>
        <w:spacing w:line="276" w:lineRule="auto"/>
        <w:jc w:val="both"/>
        <w:rPr>
          <w:rFonts w:ascii="Calibri" w:hAnsi="Calibri" w:cs="Calibri"/>
          <w:szCs w:val="24"/>
        </w:rPr>
      </w:pPr>
      <w:r w:rsidRPr="00261197">
        <w:rPr>
          <w:rFonts w:ascii="Calibri" w:hAnsi="Calibri" w:cs="Calibri"/>
          <w:szCs w:val="24"/>
        </w:rPr>
        <w:t>Practical Application via Case Studies and Role Plays</w:t>
      </w:r>
    </w:p>
    <w:p w14:paraId="35C03E19" w14:textId="08430684" w:rsidR="00261197" w:rsidRDefault="00261197" w:rsidP="00261197">
      <w:pPr>
        <w:pStyle w:val="ListParagraph"/>
        <w:spacing w:line="276" w:lineRule="auto"/>
        <w:ind w:left="360"/>
        <w:jc w:val="both"/>
        <w:rPr>
          <w:rFonts w:ascii="Calibri" w:hAnsi="Calibri" w:cs="Calibri"/>
          <w:szCs w:val="24"/>
        </w:rPr>
      </w:pPr>
      <w:r w:rsidRPr="00261197">
        <w:rPr>
          <w:rFonts w:ascii="Calibri" w:hAnsi="Calibri" w:cs="Calibri"/>
          <w:szCs w:val="24"/>
        </w:rPr>
        <w:t>To ensure these skills are not just theoretical, we afford educators opportunities to apply their newly acquired communication skills and strategies through engaging case studies and role plays.</w:t>
      </w:r>
    </w:p>
    <w:p w14:paraId="0E5DA1CA" w14:textId="120E972D" w:rsidR="00261197" w:rsidRDefault="00261197" w:rsidP="00261197">
      <w:pPr>
        <w:pStyle w:val="ListParagraph"/>
        <w:spacing w:line="276" w:lineRule="auto"/>
        <w:ind w:left="360"/>
        <w:jc w:val="both"/>
        <w:rPr>
          <w:rFonts w:ascii="Calibri" w:hAnsi="Calibri" w:cs="Calibri"/>
          <w:szCs w:val="24"/>
        </w:rPr>
      </w:pPr>
    </w:p>
    <w:p w14:paraId="47E15C64" w14:textId="77777777" w:rsidR="00261197" w:rsidRPr="00261197" w:rsidRDefault="00261197" w:rsidP="00261197">
      <w:pPr>
        <w:pStyle w:val="ListParagraph"/>
        <w:spacing w:line="276" w:lineRule="auto"/>
        <w:ind w:left="360"/>
        <w:jc w:val="both"/>
        <w:rPr>
          <w:rFonts w:ascii="Calibri" w:hAnsi="Calibri" w:cs="Calibri"/>
          <w:szCs w:val="24"/>
        </w:rPr>
      </w:pPr>
      <w:r w:rsidRPr="00261197">
        <w:rPr>
          <w:rFonts w:ascii="Calibri" w:hAnsi="Calibri" w:cs="Calibri"/>
          <w:szCs w:val="24"/>
        </w:rPr>
        <w:t>Supplementing these training modules, we propose creating valuable resources to support home-school communication:</w:t>
      </w:r>
    </w:p>
    <w:p w14:paraId="2BA24C0F" w14:textId="77777777" w:rsidR="00261197" w:rsidRPr="00261197" w:rsidRDefault="00261197" w:rsidP="00261197">
      <w:pPr>
        <w:pStyle w:val="ListParagraph"/>
        <w:spacing w:line="276" w:lineRule="auto"/>
        <w:ind w:left="360"/>
        <w:jc w:val="both"/>
        <w:rPr>
          <w:rFonts w:ascii="Calibri" w:hAnsi="Calibri" w:cs="Calibri"/>
          <w:szCs w:val="24"/>
        </w:rPr>
      </w:pPr>
    </w:p>
    <w:p w14:paraId="0C4CAC3A" w14:textId="77777777" w:rsidR="00261197" w:rsidRPr="00261197" w:rsidRDefault="00261197" w:rsidP="00261197">
      <w:pPr>
        <w:pStyle w:val="ListParagraph"/>
        <w:numPr>
          <w:ilvl w:val="0"/>
          <w:numId w:val="66"/>
        </w:numPr>
        <w:spacing w:line="276" w:lineRule="auto"/>
        <w:jc w:val="both"/>
        <w:rPr>
          <w:rFonts w:ascii="Calibri" w:hAnsi="Calibri" w:cs="Calibri"/>
          <w:szCs w:val="24"/>
        </w:rPr>
      </w:pPr>
      <w:r w:rsidRPr="00261197">
        <w:rPr>
          <w:rFonts w:ascii="Calibri" w:hAnsi="Calibri" w:cs="Calibri"/>
          <w:szCs w:val="24"/>
        </w:rPr>
        <w:t>Guidelines for Effective Communication: A comprehensive document encapsulating best practices for communicating with parents/guardians.</w:t>
      </w:r>
    </w:p>
    <w:p w14:paraId="7477D933" w14:textId="77777777" w:rsidR="00261197" w:rsidRPr="00261197" w:rsidRDefault="00261197" w:rsidP="00261197">
      <w:pPr>
        <w:pStyle w:val="ListParagraph"/>
        <w:numPr>
          <w:ilvl w:val="0"/>
          <w:numId w:val="66"/>
        </w:numPr>
        <w:spacing w:line="276" w:lineRule="auto"/>
        <w:jc w:val="both"/>
        <w:rPr>
          <w:rFonts w:ascii="Calibri" w:hAnsi="Calibri" w:cs="Calibri"/>
          <w:szCs w:val="24"/>
        </w:rPr>
      </w:pPr>
      <w:r w:rsidRPr="00261197">
        <w:rPr>
          <w:rFonts w:ascii="Calibri" w:hAnsi="Calibri" w:cs="Calibri"/>
          <w:szCs w:val="24"/>
        </w:rPr>
        <w:t>Communication Toolkit: A resourceful compilation of templates and examples for different types of communication.</w:t>
      </w:r>
    </w:p>
    <w:p w14:paraId="34D47935" w14:textId="77777777" w:rsidR="00261197" w:rsidRPr="00261197" w:rsidRDefault="00261197" w:rsidP="00261197">
      <w:pPr>
        <w:pStyle w:val="ListParagraph"/>
        <w:numPr>
          <w:ilvl w:val="0"/>
          <w:numId w:val="66"/>
        </w:numPr>
        <w:spacing w:line="276" w:lineRule="auto"/>
        <w:jc w:val="both"/>
        <w:rPr>
          <w:rFonts w:ascii="Calibri" w:hAnsi="Calibri" w:cs="Calibri"/>
          <w:szCs w:val="24"/>
        </w:rPr>
      </w:pPr>
      <w:r w:rsidRPr="00261197">
        <w:rPr>
          <w:rFonts w:ascii="Calibri" w:hAnsi="Calibri" w:cs="Calibri"/>
          <w:szCs w:val="24"/>
        </w:rPr>
        <w:t>Parent/Guardian Survey: A tool to gather invaluable feedback from parents/guardians concerning the school's communication efforts, aiding in identifying areas for improvement.</w:t>
      </w:r>
    </w:p>
    <w:p w14:paraId="153280D9" w14:textId="77777777" w:rsidR="00261197" w:rsidRDefault="00261197" w:rsidP="00261197">
      <w:pPr>
        <w:pStyle w:val="ListParagraph"/>
        <w:spacing w:line="276" w:lineRule="auto"/>
        <w:ind w:left="360"/>
        <w:jc w:val="both"/>
        <w:rPr>
          <w:rFonts w:ascii="Calibri" w:hAnsi="Calibri" w:cs="Calibri"/>
          <w:szCs w:val="24"/>
        </w:rPr>
      </w:pPr>
    </w:p>
    <w:p w14:paraId="54CA5238" w14:textId="3724ADF6" w:rsidR="00261197" w:rsidRDefault="00261197" w:rsidP="00261197">
      <w:pPr>
        <w:pStyle w:val="ListParagraph"/>
        <w:spacing w:line="276" w:lineRule="auto"/>
        <w:ind w:left="360"/>
        <w:jc w:val="both"/>
        <w:rPr>
          <w:rFonts w:ascii="Calibri" w:hAnsi="Calibri" w:cs="Calibri"/>
          <w:szCs w:val="24"/>
        </w:rPr>
      </w:pPr>
      <w:r w:rsidRPr="00261197">
        <w:rPr>
          <w:rFonts w:ascii="Calibri" w:hAnsi="Calibri" w:cs="Calibri"/>
          <w:szCs w:val="24"/>
        </w:rPr>
        <w:t>This segment of our training promotes an ongoing feedback and improvement mechanism, ensuring that we continually evolve and adapt our training based on the experiences and needs of the educators and families involved. This iterative approach guarantees that our program remains responsive and tailored to the community we serve.</w:t>
      </w:r>
    </w:p>
    <w:p w14:paraId="340B4591" w14:textId="4B8575C8" w:rsidR="00261197" w:rsidRDefault="00261197" w:rsidP="00261197">
      <w:pPr>
        <w:spacing w:line="276" w:lineRule="auto"/>
        <w:jc w:val="both"/>
        <w:rPr>
          <w:rFonts w:ascii="Calibri" w:hAnsi="Calibri" w:cs="Calibri"/>
          <w:szCs w:val="24"/>
        </w:rPr>
      </w:pPr>
    </w:p>
    <w:p w14:paraId="5A0449E7" w14:textId="77777777" w:rsidR="00261197" w:rsidRPr="00261197" w:rsidRDefault="00261197" w:rsidP="00261197">
      <w:pPr>
        <w:spacing w:line="276" w:lineRule="auto"/>
        <w:jc w:val="both"/>
        <w:rPr>
          <w:rFonts w:ascii="Calibri" w:hAnsi="Calibri" w:cs="Calibri"/>
          <w:szCs w:val="24"/>
        </w:rPr>
      </w:pPr>
    </w:p>
    <w:p w14:paraId="329599B7" w14:textId="77777777" w:rsidR="00CE37B1" w:rsidRDefault="00CE37B1" w:rsidP="007E0335">
      <w:pPr>
        <w:spacing w:line="276" w:lineRule="auto"/>
        <w:rPr>
          <w:rFonts w:ascii="Calibri" w:hAnsi="Calibri" w:cs="Calibri"/>
          <w:szCs w:val="24"/>
        </w:rPr>
      </w:pPr>
    </w:p>
    <w:p w14:paraId="65FBFA3B" w14:textId="77777777" w:rsidR="00D60AA6" w:rsidRDefault="00D60AA6" w:rsidP="00CE37B1">
      <w:pPr>
        <w:spacing w:line="276" w:lineRule="auto"/>
        <w:rPr>
          <w:rFonts w:ascii="Calibri" w:hAnsi="Calibri" w:cs="Calibri"/>
          <w:b/>
          <w:bCs/>
          <w:szCs w:val="24"/>
        </w:rPr>
      </w:pPr>
    </w:p>
    <w:p w14:paraId="4D70C607" w14:textId="77777777" w:rsidR="00D60AA6" w:rsidRDefault="00D60AA6" w:rsidP="00CE37B1">
      <w:pPr>
        <w:spacing w:line="276" w:lineRule="auto"/>
        <w:rPr>
          <w:rFonts w:ascii="Calibri" w:hAnsi="Calibri" w:cs="Calibri"/>
          <w:b/>
          <w:bCs/>
          <w:szCs w:val="24"/>
        </w:rPr>
      </w:pPr>
    </w:p>
    <w:p w14:paraId="4B052E41" w14:textId="77777777" w:rsidR="00D60AA6" w:rsidRDefault="00D60AA6" w:rsidP="00CE37B1">
      <w:pPr>
        <w:spacing w:line="276" w:lineRule="auto"/>
        <w:rPr>
          <w:rFonts w:ascii="Calibri" w:hAnsi="Calibri" w:cs="Calibri"/>
          <w:b/>
          <w:bCs/>
          <w:szCs w:val="24"/>
        </w:rPr>
      </w:pPr>
    </w:p>
    <w:p w14:paraId="5800B59B" w14:textId="77777777" w:rsidR="00D60AA6" w:rsidRDefault="00D60AA6" w:rsidP="00CE37B1">
      <w:pPr>
        <w:spacing w:line="276" w:lineRule="auto"/>
        <w:rPr>
          <w:rFonts w:ascii="Calibri" w:hAnsi="Calibri" w:cs="Calibri"/>
          <w:b/>
          <w:bCs/>
          <w:szCs w:val="24"/>
        </w:rPr>
      </w:pPr>
    </w:p>
    <w:p w14:paraId="7D041113" w14:textId="77777777" w:rsidR="00D60AA6" w:rsidRDefault="00D60AA6" w:rsidP="00CE37B1">
      <w:pPr>
        <w:spacing w:line="276" w:lineRule="auto"/>
        <w:rPr>
          <w:rFonts w:ascii="Calibri" w:hAnsi="Calibri" w:cs="Calibri"/>
          <w:b/>
          <w:bCs/>
          <w:szCs w:val="24"/>
        </w:rPr>
      </w:pPr>
    </w:p>
    <w:p w14:paraId="210F13D6" w14:textId="77777777" w:rsidR="00D60AA6" w:rsidRDefault="00D60AA6" w:rsidP="00CE37B1">
      <w:pPr>
        <w:spacing w:line="276" w:lineRule="auto"/>
        <w:rPr>
          <w:rFonts w:ascii="Calibri" w:hAnsi="Calibri" w:cs="Calibri"/>
          <w:b/>
          <w:bCs/>
          <w:szCs w:val="24"/>
        </w:rPr>
      </w:pPr>
    </w:p>
    <w:p w14:paraId="62B5CF0A" w14:textId="77777777" w:rsidR="00D60AA6" w:rsidRDefault="00D60AA6" w:rsidP="00CE37B1">
      <w:pPr>
        <w:spacing w:line="276" w:lineRule="auto"/>
        <w:rPr>
          <w:rFonts w:ascii="Calibri" w:hAnsi="Calibri" w:cs="Calibri"/>
          <w:b/>
          <w:bCs/>
          <w:szCs w:val="24"/>
        </w:rPr>
      </w:pPr>
    </w:p>
    <w:p w14:paraId="3F178D5C" w14:textId="77777777" w:rsidR="00D60AA6" w:rsidRDefault="00D60AA6" w:rsidP="00CE37B1">
      <w:pPr>
        <w:spacing w:line="276" w:lineRule="auto"/>
        <w:rPr>
          <w:rFonts w:ascii="Calibri" w:hAnsi="Calibri" w:cs="Calibri"/>
          <w:b/>
          <w:bCs/>
          <w:szCs w:val="24"/>
        </w:rPr>
      </w:pPr>
    </w:p>
    <w:p w14:paraId="04CF6792" w14:textId="77777777" w:rsidR="00D60AA6" w:rsidRDefault="00D60AA6" w:rsidP="00CE37B1">
      <w:pPr>
        <w:spacing w:line="276" w:lineRule="auto"/>
        <w:rPr>
          <w:rFonts w:ascii="Calibri" w:hAnsi="Calibri" w:cs="Calibri"/>
          <w:b/>
          <w:bCs/>
          <w:szCs w:val="24"/>
        </w:rPr>
      </w:pPr>
    </w:p>
    <w:p w14:paraId="58B06F6F" w14:textId="77777777" w:rsidR="00D60AA6" w:rsidRDefault="00D60AA6" w:rsidP="00CE37B1">
      <w:pPr>
        <w:spacing w:line="276" w:lineRule="auto"/>
        <w:rPr>
          <w:rFonts w:ascii="Calibri" w:hAnsi="Calibri" w:cs="Calibri"/>
          <w:b/>
          <w:bCs/>
          <w:szCs w:val="24"/>
        </w:rPr>
      </w:pPr>
    </w:p>
    <w:p w14:paraId="0AD94DDD" w14:textId="77777777" w:rsidR="00D60AA6" w:rsidRDefault="00D60AA6" w:rsidP="00CE37B1">
      <w:pPr>
        <w:spacing w:line="276" w:lineRule="auto"/>
        <w:rPr>
          <w:rFonts w:ascii="Calibri" w:hAnsi="Calibri" w:cs="Calibri"/>
          <w:b/>
          <w:bCs/>
          <w:szCs w:val="24"/>
        </w:rPr>
      </w:pPr>
    </w:p>
    <w:p w14:paraId="2ED81AAB" w14:textId="77777777" w:rsidR="00D60AA6" w:rsidRDefault="00D60AA6" w:rsidP="00CE37B1">
      <w:pPr>
        <w:spacing w:line="276" w:lineRule="auto"/>
        <w:rPr>
          <w:rFonts w:ascii="Calibri" w:hAnsi="Calibri" w:cs="Calibri"/>
          <w:b/>
          <w:bCs/>
          <w:szCs w:val="24"/>
        </w:rPr>
      </w:pPr>
    </w:p>
    <w:p w14:paraId="6231C564" w14:textId="77777777" w:rsidR="00D60AA6" w:rsidRDefault="00D60AA6" w:rsidP="00CE37B1">
      <w:pPr>
        <w:spacing w:line="276" w:lineRule="auto"/>
        <w:rPr>
          <w:rFonts w:ascii="Calibri" w:hAnsi="Calibri" w:cs="Calibri"/>
          <w:b/>
          <w:bCs/>
          <w:szCs w:val="24"/>
        </w:rPr>
      </w:pPr>
    </w:p>
    <w:p w14:paraId="6844F09E" w14:textId="77777777" w:rsidR="00D60AA6" w:rsidRDefault="00D60AA6" w:rsidP="00CE37B1">
      <w:pPr>
        <w:spacing w:line="276" w:lineRule="auto"/>
        <w:rPr>
          <w:rFonts w:ascii="Calibri" w:hAnsi="Calibri" w:cs="Calibri"/>
          <w:b/>
          <w:bCs/>
          <w:szCs w:val="24"/>
        </w:rPr>
      </w:pPr>
    </w:p>
    <w:p w14:paraId="3C0233CA" w14:textId="77777777" w:rsidR="00D60AA6" w:rsidRDefault="00D60AA6" w:rsidP="00CE37B1">
      <w:pPr>
        <w:spacing w:line="276" w:lineRule="auto"/>
        <w:rPr>
          <w:rFonts w:ascii="Calibri" w:hAnsi="Calibri" w:cs="Calibri"/>
          <w:b/>
          <w:bCs/>
          <w:szCs w:val="24"/>
        </w:rPr>
      </w:pPr>
    </w:p>
    <w:p w14:paraId="2C5E5780" w14:textId="77777777" w:rsidR="00D60AA6" w:rsidRDefault="00D60AA6" w:rsidP="00CE37B1">
      <w:pPr>
        <w:spacing w:line="276" w:lineRule="auto"/>
        <w:rPr>
          <w:rFonts w:ascii="Calibri" w:hAnsi="Calibri" w:cs="Calibri"/>
          <w:b/>
          <w:bCs/>
          <w:szCs w:val="24"/>
        </w:rPr>
      </w:pPr>
    </w:p>
    <w:p w14:paraId="4EEE4CBB" w14:textId="77777777" w:rsidR="00D60AA6" w:rsidRDefault="00D60AA6" w:rsidP="00CE37B1">
      <w:pPr>
        <w:spacing w:line="276" w:lineRule="auto"/>
        <w:rPr>
          <w:rFonts w:ascii="Calibri" w:hAnsi="Calibri" w:cs="Calibri"/>
          <w:b/>
          <w:bCs/>
          <w:szCs w:val="24"/>
        </w:rPr>
      </w:pPr>
    </w:p>
    <w:p w14:paraId="3F014AD3" w14:textId="71E73C6B" w:rsidR="00CE37B1" w:rsidRPr="00D60AA6" w:rsidRDefault="00CE37B1" w:rsidP="00F71FFF">
      <w:pPr>
        <w:pStyle w:val="Heading1"/>
        <w:numPr>
          <w:ilvl w:val="0"/>
          <w:numId w:val="5"/>
        </w:numPr>
        <w:rPr>
          <w:b w:val="0"/>
          <w:bCs/>
        </w:rPr>
      </w:pPr>
      <w:bookmarkStart w:id="66" w:name="_Toc138430629"/>
      <w:r w:rsidRPr="00D60AA6">
        <w:rPr>
          <w:bCs/>
        </w:rPr>
        <w:t>Implementing the Training</w:t>
      </w:r>
      <w:bookmarkEnd w:id="66"/>
    </w:p>
    <w:p w14:paraId="2FA04849" w14:textId="77777777" w:rsidR="00CE37B1" w:rsidRPr="00CE37B1" w:rsidRDefault="00CE37B1" w:rsidP="00CE37B1">
      <w:pPr>
        <w:spacing w:line="276" w:lineRule="auto"/>
        <w:rPr>
          <w:rFonts w:ascii="Calibri" w:hAnsi="Calibri" w:cs="Calibri"/>
          <w:szCs w:val="24"/>
        </w:rPr>
      </w:pPr>
    </w:p>
    <w:p w14:paraId="41C3D5D1" w14:textId="78702C07" w:rsidR="00E347F8" w:rsidRDefault="00CE37B1">
      <w:pPr>
        <w:spacing w:line="276" w:lineRule="auto"/>
        <w:jc w:val="both"/>
        <w:rPr>
          <w:rFonts w:ascii="Calibri" w:hAnsi="Calibri" w:cs="Calibri"/>
          <w:szCs w:val="24"/>
        </w:rPr>
        <w:pPrChange w:id="67" w:author="Abigail Hills" w:date="2023-06-23T16:19:00Z">
          <w:pPr>
            <w:spacing w:line="276" w:lineRule="auto"/>
          </w:pPr>
        </w:pPrChange>
      </w:pPr>
      <w:r w:rsidRPr="00CE37B1">
        <w:rPr>
          <w:rFonts w:ascii="Calibri" w:hAnsi="Calibri" w:cs="Calibri"/>
          <w:szCs w:val="24"/>
        </w:rPr>
        <w:t xml:space="preserve">In this section, we will </w:t>
      </w:r>
      <w:r w:rsidR="00D9283F">
        <w:rPr>
          <w:rFonts w:ascii="Calibri" w:hAnsi="Calibri" w:cs="Calibri"/>
          <w:szCs w:val="24"/>
        </w:rPr>
        <w:t>outline</w:t>
      </w:r>
      <w:r w:rsidR="00D9283F" w:rsidRPr="00CE37B1">
        <w:rPr>
          <w:rFonts w:ascii="Calibri" w:hAnsi="Calibri" w:cs="Calibri"/>
          <w:szCs w:val="24"/>
        </w:rPr>
        <w:t xml:space="preserve"> </w:t>
      </w:r>
      <w:r w:rsidRPr="00CE37B1">
        <w:rPr>
          <w:rFonts w:ascii="Calibri" w:hAnsi="Calibri" w:cs="Calibri"/>
          <w:szCs w:val="24"/>
        </w:rPr>
        <w:t xml:space="preserve">the </w:t>
      </w:r>
      <w:r w:rsidR="00D9283F">
        <w:rPr>
          <w:rFonts w:ascii="Calibri" w:hAnsi="Calibri" w:cs="Calibri"/>
          <w:szCs w:val="24"/>
        </w:rPr>
        <w:t>logistical steps involved in</w:t>
      </w:r>
      <w:r w:rsidR="00D9283F" w:rsidRPr="00CE37B1">
        <w:rPr>
          <w:rFonts w:ascii="Calibri" w:hAnsi="Calibri" w:cs="Calibri"/>
          <w:szCs w:val="24"/>
        </w:rPr>
        <w:t xml:space="preserve"> </w:t>
      </w:r>
      <w:r w:rsidR="00D9283F">
        <w:rPr>
          <w:rFonts w:ascii="Calibri" w:hAnsi="Calibri" w:cs="Calibri"/>
          <w:szCs w:val="24"/>
        </w:rPr>
        <w:t>successfully</w:t>
      </w:r>
      <w:r w:rsidR="00D9283F" w:rsidRPr="00CE37B1">
        <w:rPr>
          <w:rFonts w:ascii="Calibri" w:hAnsi="Calibri" w:cs="Calibri"/>
          <w:szCs w:val="24"/>
        </w:rPr>
        <w:t xml:space="preserve"> </w:t>
      </w:r>
      <w:r w:rsidRPr="00CE37B1">
        <w:rPr>
          <w:rFonts w:ascii="Calibri" w:hAnsi="Calibri" w:cs="Calibri"/>
          <w:szCs w:val="24"/>
        </w:rPr>
        <w:t>launching the training program</w:t>
      </w:r>
      <w:r w:rsidR="00E347F8">
        <w:rPr>
          <w:rFonts w:ascii="Calibri" w:hAnsi="Calibri" w:cs="Calibri"/>
          <w:szCs w:val="24"/>
        </w:rPr>
        <w:t>me</w:t>
      </w:r>
      <w:r w:rsidRPr="00CE37B1">
        <w:rPr>
          <w:rFonts w:ascii="Calibri" w:hAnsi="Calibri" w:cs="Calibri"/>
          <w:szCs w:val="24"/>
        </w:rPr>
        <w:t>, from the initial pilot testing to the full-scale implementation.</w:t>
      </w:r>
    </w:p>
    <w:p w14:paraId="0CA97B04" w14:textId="77777777" w:rsidR="000D3213" w:rsidRDefault="000D3213" w:rsidP="00CE37B1">
      <w:pPr>
        <w:spacing w:line="276" w:lineRule="auto"/>
        <w:rPr>
          <w:rFonts w:ascii="Calibri" w:hAnsi="Calibri" w:cs="Calibri"/>
          <w:szCs w:val="24"/>
        </w:rPr>
      </w:pPr>
    </w:p>
    <w:p w14:paraId="528ACE88" w14:textId="66D32E32" w:rsidR="00B9417B" w:rsidRPr="00D9283F" w:rsidRDefault="00D9283F" w:rsidP="00D9283F">
      <w:pPr>
        <w:pStyle w:val="Heading2"/>
        <w:rPr>
          <w:b/>
          <w:bCs/>
        </w:rPr>
      </w:pPr>
      <w:bookmarkStart w:id="68" w:name="_Toc138430630"/>
      <w:r w:rsidRPr="00D9283F">
        <w:rPr>
          <w:b/>
          <w:bCs/>
        </w:rPr>
        <w:t xml:space="preserve">4.1 </w:t>
      </w:r>
      <w:r w:rsidR="00B9417B" w:rsidRPr="00D9283F">
        <w:rPr>
          <w:b/>
          <w:bCs/>
        </w:rPr>
        <w:t>Pilot Testing and Feedback Collection</w:t>
      </w:r>
      <w:bookmarkEnd w:id="68"/>
    </w:p>
    <w:p w14:paraId="322228B3" w14:textId="77777777" w:rsidR="00B9417B" w:rsidRPr="00B9417B" w:rsidRDefault="00B9417B" w:rsidP="00B9417B">
      <w:pPr>
        <w:spacing w:line="276" w:lineRule="auto"/>
        <w:rPr>
          <w:rFonts w:ascii="Calibri" w:hAnsi="Calibri" w:cs="Calibri"/>
          <w:szCs w:val="24"/>
        </w:rPr>
      </w:pPr>
    </w:p>
    <w:p w14:paraId="0A0FC985" w14:textId="001FF861" w:rsidR="00642514" w:rsidRPr="00642514" w:rsidRDefault="00642514">
      <w:pPr>
        <w:spacing w:line="276" w:lineRule="auto"/>
        <w:jc w:val="both"/>
        <w:rPr>
          <w:rFonts w:ascii="Calibri" w:hAnsi="Calibri" w:cs="Calibri"/>
          <w:szCs w:val="24"/>
        </w:rPr>
        <w:pPrChange w:id="69" w:author="Abigail Hills" w:date="2023-06-23T16:19:00Z">
          <w:pPr>
            <w:spacing w:line="276" w:lineRule="auto"/>
          </w:pPr>
        </w:pPrChange>
      </w:pPr>
      <w:r w:rsidRPr="00642514">
        <w:rPr>
          <w:rFonts w:ascii="Calibri" w:hAnsi="Calibri" w:cs="Calibri"/>
          <w:szCs w:val="24"/>
        </w:rPr>
        <w:t>Recogni</w:t>
      </w:r>
      <w:r>
        <w:rPr>
          <w:rFonts w:ascii="Calibri" w:hAnsi="Calibri" w:cs="Calibri"/>
          <w:szCs w:val="24"/>
        </w:rPr>
        <w:t>s</w:t>
      </w:r>
      <w:r w:rsidRPr="00642514">
        <w:rPr>
          <w:rFonts w:ascii="Calibri" w:hAnsi="Calibri" w:cs="Calibri"/>
          <w:szCs w:val="24"/>
        </w:rPr>
        <w:t xml:space="preserve">ing the importance of testing and feedback, we propose to initiate the training programme with a pilot phase. This pilot would involve educators from across various educational stages — Early Years, Primary, and Secondary — </w:t>
      </w:r>
      <w:commentRangeStart w:id="70"/>
      <w:r w:rsidRPr="00642514">
        <w:rPr>
          <w:rFonts w:ascii="Calibri" w:hAnsi="Calibri" w:cs="Calibri"/>
          <w:szCs w:val="24"/>
        </w:rPr>
        <w:t>within a select group of up to 10 schools.</w:t>
      </w:r>
      <w:commentRangeEnd w:id="70"/>
      <w:r w:rsidR="00E06FA8">
        <w:rPr>
          <w:rStyle w:val="CommentReference"/>
        </w:rPr>
        <w:commentReference w:id="70"/>
      </w:r>
    </w:p>
    <w:p w14:paraId="1AB29DE1" w14:textId="77777777" w:rsidR="00642514" w:rsidRPr="00642514" w:rsidRDefault="00642514">
      <w:pPr>
        <w:spacing w:line="276" w:lineRule="auto"/>
        <w:jc w:val="both"/>
        <w:rPr>
          <w:rFonts w:ascii="Calibri" w:hAnsi="Calibri" w:cs="Calibri"/>
          <w:szCs w:val="24"/>
        </w:rPr>
        <w:pPrChange w:id="71" w:author="Abigail Hills" w:date="2023-06-23T16:19:00Z">
          <w:pPr>
            <w:spacing w:line="276" w:lineRule="auto"/>
          </w:pPr>
        </w:pPrChange>
      </w:pPr>
    </w:p>
    <w:p w14:paraId="515F7ACF" w14:textId="77777777" w:rsidR="00642514" w:rsidRPr="00642514" w:rsidRDefault="00642514">
      <w:pPr>
        <w:spacing w:line="276" w:lineRule="auto"/>
        <w:jc w:val="both"/>
        <w:rPr>
          <w:rFonts w:ascii="Calibri" w:hAnsi="Calibri" w:cs="Calibri"/>
          <w:szCs w:val="24"/>
        </w:rPr>
        <w:pPrChange w:id="72" w:author="Abigail Hills" w:date="2023-06-23T16:19:00Z">
          <w:pPr>
            <w:spacing w:line="276" w:lineRule="auto"/>
          </w:pPr>
        </w:pPrChange>
      </w:pPr>
      <w:r w:rsidRPr="00642514">
        <w:rPr>
          <w:rFonts w:ascii="Calibri" w:hAnsi="Calibri" w:cs="Calibri"/>
          <w:szCs w:val="24"/>
        </w:rPr>
        <w:t xml:space="preserve">This preliminary stage is a crucial part of our initiative. </w:t>
      </w:r>
      <w:commentRangeStart w:id="73"/>
      <w:r w:rsidRPr="00642514">
        <w:rPr>
          <w:rFonts w:ascii="Calibri" w:hAnsi="Calibri" w:cs="Calibri"/>
          <w:szCs w:val="24"/>
        </w:rPr>
        <w:t>It provides an opportunity to fine-tune the programme based on direct feedback from those on the ground, allowing us to identify potential issues and make necessary adjustments before a full-scale roll-out.</w:t>
      </w:r>
      <w:commentRangeEnd w:id="73"/>
      <w:r w:rsidR="006C0B3A">
        <w:rPr>
          <w:rStyle w:val="CommentReference"/>
        </w:rPr>
        <w:commentReference w:id="73"/>
      </w:r>
    </w:p>
    <w:p w14:paraId="56F72845" w14:textId="77777777" w:rsidR="00642514" w:rsidRPr="00642514" w:rsidRDefault="00642514">
      <w:pPr>
        <w:spacing w:line="276" w:lineRule="auto"/>
        <w:jc w:val="both"/>
        <w:rPr>
          <w:rFonts w:ascii="Calibri" w:hAnsi="Calibri" w:cs="Calibri"/>
          <w:szCs w:val="24"/>
        </w:rPr>
        <w:pPrChange w:id="74" w:author="Abigail Hills" w:date="2023-06-23T16:19:00Z">
          <w:pPr>
            <w:spacing w:line="276" w:lineRule="auto"/>
          </w:pPr>
        </w:pPrChange>
      </w:pPr>
    </w:p>
    <w:p w14:paraId="4668121E" w14:textId="62D0CD6F" w:rsidR="00B9417B" w:rsidRDefault="00642514">
      <w:pPr>
        <w:spacing w:line="276" w:lineRule="auto"/>
        <w:jc w:val="both"/>
        <w:rPr>
          <w:rFonts w:ascii="Calibri" w:hAnsi="Calibri" w:cs="Calibri"/>
          <w:szCs w:val="24"/>
        </w:rPr>
        <w:pPrChange w:id="75" w:author="Abigail Hills" w:date="2023-06-23T16:19:00Z">
          <w:pPr>
            <w:spacing w:line="276" w:lineRule="auto"/>
          </w:pPr>
        </w:pPrChange>
      </w:pPr>
      <w:r w:rsidRPr="00642514">
        <w:rPr>
          <w:rFonts w:ascii="Calibri" w:hAnsi="Calibri" w:cs="Calibri"/>
          <w:szCs w:val="24"/>
        </w:rPr>
        <w:t>We understand that cost implications are a valid concern for decision-makers. Therefore, running this pilot within a controlled number of schools not only allows us to refine our approach, but also provides a more accurate estimate of the potential costs and resources needed for wider implementation. This way, we ensure that our initiative is not only effective but also financially feasible, aligning with broader budgetary considerations.</w:t>
      </w:r>
    </w:p>
    <w:p w14:paraId="56730F32" w14:textId="77777777" w:rsidR="00676FC5" w:rsidRPr="00B9417B" w:rsidRDefault="00676FC5" w:rsidP="00642514">
      <w:pPr>
        <w:spacing w:line="276" w:lineRule="auto"/>
        <w:rPr>
          <w:rFonts w:ascii="Calibri" w:hAnsi="Calibri" w:cs="Calibri"/>
          <w:szCs w:val="24"/>
        </w:rPr>
      </w:pPr>
    </w:p>
    <w:p w14:paraId="218BD94C" w14:textId="6837D797" w:rsidR="00B9417B" w:rsidRPr="006A7546" w:rsidRDefault="006A7546" w:rsidP="006A7546">
      <w:pPr>
        <w:pStyle w:val="Heading2"/>
        <w:rPr>
          <w:b/>
          <w:bCs/>
        </w:rPr>
      </w:pPr>
      <w:bookmarkStart w:id="76" w:name="_Toc138430631"/>
      <w:r w:rsidRPr="006A7546">
        <w:rPr>
          <w:b/>
          <w:bCs/>
        </w:rPr>
        <w:lastRenderedPageBreak/>
        <w:t xml:space="preserve">4.2 </w:t>
      </w:r>
      <w:r w:rsidR="00B9417B" w:rsidRPr="006A7546">
        <w:rPr>
          <w:b/>
          <w:bCs/>
        </w:rPr>
        <w:t>Adjustments Based on Feedback</w:t>
      </w:r>
      <w:bookmarkEnd w:id="76"/>
    </w:p>
    <w:p w14:paraId="0D1C0EA1" w14:textId="77777777" w:rsidR="00B9417B" w:rsidRPr="00B9417B" w:rsidRDefault="00B9417B" w:rsidP="00B9417B">
      <w:pPr>
        <w:spacing w:line="276" w:lineRule="auto"/>
        <w:rPr>
          <w:rFonts w:ascii="Calibri" w:hAnsi="Calibri" w:cs="Calibri"/>
          <w:szCs w:val="24"/>
        </w:rPr>
      </w:pPr>
    </w:p>
    <w:p w14:paraId="0869FE0C" w14:textId="00C6A3D7" w:rsidR="00B9417B" w:rsidRPr="00B9417B" w:rsidRDefault="00B9417B" w:rsidP="00261197">
      <w:pPr>
        <w:spacing w:line="276" w:lineRule="auto"/>
        <w:jc w:val="both"/>
        <w:rPr>
          <w:rFonts w:ascii="Calibri" w:hAnsi="Calibri" w:cs="Calibri"/>
          <w:szCs w:val="24"/>
        </w:rPr>
      </w:pPr>
      <w:r w:rsidRPr="00B9417B">
        <w:rPr>
          <w:rFonts w:ascii="Calibri" w:hAnsi="Calibri" w:cs="Calibri"/>
          <w:szCs w:val="24"/>
        </w:rPr>
        <w:t>Here, we</w:t>
      </w:r>
      <w:r w:rsidR="009E444F">
        <w:rPr>
          <w:rFonts w:ascii="Calibri" w:hAnsi="Calibri" w:cs="Calibri"/>
          <w:szCs w:val="24"/>
        </w:rPr>
        <w:t xml:space="preserve"> will</w:t>
      </w:r>
      <w:r w:rsidRPr="00B9417B">
        <w:rPr>
          <w:rFonts w:ascii="Calibri" w:hAnsi="Calibri" w:cs="Calibri"/>
          <w:szCs w:val="24"/>
        </w:rPr>
        <w:t xml:space="preserve"> describe the process of analysing feedback from the pilot phase and using it to refine our training program</w:t>
      </w:r>
      <w:r w:rsidR="00BF030E">
        <w:rPr>
          <w:rFonts w:ascii="Calibri" w:hAnsi="Calibri" w:cs="Calibri"/>
          <w:szCs w:val="24"/>
        </w:rPr>
        <w:t>me</w:t>
      </w:r>
      <w:r w:rsidRPr="00B9417B">
        <w:rPr>
          <w:rFonts w:ascii="Calibri" w:hAnsi="Calibri" w:cs="Calibri"/>
          <w:szCs w:val="24"/>
        </w:rPr>
        <w:t>. This discussion will cover typical types of feedback we might encounter and how we can constructively incorporate them into program</w:t>
      </w:r>
      <w:r w:rsidR="00BF030E">
        <w:rPr>
          <w:rFonts w:ascii="Calibri" w:hAnsi="Calibri" w:cs="Calibri"/>
          <w:szCs w:val="24"/>
        </w:rPr>
        <w:t>me</w:t>
      </w:r>
      <w:r w:rsidRPr="00B9417B">
        <w:rPr>
          <w:rFonts w:ascii="Calibri" w:hAnsi="Calibri" w:cs="Calibri"/>
          <w:szCs w:val="24"/>
        </w:rPr>
        <w:t xml:space="preserve"> improvements.</w:t>
      </w:r>
    </w:p>
    <w:p w14:paraId="6543D7BE" w14:textId="77777777" w:rsidR="00B9417B" w:rsidRPr="00F4430E" w:rsidRDefault="00B9417B" w:rsidP="00B9417B">
      <w:pPr>
        <w:spacing w:line="276" w:lineRule="auto"/>
        <w:rPr>
          <w:rFonts w:ascii="Calibri" w:hAnsi="Calibri" w:cs="Calibri"/>
          <w:b/>
          <w:bCs/>
          <w:szCs w:val="24"/>
        </w:rPr>
      </w:pPr>
    </w:p>
    <w:p w14:paraId="76B87581" w14:textId="1D4F1825" w:rsidR="00B9417B" w:rsidRPr="00595B3E" w:rsidRDefault="00595B3E" w:rsidP="00595B3E">
      <w:pPr>
        <w:pStyle w:val="Heading2"/>
        <w:rPr>
          <w:b/>
          <w:bCs/>
        </w:rPr>
      </w:pPr>
      <w:bookmarkStart w:id="77" w:name="_Toc138430632"/>
      <w:r w:rsidRPr="00595B3E">
        <w:rPr>
          <w:b/>
          <w:bCs/>
        </w:rPr>
        <w:t xml:space="preserve">4.3 </w:t>
      </w:r>
      <w:r w:rsidR="00B9417B" w:rsidRPr="00595B3E">
        <w:rPr>
          <w:b/>
          <w:bCs/>
        </w:rPr>
        <w:t>Suggested Training Schedule and Format</w:t>
      </w:r>
      <w:bookmarkEnd w:id="77"/>
    </w:p>
    <w:p w14:paraId="1D80BBC5" w14:textId="77777777" w:rsidR="00B9417B" w:rsidRPr="00B9417B" w:rsidRDefault="00B9417B" w:rsidP="00B9417B">
      <w:pPr>
        <w:spacing w:line="276" w:lineRule="auto"/>
        <w:rPr>
          <w:rFonts w:ascii="Calibri" w:hAnsi="Calibri" w:cs="Calibri"/>
          <w:szCs w:val="24"/>
        </w:rPr>
      </w:pPr>
    </w:p>
    <w:p w14:paraId="6EB0293D" w14:textId="1FCB3B78" w:rsidR="00B9417B" w:rsidRPr="00B9417B" w:rsidRDefault="00B9417B" w:rsidP="00261197">
      <w:pPr>
        <w:spacing w:line="276" w:lineRule="auto"/>
        <w:jc w:val="both"/>
        <w:rPr>
          <w:rFonts w:ascii="Calibri" w:hAnsi="Calibri" w:cs="Calibri"/>
          <w:szCs w:val="24"/>
        </w:rPr>
      </w:pPr>
      <w:r w:rsidRPr="00B9417B">
        <w:rPr>
          <w:rFonts w:ascii="Calibri" w:hAnsi="Calibri" w:cs="Calibri"/>
          <w:szCs w:val="24"/>
        </w:rPr>
        <w:t>We will provide a proposed schedule for the training program</w:t>
      </w:r>
      <w:r w:rsidR="00272D3F">
        <w:rPr>
          <w:rFonts w:ascii="Calibri" w:hAnsi="Calibri" w:cs="Calibri"/>
          <w:szCs w:val="24"/>
        </w:rPr>
        <w:t>me</w:t>
      </w:r>
      <w:r w:rsidRPr="00B9417B">
        <w:rPr>
          <w:rFonts w:ascii="Calibri" w:hAnsi="Calibri" w:cs="Calibri"/>
          <w:szCs w:val="24"/>
        </w:rPr>
        <w:t>, detailing the duration of individual sessions and the sequence of modules. Additionally, we will discuss the preferred format of the training—whether it be in-person, online, or a hybrid of both—tailoring our approach to accommodate the specific needs and circumstances of the participating schools.</w:t>
      </w:r>
    </w:p>
    <w:p w14:paraId="772AFD98" w14:textId="77777777" w:rsidR="00B9417B" w:rsidRPr="00B9417B" w:rsidRDefault="00B9417B" w:rsidP="00B9417B">
      <w:pPr>
        <w:spacing w:line="276" w:lineRule="auto"/>
        <w:rPr>
          <w:rFonts w:ascii="Calibri" w:hAnsi="Calibri" w:cs="Calibri"/>
          <w:szCs w:val="24"/>
        </w:rPr>
      </w:pPr>
    </w:p>
    <w:p w14:paraId="474FBAE9" w14:textId="2EEC853F" w:rsidR="00B9417B" w:rsidRPr="00595B3E" w:rsidRDefault="00595B3E" w:rsidP="00595B3E">
      <w:pPr>
        <w:pStyle w:val="Heading2"/>
        <w:rPr>
          <w:b/>
          <w:bCs/>
        </w:rPr>
      </w:pPr>
      <w:bookmarkStart w:id="78" w:name="_Toc138430633"/>
      <w:r w:rsidRPr="00595B3E">
        <w:rPr>
          <w:b/>
          <w:bCs/>
        </w:rPr>
        <w:t xml:space="preserve">4.4 </w:t>
      </w:r>
      <w:r w:rsidR="00B9417B" w:rsidRPr="00595B3E">
        <w:rPr>
          <w:b/>
          <w:bCs/>
        </w:rPr>
        <w:t>Addressing Potential Barriers and Limitations</w:t>
      </w:r>
      <w:bookmarkEnd w:id="78"/>
    </w:p>
    <w:p w14:paraId="58C25EE0" w14:textId="77777777" w:rsidR="00B9417B" w:rsidRPr="00B9417B" w:rsidRDefault="00B9417B" w:rsidP="00B9417B">
      <w:pPr>
        <w:spacing w:line="276" w:lineRule="auto"/>
        <w:rPr>
          <w:rFonts w:ascii="Calibri" w:hAnsi="Calibri" w:cs="Calibri"/>
          <w:szCs w:val="24"/>
        </w:rPr>
      </w:pPr>
    </w:p>
    <w:p w14:paraId="18FD370E" w14:textId="52F99448" w:rsidR="00595B3E" w:rsidRPr="00261197" w:rsidRDefault="00B9417B" w:rsidP="00261197">
      <w:pPr>
        <w:spacing w:line="276" w:lineRule="auto"/>
        <w:jc w:val="both"/>
        <w:rPr>
          <w:rFonts w:ascii="Calibri" w:hAnsi="Calibri" w:cs="Calibri"/>
          <w:szCs w:val="24"/>
        </w:rPr>
      </w:pPr>
      <w:r w:rsidRPr="00B9417B">
        <w:rPr>
          <w:rFonts w:ascii="Calibri" w:hAnsi="Calibri" w:cs="Calibri"/>
          <w:szCs w:val="24"/>
        </w:rPr>
        <w:t xml:space="preserve">In the </w:t>
      </w:r>
      <w:r w:rsidR="00CC376F" w:rsidRPr="00B9417B">
        <w:rPr>
          <w:rFonts w:ascii="Calibri" w:hAnsi="Calibri" w:cs="Calibri"/>
          <w:szCs w:val="24"/>
        </w:rPr>
        <w:t>closing section</w:t>
      </w:r>
      <w:r w:rsidRPr="00B9417B">
        <w:rPr>
          <w:rFonts w:ascii="Calibri" w:hAnsi="Calibri" w:cs="Calibri"/>
          <w:szCs w:val="24"/>
        </w:rPr>
        <w:t>, we acknowledge potential barriers and limitations to implementing the training, such as time constraints, resistance from staff, or lack of resources. We will provide strategies for addressing these challenges, ensuring the successful implementation of the training, and maintaining commitment to the shared goal of fostering a more inclusive educational environment.</w:t>
      </w:r>
    </w:p>
    <w:p w14:paraId="11354FE2" w14:textId="6A6EA758" w:rsidR="00D70495" w:rsidRDefault="00CB6462" w:rsidP="00F71FFF">
      <w:pPr>
        <w:pStyle w:val="Heading1"/>
        <w:numPr>
          <w:ilvl w:val="0"/>
          <w:numId w:val="5"/>
        </w:numPr>
        <w:rPr>
          <w:bCs/>
        </w:rPr>
      </w:pPr>
      <w:bookmarkStart w:id="79" w:name="_Toc138430634"/>
      <w:r w:rsidRPr="00910AAB">
        <w:rPr>
          <w:bCs/>
        </w:rPr>
        <w:lastRenderedPageBreak/>
        <w:t>Overview of Training Modules</w:t>
      </w:r>
      <w:bookmarkEnd w:id="79"/>
    </w:p>
    <w:p w14:paraId="7B468782" w14:textId="77777777" w:rsidR="001E26EC" w:rsidRDefault="001E26EC" w:rsidP="001E26EC"/>
    <w:p w14:paraId="5F5FA1C5" w14:textId="77777777" w:rsidR="00FC0F33" w:rsidRPr="00FC0F33" w:rsidRDefault="00FC0F33" w:rsidP="00261197">
      <w:pPr>
        <w:spacing w:line="276" w:lineRule="auto"/>
        <w:jc w:val="both"/>
        <w:rPr>
          <w:rFonts w:ascii="Calibri" w:hAnsi="Calibri" w:cs="Calibri"/>
        </w:rPr>
      </w:pPr>
      <w:r w:rsidRPr="00FC0F33">
        <w:rPr>
          <w:rFonts w:ascii="Calibri" w:hAnsi="Calibri" w:cs="Calibri"/>
        </w:rPr>
        <w:t>Our comprehensive training programme comprises 13 dynamic modules, each addressing a vital component of the educational journey. Here's a brief overview of what educators can expect:</w:t>
      </w:r>
    </w:p>
    <w:p w14:paraId="72CDE671" w14:textId="77777777" w:rsidR="00FC0F33" w:rsidRPr="00FC0F33" w:rsidRDefault="00FC0F33" w:rsidP="00FC0F33">
      <w:pPr>
        <w:spacing w:line="276" w:lineRule="auto"/>
        <w:rPr>
          <w:rFonts w:ascii="Calibri" w:hAnsi="Calibri" w:cs="Calibri"/>
        </w:rPr>
      </w:pPr>
    </w:p>
    <w:p w14:paraId="600E821F" w14:textId="405ACA21" w:rsidR="00FC0F33" w:rsidRPr="00FC0F33" w:rsidRDefault="007C58C7" w:rsidP="00261197">
      <w:pPr>
        <w:pStyle w:val="ListParagraph"/>
        <w:numPr>
          <w:ilvl w:val="0"/>
          <w:numId w:val="54"/>
        </w:numPr>
        <w:spacing w:line="276" w:lineRule="auto"/>
        <w:jc w:val="both"/>
        <w:rPr>
          <w:rFonts w:ascii="Calibri" w:hAnsi="Calibri" w:cs="Calibri"/>
        </w:rPr>
      </w:pPr>
      <w:bookmarkStart w:id="80" w:name="_Hlk138693541"/>
      <w:r w:rsidRPr="00CA02B1">
        <w:rPr>
          <w:rFonts w:ascii="Calibri" w:hAnsi="Calibri" w:cs="Calibri"/>
          <w:b/>
          <w:bCs/>
        </w:rPr>
        <w:t>Introduction to Children's Rights in Education:</w:t>
      </w:r>
      <w:r>
        <w:rPr>
          <w:rFonts w:ascii="Calibri" w:hAnsi="Calibri" w:cs="Calibri"/>
        </w:rPr>
        <w:t xml:space="preserve"> </w:t>
      </w:r>
      <w:r w:rsidR="00FC0F33" w:rsidRPr="00FC0F33">
        <w:rPr>
          <w:rFonts w:ascii="Calibri" w:hAnsi="Calibri" w:cs="Calibri"/>
        </w:rPr>
        <w:t>We begin by introducing Children’s Rights in Education.</w:t>
      </w:r>
    </w:p>
    <w:p w14:paraId="27A2CFE1" w14:textId="780AB911" w:rsidR="00FC0F33" w:rsidRPr="00FC0F33" w:rsidRDefault="00CA02B1" w:rsidP="00261197">
      <w:pPr>
        <w:pStyle w:val="ListParagraph"/>
        <w:numPr>
          <w:ilvl w:val="0"/>
          <w:numId w:val="54"/>
        </w:numPr>
        <w:spacing w:line="276" w:lineRule="auto"/>
        <w:jc w:val="both"/>
        <w:rPr>
          <w:rFonts w:ascii="Calibri" w:hAnsi="Calibri" w:cs="Calibri"/>
        </w:rPr>
      </w:pPr>
      <w:r w:rsidRPr="00CA02B1">
        <w:rPr>
          <w:rFonts w:ascii="Calibri" w:hAnsi="Calibri" w:cs="Calibri"/>
          <w:b/>
          <w:bCs/>
        </w:rPr>
        <w:t>Understanding the UNCRC:</w:t>
      </w:r>
      <w:r>
        <w:rPr>
          <w:rFonts w:ascii="Calibri" w:hAnsi="Calibri" w:cs="Calibri"/>
        </w:rPr>
        <w:t xml:space="preserve"> </w:t>
      </w:r>
      <w:r w:rsidR="00FC0F33" w:rsidRPr="00FC0F33">
        <w:rPr>
          <w:rFonts w:ascii="Calibri" w:hAnsi="Calibri" w:cs="Calibri"/>
        </w:rPr>
        <w:t>We delve into the details of the United Nations Convention on the Rights of the Child (UNCRC).</w:t>
      </w:r>
    </w:p>
    <w:p w14:paraId="2C0DC4CE" w14:textId="5AEC7CE1" w:rsidR="00FC0F33" w:rsidRPr="00FC0F33" w:rsidRDefault="00CA02B1" w:rsidP="00261197">
      <w:pPr>
        <w:pStyle w:val="ListParagraph"/>
        <w:numPr>
          <w:ilvl w:val="0"/>
          <w:numId w:val="54"/>
        </w:numPr>
        <w:spacing w:line="276" w:lineRule="auto"/>
        <w:jc w:val="both"/>
        <w:rPr>
          <w:rFonts w:ascii="Calibri" w:hAnsi="Calibri" w:cs="Calibri"/>
        </w:rPr>
      </w:pPr>
      <w:r w:rsidRPr="00CA02B1">
        <w:rPr>
          <w:rFonts w:ascii="Calibri" w:hAnsi="Calibri" w:cs="Calibri"/>
          <w:b/>
          <w:bCs/>
        </w:rPr>
        <w:t>Promoting Emotional Well-being:</w:t>
      </w:r>
      <w:r>
        <w:rPr>
          <w:rFonts w:ascii="Calibri" w:hAnsi="Calibri" w:cs="Calibri"/>
        </w:rPr>
        <w:t xml:space="preserve"> </w:t>
      </w:r>
      <w:r w:rsidR="00FC0F33" w:rsidRPr="00FC0F33">
        <w:rPr>
          <w:rFonts w:ascii="Calibri" w:hAnsi="Calibri" w:cs="Calibri"/>
        </w:rPr>
        <w:t>We emphasise the importance of Promoting</w:t>
      </w:r>
      <w:r w:rsidR="001C7343" w:rsidRPr="001C7343">
        <w:t xml:space="preserve"> </w:t>
      </w:r>
      <w:r w:rsidR="001C7343" w:rsidRPr="001C7343">
        <w:rPr>
          <w:rFonts w:ascii="Calibri" w:hAnsi="Calibri" w:cs="Calibri"/>
        </w:rPr>
        <w:t>Emotional Well-being</w:t>
      </w:r>
      <w:r w:rsidR="00780243" w:rsidRPr="00780243">
        <w:t xml:space="preserve"> </w:t>
      </w:r>
      <w:r w:rsidR="00780243" w:rsidRPr="00780243">
        <w:rPr>
          <w:rFonts w:ascii="Calibri" w:hAnsi="Calibri" w:cs="Calibri"/>
        </w:rPr>
        <w:t xml:space="preserve">in </w:t>
      </w:r>
      <w:r w:rsidR="00780243">
        <w:rPr>
          <w:rFonts w:ascii="Calibri" w:hAnsi="Calibri" w:cs="Calibri"/>
        </w:rPr>
        <w:t xml:space="preserve">the </w:t>
      </w:r>
      <w:r w:rsidR="00780243" w:rsidRPr="00780243">
        <w:rPr>
          <w:rFonts w:ascii="Calibri" w:hAnsi="Calibri" w:cs="Calibri"/>
        </w:rPr>
        <w:t xml:space="preserve">learning environments and equipping </w:t>
      </w:r>
      <w:r w:rsidR="00780243">
        <w:rPr>
          <w:rFonts w:ascii="Calibri" w:hAnsi="Calibri" w:cs="Calibri"/>
        </w:rPr>
        <w:t>educators</w:t>
      </w:r>
      <w:r w:rsidR="00780243" w:rsidRPr="00780243">
        <w:rPr>
          <w:rFonts w:ascii="Calibri" w:hAnsi="Calibri" w:cs="Calibri"/>
        </w:rPr>
        <w:t xml:space="preserve"> with tools and strategies to foster it within their classrooms</w:t>
      </w:r>
      <w:r w:rsidR="00FC0F33" w:rsidRPr="00FC0F33">
        <w:rPr>
          <w:rFonts w:ascii="Calibri" w:hAnsi="Calibri" w:cs="Calibri"/>
        </w:rPr>
        <w:t>.</w:t>
      </w:r>
    </w:p>
    <w:p w14:paraId="2743D30D" w14:textId="588D5410" w:rsidR="00FC0F33" w:rsidRPr="008743B9" w:rsidRDefault="008743B9" w:rsidP="00261197">
      <w:pPr>
        <w:pStyle w:val="ListParagraph"/>
        <w:numPr>
          <w:ilvl w:val="0"/>
          <w:numId w:val="54"/>
        </w:numPr>
        <w:jc w:val="both"/>
        <w:rPr>
          <w:rFonts w:ascii="Calibri" w:hAnsi="Calibri" w:cs="Calibri"/>
        </w:rPr>
      </w:pPr>
      <w:r w:rsidRPr="008743B9">
        <w:rPr>
          <w:rFonts w:ascii="Calibri" w:hAnsi="Calibri" w:cs="Calibri"/>
          <w:b/>
          <w:bCs/>
        </w:rPr>
        <w:lastRenderedPageBreak/>
        <w:t>Implementing Humanistic and Affective Approaches:</w:t>
      </w:r>
      <w:r>
        <w:rPr>
          <w:rFonts w:ascii="Calibri" w:hAnsi="Calibri" w:cs="Calibri"/>
        </w:rPr>
        <w:t xml:space="preserve"> </w:t>
      </w:r>
      <w:r w:rsidR="00FC0F33" w:rsidRPr="008743B9">
        <w:rPr>
          <w:rFonts w:ascii="Calibri" w:hAnsi="Calibri" w:cs="Calibri"/>
        </w:rPr>
        <w:t xml:space="preserve">We </w:t>
      </w:r>
      <w:r w:rsidR="00DA1F96" w:rsidRPr="008743B9">
        <w:rPr>
          <w:rFonts w:ascii="Calibri" w:hAnsi="Calibri" w:cs="Calibri"/>
        </w:rPr>
        <w:t>introduce educators to the principles of humanistic and affective approaches in teaching and learning and provide them with effective strategies for implementation in their classrooms</w:t>
      </w:r>
      <w:r w:rsidR="00FC0F33" w:rsidRPr="008743B9">
        <w:rPr>
          <w:rFonts w:ascii="Calibri" w:hAnsi="Calibri" w:cs="Calibri"/>
        </w:rPr>
        <w:t>.</w:t>
      </w:r>
    </w:p>
    <w:p w14:paraId="700466BF" w14:textId="4AB23982" w:rsidR="00FC0F33" w:rsidRPr="00FC0F33" w:rsidRDefault="008743B9" w:rsidP="00261197">
      <w:pPr>
        <w:pStyle w:val="ListParagraph"/>
        <w:numPr>
          <w:ilvl w:val="0"/>
          <w:numId w:val="54"/>
        </w:numPr>
        <w:spacing w:line="276" w:lineRule="auto"/>
        <w:jc w:val="both"/>
        <w:rPr>
          <w:rFonts w:ascii="Calibri" w:hAnsi="Calibri" w:cs="Calibri"/>
        </w:rPr>
      </w:pPr>
      <w:r w:rsidRPr="008743B9">
        <w:rPr>
          <w:rFonts w:ascii="Calibri" w:hAnsi="Calibri" w:cs="Calibri"/>
          <w:b/>
          <w:bCs/>
        </w:rPr>
        <w:t>Understanding and Using Tomkins' Affect Script:</w:t>
      </w:r>
      <w:r>
        <w:rPr>
          <w:rFonts w:ascii="Calibri" w:hAnsi="Calibri" w:cs="Calibri"/>
        </w:rPr>
        <w:t xml:space="preserve"> </w:t>
      </w:r>
      <w:r w:rsidR="00FC0F33" w:rsidRPr="00FC0F33">
        <w:rPr>
          <w:rFonts w:ascii="Calibri" w:hAnsi="Calibri" w:cs="Calibri"/>
        </w:rPr>
        <w:t xml:space="preserve">We </w:t>
      </w:r>
      <w:r w:rsidR="00DA1F96" w:rsidRPr="00DA1F96">
        <w:rPr>
          <w:rFonts w:ascii="Calibri" w:hAnsi="Calibri" w:cs="Calibri"/>
        </w:rPr>
        <w:t>introduce educators to Tomkins' Affect Script psychology, with a focus on how it can be applied in the educational setting to support students' emotional wellbeing</w:t>
      </w:r>
      <w:r w:rsidR="00FC0F33" w:rsidRPr="00FC0F33">
        <w:rPr>
          <w:rFonts w:ascii="Calibri" w:hAnsi="Calibri" w:cs="Calibri"/>
        </w:rPr>
        <w:t>.</w:t>
      </w:r>
    </w:p>
    <w:p w14:paraId="73E6A319" w14:textId="5E44FE83" w:rsidR="00FC0F33" w:rsidRPr="00FC0F33" w:rsidRDefault="008743B9" w:rsidP="00261197">
      <w:pPr>
        <w:pStyle w:val="ListParagraph"/>
        <w:numPr>
          <w:ilvl w:val="0"/>
          <w:numId w:val="54"/>
        </w:numPr>
        <w:spacing w:line="276" w:lineRule="auto"/>
        <w:jc w:val="both"/>
        <w:rPr>
          <w:rFonts w:ascii="Calibri" w:hAnsi="Calibri" w:cs="Calibri"/>
        </w:rPr>
      </w:pPr>
      <w:r w:rsidRPr="008743B9">
        <w:rPr>
          <w:rFonts w:ascii="Calibri" w:hAnsi="Calibri" w:cs="Calibri"/>
          <w:b/>
          <w:bCs/>
        </w:rPr>
        <w:t>Applying Nathanson's Compass of Shame:</w:t>
      </w:r>
      <w:r>
        <w:rPr>
          <w:rFonts w:ascii="Calibri" w:hAnsi="Calibri" w:cs="Calibri"/>
        </w:rPr>
        <w:t xml:space="preserve"> </w:t>
      </w:r>
      <w:r w:rsidR="00FC0F33" w:rsidRPr="00FC0F33">
        <w:rPr>
          <w:rFonts w:ascii="Calibri" w:hAnsi="Calibri" w:cs="Calibri"/>
        </w:rPr>
        <w:t xml:space="preserve">We </w:t>
      </w:r>
      <w:r w:rsidR="00DA1F96" w:rsidRPr="00DA1F96">
        <w:rPr>
          <w:rFonts w:ascii="Calibri" w:hAnsi="Calibri" w:cs="Calibri"/>
        </w:rPr>
        <w:t>familiarise educators with Nathanson's Compass of Shame, teaching them to recognise signs of shame in students and respond in a supportive and empowering manner</w:t>
      </w:r>
      <w:r w:rsidR="00FC0F33" w:rsidRPr="00FC0F33">
        <w:rPr>
          <w:rFonts w:ascii="Calibri" w:hAnsi="Calibri" w:cs="Calibri"/>
        </w:rPr>
        <w:t>.</w:t>
      </w:r>
    </w:p>
    <w:p w14:paraId="720BDDB5" w14:textId="56622947" w:rsidR="00FC0F33" w:rsidRPr="00FC0F33" w:rsidRDefault="00A37E6B" w:rsidP="00261197">
      <w:pPr>
        <w:pStyle w:val="ListParagraph"/>
        <w:numPr>
          <w:ilvl w:val="0"/>
          <w:numId w:val="54"/>
        </w:numPr>
        <w:spacing w:line="276" w:lineRule="auto"/>
        <w:jc w:val="both"/>
        <w:rPr>
          <w:rFonts w:ascii="Calibri" w:hAnsi="Calibri" w:cs="Calibri"/>
        </w:rPr>
      </w:pPr>
      <w:r w:rsidRPr="00A37E6B">
        <w:rPr>
          <w:rFonts w:ascii="Calibri" w:hAnsi="Calibri" w:cs="Calibri"/>
          <w:b/>
          <w:bCs/>
        </w:rPr>
        <w:t>Creating Safe Spaces for Vulnerability:</w:t>
      </w:r>
      <w:r>
        <w:rPr>
          <w:rFonts w:ascii="Calibri" w:hAnsi="Calibri" w:cs="Calibri"/>
        </w:rPr>
        <w:t xml:space="preserve"> </w:t>
      </w:r>
      <w:r w:rsidR="00FC0F33" w:rsidRPr="00FC0F33">
        <w:rPr>
          <w:rFonts w:ascii="Calibri" w:hAnsi="Calibri" w:cs="Calibri"/>
        </w:rPr>
        <w:t xml:space="preserve">We </w:t>
      </w:r>
      <w:r w:rsidR="007C58C7" w:rsidRPr="007C58C7">
        <w:rPr>
          <w:rFonts w:ascii="Calibri" w:hAnsi="Calibri" w:cs="Calibri"/>
        </w:rPr>
        <w:t>equip educators with the knowledge and skills needed to create nurturing and safe environments where students feel comfortable expressing their vulnerabilities and challenges</w:t>
      </w:r>
      <w:r w:rsidR="00FC0F33" w:rsidRPr="00FC0F33">
        <w:rPr>
          <w:rFonts w:ascii="Calibri" w:hAnsi="Calibri" w:cs="Calibri"/>
        </w:rPr>
        <w:t>.</w:t>
      </w:r>
    </w:p>
    <w:p w14:paraId="4C454AAF" w14:textId="67F9B577" w:rsidR="00FC0F33" w:rsidRPr="00FC0F33" w:rsidRDefault="00A37E6B" w:rsidP="00261197">
      <w:pPr>
        <w:pStyle w:val="ListParagraph"/>
        <w:numPr>
          <w:ilvl w:val="0"/>
          <w:numId w:val="54"/>
        </w:numPr>
        <w:spacing w:line="276" w:lineRule="auto"/>
        <w:jc w:val="both"/>
        <w:rPr>
          <w:rFonts w:ascii="Calibri" w:hAnsi="Calibri" w:cs="Calibri"/>
        </w:rPr>
      </w:pPr>
      <w:r w:rsidRPr="006F34D8">
        <w:rPr>
          <w:rFonts w:ascii="Calibri" w:hAnsi="Calibri" w:cs="Calibri"/>
          <w:b/>
          <w:bCs/>
        </w:rPr>
        <w:lastRenderedPageBreak/>
        <w:t>Enhancing Communication and Empathy:</w:t>
      </w:r>
      <w:r>
        <w:rPr>
          <w:rFonts w:ascii="Calibri" w:hAnsi="Calibri" w:cs="Calibri"/>
        </w:rPr>
        <w:t xml:space="preserve"> </w:t>
      </w:r>
      <w:r w:rsidR="00FC0F33" w:rsidRPr="00FC0F33">
        <w:rPr>
          <w:rFonts w:ascii="Calibri" w:hAnsi="Calibri" w:cs="Calibri"/>
        </w:rPr>
        <w:t xml:space="preserve">We </w:t>
      </w:r>
      <w:r w:rsidR="006F34D8" w:rsidRPr="006F34D8">
        <w:rPr>
          <w:rFonts w:ascii="Calibri" w:hAnsi="Calibri" w:cs="Calibri"/>
        </w:rPr>
        <w:t>equip educators with practical strategies and techniques to enhance their communication skills and foster empathy, helping them better understand and respond to their students' needs</w:t>
      </w:r>
      <w:r w:rsidR="00FC0F33" w:rsidRPr="00FC0F33">
        <w:rPr>
          <w:rFonts w:ascii="Calibri" w:hAnsi="Calibri" w:cs="Calibri"/>
        </w:rPr>
        <w:t>.</w:t>
      </w:r>
    </w:p>
    <w:p w14:paraId="194F0500" w14:textId="768F1621" w:rsidR="00FC0F33" w:rsidRPr="00FC0F33" w:rsidRDefault="006F34D8" w:rsidP="00261197">
      <w:pPr>
        <w:pStyle w:val="ListParagraph"/>
        <w:numPr>
          <w:ilvl w:val="0"/>
          <w:numId w:val="54"/>
        </w:numPr>
        <w:spacing w:line="276" w:lineRule="auto"/>
        <w:jc w:val="both"/>
        <w:rPr>
          <w:rFonts w:ascii="Calibri" w:hAnsi="Calibri" w:cs="Calibri"/>
        </w:rPr>
      </w:pPr>
      <w:r w:rsidRPr="006F34D8">
        <w:rPr>
          <w:rFonts w:ascii="Calibri" w:hAnsi="Calibri" w:cs="Calibri"/>
          <w:b/>
          <w:bCs/>
        </w:rPr>
        <w:t>Tailoring Approaches for Neurodiverse Students</w:t>
      </w:r>
      <w:r>
        <w:rPr>
          <w:rFonts w:ascii="Calibri" w:hAnsi="Calibri" w:cs="Calibri"/>
        </w:rPr>
        <w:t xml:space="preserve">: </w:t>
      </w:r>
      <w:r w:rsidR="00FC0F33" w:rsidRPr="00FC0F33">
        <w:rPr>
          <w:rFonts w:ascii="Calibri" w:hAnsi="Calibri" w:cs="Calibri"/>
        </w:rPr>
        <w:t xml:space="preserve">We </w:t>
      </w:r>
      <w:r w:rsidR="00BB3CD9" w:rsidRPr="00BB3CD9">
        <w:rPr>
          <w:rFonts w:ascii="Calibri" w:hAnsi="Calibri" w:cs="Calibri"/>
        </w:rPr>
        <w:t>provide educators with knowledge and strategies to adapt their teaching methods to meet the needs of neurodiverse students, fostering an inclusive and understanding learning environment.</w:t>
      </w:r>
    </w:p>
    <w:p w14:paraId="077F9A49" w14:textId="70ECA130" w:rsidR="00FC0F33" w:rsidRPr="00FC0F33" w:rsidRDefault="00BB3CD9" w:rsidP="00261197">
      <w:pPr>
        <w:pStyle w:val="ListParagraph"/>
        <w:numPr>
          <w:ilvl w:val="0"/>
          <w:numId w:val="54"/>
        </w:numPr>
        <w:spacing w:line="276" w:lineRule="auto"/>
        <w:jc w:val="both"/>
        <w:rPr>
          <w:rFonts w:ascii="Calibri" w:hAnsi="Calibri" w:cs="Calibri"/>
        </w:rPr>
      </w:pPr>
      <w:r w:rsidRPr="00C80C18">
        <w:rPr>
          <w:rFonts w:ascii="Calibri" w:hAnsi="Calibri" w:cs="Calibri"/>
          <w:b/>
          <w:bCs/>
        </w:rPr>
        <w:t>Fostering Effective Home-School Communication:</w:t>
      </w:r>
      <w:r>
        <w:rPr>
          <w:rFonts w:ascii="Calibri" w:hAnsi="Calibri" w:cs="Calibri"/>
        </w:rPr>
        <w:t xml:space="preserve"> </w:t>
      </w:r>
      <w:r w:rsidR="00C80C18" w:rsidRPr="00C80C18">
        <w:rPr>
          <w:rFonts w:ascii="Calibri" w:hAnsi="Calibri" w:cs="Calibri"/>
        </w:rPr>
        <w:t>provide educators with insights and strategies on strengthening the lines of communication between home and school, and to encourage reflection on the entire training series and its practical application.</w:t>
      </w:r>
    </w:p>
    <w:p w14:paraId="1D82B2F9" w14:textId="77777777" w:rsidR="00D33195" w:rsidRDefault="00C80C18" w:rsidP="00261197">
      <w:pPr>
        <w:pStyle w:val="ListParagraph"/>
        <w:numPr>
          <w:ilvl w:val="0"/>
          <w:numId w:val="54"/>
        </w:numPr>
        <w:spacing w:line="276" w:lineRule="auto"/>
        <w:jc w:val="both"/>
        <w:rPr>
          <w:rFonts w:ascii="Calibri" w:hAnsi="Calibri" w:cs="Calibri"/>
        </w:rPr>
      </w:pPr>
      <w:r w:rsidRPr="00C80C18">
        <w:rPr>
          <w:rFonts w:ascii="Calibri" w:hAnsi="Calibri" w:cs="Calibri"/>
          <w:b/>
          <w:bCs/>
        </w:rPr>
        <w:t>Prioritising Early Intervention and Support:</w:t>
      </w:r>
      <w:r w:rsidRPr="00C80C18">
        <w:rPr>
          <w:rFonts w:ascii="Calibri" w:hAnsi="Calibri" w:cs="Calibri"/>
        </w:rPr>
        <w:t xml:space="preserve"> </w:t>
      </w:r>
      <w:r w:rsidR="00FC0F33" w:rsidRPr="00C80C18">
        <w:rPr>
          <w:rFonts w:ascii="Calibri" w:hAnsi="Calibri" w:cs="Calibri"/>
        </w:rPr>
        <w:t xml:space="preserve">We </w:t>
      </w:r>
      <w:r w:rsidRPr="00C80C18">
        <w:rPr>
          <w:rFonts w:ascii="Calibri" w:hAnsi="Calibri" w:cs="Calibri"/>
        </w:rPr>
        <w:t>educate and equip educators with the knowledge, skills, and strategies necessary for identifying early signs of learning, emotional, or behavioural difficulties in students, and providing timely, effective support.</w:t>
      </w:r>
    </w:p>
    <w:p w14:paraId="70D200D8" w14:textId="39352B60" w:rsidR="00FC0F33" w:rsidRPr="00C80C18" w:rsidRDefault="00D33195" w:rsidP="00261197">
      <w:pPr>
        <w:pStyle w:val="ListParagraph"/>
        <w:numPr>
          <w:ilvl w:val="0"/>
          <w:numId w:val="54"/>
        </w:numPr>
        <w:spacing w:line="276" w:lineRule="auto"/>
        <w:jc w:val="both"/>
        <w:rPr>
          <w:rFonts w:ascii="Calibri" w:hAnsi="Calibri" w:cs="Calibri"/>
        </w:rPr>
      </w:pPr>
      <w:r w:rsidRPr="00D33195">
        <w:rPr>
          <w:rFonts w:ascii="Calibri" w:hAnsi="Calibri" w:cs="Calibri"/>
          <w:b/>
          <w:bCs/>
        </w:rPr>
        <w:lastRenderedPageBreak/>
        <w:t>Building Flexibility into Curriculum and Instruction:</w:t>
      </w:r>
      <w:r>
        <w:rPr>
          <w:rFonts w:ascii="Calibri" w:hAnsi="Calibri" w:cs="Calibri"/>
        </w:rPr>
        <w:t xml:space="preserve"> </w:t>
      </w:r>
      <w:r w:rsidR="00FC0F33" w:rsidRPr="00C80C18">
        <w:rPr>
          <w:rFonts w:ascii="Calibri" w:hAnsi="Calibri" w:cs="Calibri"/>
        </w:rPr>
        <w:t xml:space="preserve">We </w:t>
      </w:r>
      <w:r w:rsidRPr="00D33195">
        <w:rPr>
          <w:rFonts w:ascii="Calibri" w:hAnsi="Calibri" w:cs="Calibri"/>
        </w:rPr>
        <w:t>empower educators with the knowledge and techniques necessary for creating a flexible curriculum and adaptable instruction methods that can cater to diverse student needs</w:t>
      </w:r>
      <w:r w:rsidR="00FC0F33" w:rsidRPr="00C80C18">
        <w:rPr>
          <w:rFonts w:ascii="Calibri" w:hAnsi="Calibri" w:cs="Calibri"/>
        </w:rPr>
        <w:t>.</w:t>
      </w:r>
    </w:p>
    <w:p w14:paraId="43774CFD" w14:textId="52189D81" w:rsidR="00FC0F33" w:rsidRPr="00FC0F33" w:rsidRDefault="00D33195" w:rsidP="00261197">
      <w:pPr>
        <w:pStyle w:val="ListParagraph"/>
        <w:numPr>
          <w:ilvl w:val="0"/>
          <w:numId w:val="54"/>
        </w:numPr>
        <w:spacing w:line="276" w:lineRule="auto"/>
        <w:jc w:val="both"/>
        <w:rPr>
          <w:rFonts w:ascii="Calibri" w:hAnsi="Calibri" w:cs="Calibri"/>
        </w:rPr>
      </w:pPr>
      <w:r w:rsidRPr="00D33195">
        <w:rPr>
          <w:rFonts w:ascii="Calibri" w:hAnsi="Calibri" w:cs="Calibri"/>
          <w:b/>
          <w:bCs/>
        </w:rPr>
        <w:t>Final Wrap-up and Reflective Practices:</w:t>
      </w:r>
      <w:r>
        <w:rPr>
          <w:rFonts w:ascii="Calibri" w:hAnsi="Calibri" w:cs="Calibri"/>
        </w:rPr>
        <w:t xml:space="preserve"> </w:t>
      </w:r>
      <w:r w:rsidR="00FC0F33" w:rsidRPr="00FC0F33">
        <w:rPr>
          <w:rFonts w:ascii="Calibri" w:hAnsi="Calibri" w:cs="Calibri"/>
        </w:rPr>
        <w:t xml:space="preserve">We </w:t>
      </w:r>
      <w:r w:rsidR="00A5305F" w:rsidRPr="00A5305F">
        <w:rPr>
          <w:rFonts w:ascii="Calibri" w:hAnsi="Calibri" w:cs="Calibri"/>
        </w:rPr>
        <w:t>review the training content, reinforce its importance and utility, and encourage ongoing self-reflection and professional growth.</w:t>
      </w:r>
    </w:p>
    <w:bookmarkEnd w:id="80"/>
    <w:p w14:paraId="258D31B5" w14:textId="77777777" w:rsidR="00FC0F33" w:rsidRDefault="00FC0F33" w:rsidP="00FC0F33">
      <w:pPr>
        <w:spacing w:line="276" w:lineRule="auto"/>
        <w:rPr>
          <w:rFonts w:ascii="Calibri" w:hAnsi="Calibri" w:cs="Calibri"/>
        </w:rPr>
      </w:pPr>
    </w:p>
    <w:p w14:paraId="5ECF2958" w14:textId="4A9BA8FB" w:rsidR="001E26EC" w:rsidRPr="00FC0F33" w:rsidRDefault="00FC0F33" w:rsidP="00261197">
      <w:pPr>
        <w:spacing w:line="276" w:lineRule="auto"/>
        <w:jc w:val="both"/>
        <w:rPr>
          <w:rFonts w:ascii="Calibri" w:hAnsi="Calibri" w:cs="Calibri"/>
        </w:rPr>
      </w:pPr>
      <w:r w:rsidRPr="00FC0F33">
        <w:rPr>
          <w:rFonts w:ascii="Calibri" w:hAnsi="Calibri" w:cs="Calibri"/>
        </w:rPr>
        <w:t>For a more detailed description of each module,</w:t>
      </w:r>
      <w:r w:rsidR="00914199">
        <w:rPr>
          <w:rFonts w:ascii="Calibri" w:hAnsi="Calibri" w:cs="Calibri"/>
        </w:rPr>
        <w:t xml:space="preserve"> along with the supplementary resources</w:t>
      </w:r>
      <w:r w:rsidRPr="00FC0F33">
        <w:rPr>
          <w:rFonts w:ascii="Calibri" w:hAnsi="Calibri" w:cs="Calibri"/>
        </w:rPr>
        <w:t xml:space="preserve"> we encourage educators to peruse the appendices. There, we offer an in-depth look at each session, supplementary materials, and relevant resources to support educators throughout this transformative journey</w:t>
      </w:r>
      <w:ins w:id="81" w:author="Abigail Hills" w:date="2023-06-23T16:23:00Z">
        <w:r w:rsidR="00914199">
          <w:rPr>
            <w:rFonts w:ascii="Calibri" w:hAnsi="Calibri" w:cs="Calibri"/>
          </w:rPr>
          <w:t>.</w:t>
        </w:r>
      </w:ins>
    </w:p>
    <w:p w14:paraId="0C2BA84A" w14:textId="77777777" w:rsidR="00461F36" w:rsidRDefault="00461F36" w:rsidP="00461F36"/>
    <w:p w14:paraId="49A2F17C" w14:textId="77777777" w:rsidR="008503E3" w:rsidRDefault="008503E3" w:rsidP="00461F36"/>
    <w:p w14:paraId="5580EFAE" w14:textId="77777777" w:rsidR="008503E3" w:rsidRDefault="008503E3" w:rsidP="00461F36"/>
    <w:p w14:paraId="5BE9A4A5" w14:textId="77777777" w:rsidR="008503E3" w:rsidRDefault="008503E3" w:rsidP="00461F36"/>
    <w:p w14:paraId="5BEF483D" w14:textId="77777777" w:rsidR="008503E3" w:rsidRDefault="008503E3" w:rsidP="00461F36"/>
    <w:p w14:paraId="3DA97471" w14:textId="77777777" w:rsidR="00914199" w:rsidRDefault="00914199" w:rsidP="00914199"/>
    <w:p w14:paraId="4CA357DA" w14:textId="77777777" w:rsidR="00914199" w:rsidRDefault="00914199" w:rsidP="00914199"/>
    <w:p w14:paraId="775E71A2" w14:textId="77777777" w:rsidR="00914199" w:rsidRPr="00914199" w:rsidRDefault="00914199" w:rsidP="00914199"/>
    <w:p w14:paraId="22BA5E48" w14:textId="5D865839" w:rsidR="001C56BB" w:rsidRPr="00475166" w:rsidRDefault="00475166" w:rsidP="00475166">
      <w:pPr>
        <w:pStyle w:val="Heading1"/>
      </w:pPr>
      <w:bookmarkStart w:id="82" w:name="_Toc138430635"/>
      <w:r>
        <w:lastRenderedPageBreak/>
        <w:t xml:space="preserve">Appendix A: </w:t>
      </w:r>
      <w:r w:rsidR="001C56BB" w:rsidRPr="00910AAB">
        <w:t>Module 1</w:t>
      </w:r>
      <w:r>
        <w:t xml:space="preserve"> - </w:t>
      </w:r>
      <w:r w:rsidR="000F4084">
        <w:t>I</w:t>
      </w:r>
      <w:r w:rsidR="000F4084" w:rsidRPr="000F4084">
        <w:t>ntroduction to Children's Rights in Education</w:t>
      </w:r>
      <w:r w:rsidR="008B6F03">
        <w:t xml:space="preserve"> </w:t>
      </w:r>
      <w:bookmarkEnd w:id="82"/>
    </w:p>
    <w:p w14:paraId="62BFB816" w14:textId="77777777" w:rsidR="001C56BB" w:rsidRPr="001C56BB" w:rsidRDefault="001C56BB" w:rsidP="001C56BB">
      <w:pPr>
        <w:spacing w:line="276" w:lineRule="auto"/>
        <w:rPr>
          <w:rFonts w:ascii="Calibri" w:hAnsi="Calibri" w:cs="Calibri"/>
          <w:szCs w:val="24"/>
        </w:rPr>
      </w:pPr>
    </w:p>
    <w:p w14:paraId="1FDE9056" w14:textId="541FBCF8" w:rsidR="00CB6462" w:rsidRDefault="001C56BB">
      <w:pPr>
        <w:spacing w:line="276" w:lineRule="auto"/>
        <w:jc w:val="both"/>
        <w:rPr>
          <w:rFonts w:ascii="Calibri" w:hAnsi="Calibri" w:cs="Calibri"/>
          <w:szCs w:val="24"/>
        </w:rPr>
        <w:pPrChange w:id="83" w:author="Abigail Hills" w:date="2023-06-23T16:30:00Z">
          <w:pPr>
            <w:spacing w:line="276" w:lineRule="auto"/>
          </w:pPr>
        </w:pPrChange>
      </w:pPr>
      <w:r w:rsidRPr="00475166">
        <w:rPr>
          <w:b/>
          <w:bCs/>
          <w:i/>
          <w:iCs/>
        </w:rPr>
        <w:t>Aim:</w:t>
      </w:r>
      <w:r w:rsidRPr="001C56BB">
        <w:rPr>
          <w:rFonts w:ascii="Calibri" w:hAnsi="Calibri" w:cs="Calibri"/>
          <w:szCs w:val="24"/>
        </w:rPr>
        <w:t xml:space="preserve"> To equip educators with an in-depth understanding of the United Nations Convention on the Rights of the Child (UNCRC) and to illuminate its relevance and applicability within the education sector.</w:t>
      </w:r>
    </w:p>
    <w:p w14:paraId="0A7E3C34" w14:textId="77777777" w:rsidR="00CB6462" w:rsidRDefault="00CB6462">
      <w:pPr>
        <w:spacing w:line="276" w:lineRule="auto"/>
        <w:jc w:val="both"/>
        <w:rPr>
          <w:rFonts w:ascii="Calibri" w:hAnsi="Calibri" w:cs="Calibri"/>
          <w:szCs w:val="24"/>
        </w:rPr>
        <w:pPrChange w:id="84" w:author="Abigail Hills" w:date="2023-06-23T16:30:00Z">
          <w:pPr>
            <w:spacing w:line="276" w:lineRule="auto"/>
          </w:pPr>
        </w:pPrChange>
      </w:pPr>
    </w:p>
    <w:p w14:paraId="36397BDC" w14:textId="77777777" w:rsidR="00061329" w:rsidRPr="0044186B" w:rsidRDefault="00061329">
      <w:pPr>
        <w:jc w:val="both"/>
        <w:rPr>
          <w:b/>
          <w:bCs/>
          <w:i/>
          <w:iCs/>
        </w:rPr>
        <w:pPrChange w:id="85" w:author="Abigail Hills" w:date="2023-06-23T16:30:00Z">
          <w:pPr/>
        </w:pPrChange>
      </w:pPr>
      <w:r w:rsidRPr="0044186B">
        <w:rPr>
          <w:b/>
          <w:bCs/>
          <w:i/>
          <w:iCs/>
        </w:rPr>
        <w:t>PowerPoint Slide 1: Title Slide</w:t>
      </w:r>
    </w:p>
    <w:p w14:paraId="56516EED" w14:textId="77777777" w:rsidR="00061329" w:rsidRPr="00061329" w:rsidRDefault="00061329">
      <w:pPr>
        <w:spacing w:line="276" w:lineRule="auto"/>
        <w:jc w:val="both"/>
        <w:rPr>
          <w:rFonts w:ascii="Calibri" w:hAnsi="Calibri" w:cs="Calibri"/>
          <w:szCs w:val="24"/>
        </w:rPr>
        <w:pPrChange w:id="86" w:author="Abigail Hills" w:date="2023-06-23T16:30:00Z">
          <w:pPr>
            <w:spacing w:line="276" w:lineRule="auto"/>
          </w:pPr>
        </w:pPrChange>
      </w:pPr>
    </w:p>
    <w:p w14:paraId="0D19694B" w14:textId="77777777" w:rsidR="00061329" w:rsidRPr="006A08D8" w:rsidRDefault="00061329">
      <w:pPr>
        <w:jc w:val="both"/>
        <w:pPrChange w:id="87" w:author="Abigail Hills" w:date="2023-06-23T16:30:00Z">
          <w:pPr/>
        </w:pPrChange>
      </w:pPr>
      <w:r w:rsidRPr="00956AC7">
        <w:rPr>
          <w:b/>
          <w:bCs/>
          <w:i/>
          <w:iCs/>
        </w:rPr>
        <w:t>Title</w:t>
      </w:r>
      <w:r w:rsidRPr="006A08D8">
        <w:rPr>
          <w:rStyle w:val="Heading2Char"/>
          <w:color w:val="auto"/>
        </w:rPr>
        <w:t>:</w:t>
      </w:r>
      <w:r w:rsidRPr="006A08D8">
        <w:t xml:space="preserve"> Introduction to the UNCRC</w:t>
      </w:r>
    </w:p>
    <w:p w14:paraId="26FF4356" w14:textId="77777777" w:rsidR="006A08D8" w:rsidRDefault="006A08D8">
      <w:pPr>
        <w:jc w:val="both"/>
        <w:rPr>
          <w:rFonts w:ascii="Calibri" w:hAnsi="Calibri" w:cs="Calibri"/>
          <w:szCs w:val="24"/>
        </w:rPr>
        <w:pPrChange w:id="88" w:author="Abigail Hills" w:date="2023-06-23T16:30:00Z">
          <w:pPr/>
        </w:pPrChange>
      </w:pPr>
    </w:p>
    <w:p w14:paraId="22E92B01" w14:textId="6E4D4FE7" w:rsidR="00061329" w:rsidRPr="00B73CB1" w:rsidRDefault="00061329">
      <w:pPr>
        <w:jc w:val="both"/>
        <w:pPrChange w:id="89" w:author="Abigail Hills" w:date="2023-06-23T16:30:00Z">
          <w:pPr/>
        </w:pPrChange>
      </w:pPr>
      <w:r w:rsidRPr="0044186B">
        <w:rPr>
          <w:b/>
          <w:bCs/>
          <w:i/>
          <w:iCs/>
        </w:rPr>
        <w:t>Subtitle</w:t>
      </w:r>
      <w:r w:rsidRPr="00B73CB1">
        <w:t>: Understanding Children's Rights in the Educational Context</w:t>
      </w:r>
    </w:p>
    <w:p w14:paraId="66238726" w14:textId="77777777" w:rsidR="00061329" w:rsidRPr="00B73CB1" w:rsidRDefault="00061329">
      <w:pPr>
        <w:jc w:val="both"/>
        <w:rPr>
          <w:rFonts w:ascii="Calibri" w:hAnsi="Calibri" w:cs="Calibri"/>
          <w:szCs w:val="24"/>
        </w:rPr>
        <w:pPrChange w:id="90" w:author="Abigail Hills" w:date="2023-06-23T16:30:00Z">
          <w:pPr/>
        </w:pPrChange>
      </w:pPr>
    </w:p>
    <w:p w14:paraId="79DDF790" w14:textId="7C04A913" w:rsidR="00955AB2" w:rsidRPr="00B73CB1" w:rsidRDefault="00061329">
      <w:pPr>
        <w:pStyle w:val="ListParagraph"/>
        <w:numPr>
          <w:ilvl w:val="0"/>
          <w:numId w:val="61"/>
        </w:numPr>
        <w:jc w:val="both"/>
        <w:pPrChange w:id="91" w:author="Abigail Hills" w:date="2023-06-23T16:30:00Z">
          <w:pPr/>
        </w:pPrChange>
      </w:pPr>
      <w:r w:rsidRPr="00B73CB1">
        <w:t>Introduction of the UNCRC, its purpose, and its relevance in education.</w:t>
      </w:r>
    </w:p>
    <w:p w14:paraId="6F337951" w14:textId="77777777" w:rsidR="00955AB2" w:rsidRPr="00B73CB1" w:rsidRDefault="00955AB2">
      <w:pPr>
        <w:jc w:val="both"/>
        <w:rPr>
          <w:rFonts w:ascii="Calibri" w:hAnsi="Calibri" w:cs="Calibri"/>
          <w:b/>
          <w:bCs/>
          <w:szCs w:val="24"/>
        </w:rPr>
        <w:pPrChange w:id="92" w:author="Abigail Hills" w:date="2023-06-23T16:30:00Z">
          <w:pPr/>
        </w:pPrChange>
      </w:pPr>
    </w:p>
    <w:p w14:paraId="1DF1E926" w14:textId="77777777" w:rsidR="00B71AA7" w:rsidRPr="0044186B" w:rsidRDefault="00B71AA7">
      <w:pPr>
        <w:jc w:val="both"/>
        <w:rPr>
          <w:b/>
          <w:bCs/>
          <w:i/>
          <w:iCs/>
        </w:rPr>
        <w:pPrChange w:id="93" w:author="Abigail Hills" w:date="2023-06-23T16:30:00Z">
          <w:pPr/>
        </w:pPrChange>
      </w:pPr>
      <w:r w:rsidRPr="0044186B">
        <w:rPr>
          <w:b/>
          <w:bCs/>
          <w:i/>
          <w:iCs/>
        </w:rPr>
        <w:t>PowerPoint Slide 2: Overview of the UNCRC</w:t>
      </w:r>
    </w:p>
    <w:p w14:paraId="648A1C7C" w14:textId="77777777" w:rsidR="00B71AA7" w:rsidRPr="00B71AA7" w:rsidRDefault="00B71AA7">
      <w:pPr>
        <w:spacing w:line="276" w:lineRule="auto"/>
        <w:jc w:val="both"/>
        <w:rPr>
          <w:rFonts w:ascii="Calibri" w:hAnsi="Calibri" w:cs="Calibri"/>
          <w:szCs w:val="24"/>
        </w:rPr>
        <w:pPrChange w:id="94" w:author="Abigail Hills" w:date="2023-06-23T16:30:00Z">
          <w:pPr>
            <w:spacing w:line="276" w:lineRule="auto"/>
          </w:pPr>
        </w:pPrChange>
      </w:pPr>
    </w:p>
    <w:p w14:paraId="2173BE67" w14:textId="77777777" w:rsidR="00B71AA7" w:rsidRPr="0044186B" w:rsidRDefault="00B71AA7">
      <w:pPr>
        <w:jc w:val="both"/>
        <w:rPr>
          <w:b/>
          <w:bCs/>
          <w:i/>
          <w:iCs/>
        </w:rPr>
        <w:pPrChange w:id="95" w:author="Abigail Hills" w:date="2023-06-23T16:30:00Z">
          <w:pPr/>
        </w:pPrChange>
      </w:pPr>
      <w:r w:rsidRPr="0044186B">
        <w:rPr>
          <w:b/>
          <w:bCs/>
          <w:i/>
          <w:iCs/>
        </w:rPr>
        <w:t>Title: What is the UNCRC?</w:t>
      </w:r>
    </w:p>
    <w:p w14:paraId="705C4AD5" w14:textId="77777777" w:rsidR="00B71AA7" w:rsidRPr="00B71AA7" w:rsidRDefault="00B71AA7">
      <w:pPr>
        <w:spacing w:line="276" w:lineRule="auto"/>
        <w:jc w:val="both"/>
        <w:rPr>
          <w:rFonts w:ascii="Calibri" w:hAnsi="Calibri" w:cs="Calibri"/>
          <w:szCs w:val="24"/>
        </w:rPr>
        <w:pPrChange w:id="96" w:author="Abigail Hills" w:date="2023-06-23T16:30:00Z">
          <w:pPr>
            <w:spacing w:line="276" w:lineRule="auto"/>
          </w:pPr>
        </w:pPrChange>
      </w:pPr>
    </w:p>
    <w:p w14:paraId="1FAFD048" w14:textId="77777777" w:rsidR="00B71AA7" w:rsidRPr="00F92B09" w:rsidRDefault="00B71AA7">
      <w:pPr>
        <w:pStyle w:val="ListParagraph"/>
        <w:numPr>
          <w:ilvl w:val="0"/>
          <w:numId w:val="6"/>
        </w:numPr>
        <w:jc w:val="both"/>
        <w:pPrChange w:id="97" w:author="Abigail Hills" w:date="2023-06-23T16:30:00Z">
          <w:pPr>
            <w:pStyle w:val="ListParagraph"/>
            <w:numPr>
              <w:numId w:val="6"/>
            </w:numPr>
            <w:ind w:hanging="360"/>
          </w:pPr>
        </w:pPrChange>
      </w:pPr>
      <w:r w:rsidRPr="00F92B09">
        <w:lastRenderedPageBreak/>
        <w:t>Definition and history of the UNCRC</w:t>
      </w:r>
    </w:p>
    <w:p w14:paraId="36D61A39" w14:textId="77777777" w:rsidR="00B71AA7" w:rsidRPr="00F92B09" w:rsidRDefault="00B71AA7">
      <w:pPr>
        <w:pStyle w:val="ListParagraph"/>
        <w:numPr>
          <w:ilvl w:val="0"/>
          <w:numId w:val="6"/>
        </w:numPr>
        <w:jc w:val="both"/>
        <w:pPrChange w:id="98" w:author="Abigail Hills" w:date="2023-06-23T16:30:00Z">
          <w:pPr>
            <w:pStyle w:val="ListParagraph"/>
            <w:numPr>
              <w:numId w:val="6"/>
            </w:numPr>
            <w:ind w:hanging="360"/>
          </w:pPr>
        </w:pPrChange>
      </w:pPr>
      <w:r w:rsidRPr="00F92B09">
        <w:t>The four fundamental principles: Non-discrimination; Devotion to the best interests of the child; The right to life, survival, and development; Respect for the views of the child.</w:t>
      </w:r>
    </w:p>
    <w:p w14:paraId="4EB8BBCC" w14:textId="77777777" w:rsidR="00B71AA7" w:rsidRPr="00F92B09" w:rsidRDefault="00B71AA7">
      <w:pPr>
        <w:pStyle w:val="ListParagraph"/>
        <w:numPr>
          <w:ilvl w:val="0"/>
          <w:numId w:val="6"/>
        </w:numPr>
        <w:jc w:val="both"/>
        <w:pPrChange w:id="99" w:author="Abigail Hills" w:date="2023-06-23T16:30:00Z">
          <w:pPr>
            <w:pStyle w:val="ListParagraph"/>
            <w:numPr>
              <w:numId w:val="6"/>
            </w:numPr>
            <w:ind w:hanging="360"/>
          </w:pPr>
        </w:pPrChange>
      </w:pPr>
      <w:r w:rsidRPr="00F92B09">
        <w:t>The global importance of the UNCRC and a brief mention of countries that have ratified it.</w:t>
      </w:r>
    </w:p>
    <w:p w14:paraId="7AAF887E" w14:textId="77777777" w:rsidR="00962A22" w:rsidRDefault="00962A22">
      <w:pPr>
        <w:jc w:val="both"/>
        <w:rPr>
          <w:b/>
          <w:bCs/>
          <w:i/>
          <w:iCs/>
        </w:rPr>
        <w:pPrChange w:id="100" w:author="Abigail Hills" w:date="2023-06-23T16:30:00Z">
          <w:pPr/>
        </w:pPrChange>
      </w:pPr>
    </w:p>
    <w:p w14:paraId="30C95ADC" w14:textId="6164FFA0" w:rsidR="006943F4" w:rsidRPr="0044186B" w:rsidRDefault="006943F4">
      <w:pPr>
        <w:jc w:val="both"/>
        <w:rPr>
          <w:b/>
          <w:bCs/>
          <w:i/>
          <w:iCs/>
        </w:rPr>
        <w:pPrChange w:id="101" w:author="Abigail Hills" w:date="2023-06-23T16:30:00Z">
          <w:pPr/>
        </w:pPrChange>
      </w:pPr>
      <w:r w:rsidRPr="0044186B">
        <w:rPr>
          <w:b/>
          <w:bCs/>
          <w:i/>
          <w:iCs/>
        </w:rPr>
        <w:t>PowerPoint Slide 3: The UNCRC and Education</w:t>
      </w:r>
    </w:p>
    <w:p w14:paraId="37AF8170" w14:textId="77777777" w:rsidR="006943F4" w:rsidRPr="00E51526" w:rsidRDefault="006943F4">
      <w:pPr>
        <w:jc w:val="both"/>
        <w:pPrChange w:id="102" w:author="Abigail Hills" w:date="2023-06-23T16:30:00Z">
          <w:pPr/>
        </w:pPrChange>
      </w:pPr>
    </w:p>
    <w:p w14:paraId="63058585" w14:textId="77777777" w:rsidR="006943F4" w:rsidRPr="0044186B" w:rsidRDefault="006943F4">
      <w:pPr>
        <w:jc w:val="both"/>
        <w:rPr>
          <w:b/>
          <w:bCs/>
          <w:i/>
          <w:iCs/>
        </w:rPr>
        <w:pPrChange w:id="103" w:author="Abigail Hills" w:date="2023-06-23T16:30:00Z">
          <w:pPr/>
        </w:pPrChange>
      </w:pPr>
      <w:r w:rsidRPr="0044186B">
        <w:rPr>
          <w:b/>
          <w:bCs/>
          <w:i/>
          <w:iCs/>
        </w:rPr>
        <w:t>Title: The UNCRC's Role in Education</w:t>
      </w:r>
    </w:p>
    <w:p w14:paraId="65E0255E" w14:textId="77777777" w:rsidR="006943F4" w:rsidRPr="00E51526" w:rsidRDefault="006943F4">
      <w:pPr>
        <w:jc w:val="both"/>
        <w:pPrChange w:id="104" w:author="Abigail Hills" w:date="2023-06-23T16:30:00Z">
          <w:pPr/>
        </w:pPrChange>
      </w:pPr>
    </w:p>
    <w:p w14:paraId="6306701F" w14:textId="77777777" w:rsidR="006943F4" w:rsidRPr="00E51526" w:rsidRDefault="006943F4">
      <w:pPr>
        <w:pStyle w:val="ListParagraph"/>
        <w:numPr>
          <w:ilvl w:val="0"/>
          <w:numId w:val="7"/>
        </w:numPr>
        <w:jc w:val="both"/>
        <w:pPrChange w:id="105" w:author="Abigail Hills" w:date="2023-06-23T16:30:00Z">
          <w:pPr>
            <w:pStyle w:val="ListParagraph"/>
            <w:numPr>
              <w:numId w:val="7"/>
            </w:numPr>
            <w:ind w:hanging="360"/>
          </w:pPr>
        </w:pPrChange>
      </w:pPr>
      <w:r w:rsidRPr="00E51526">
        <w:t>Highlight and discuss Article 28 (Right to education) and Article 29 (Goals of education)</w:t>
      </w:r>
    </w:p>
    <w:p w14:paraId="09084176" w14:textId="09C1038E" w:rsidR="006943F4" w:rsidRPr="00E51526" w:rsidRDefault="00BD7CAE">
      <w:pPr>
        <w:pStyle w:val="ListParagraph"/>
        <w:numPr>
          <w:ilvl w:val="0"/>
          <w:numId w:val="7"/>
        </w:numPr>
        <w:jc w:val="both"/>
        <w:pPrChange w:id="106" w:author="Abigail Hills" w:date="2023-06-23T16:30:00Z">
          <w:pPr>
            <w:pStyle w:val="ListParagraph"/>
            <w:numPr>
              <w:numId w:val="7"/>
            </w:numPr>
            <w:ind w:hanging="360"/>
          </w:pPr>
        </w:pPrChange>
      </w:pPr>
      <w:r>
        <w:t>Emphasise</w:t>
      </w:r>
      <w:r w:rsidR="006943F4" w:rsidRPr="00E51526">
        <w:t xml:space="preserve"> the importance of a balanced, holistic approach to education.</w:t>
      </w:r>
    </w:p>
    <w:p w14:paraId="1CC40A6F" w14:textId="77777777" w:rsidR="006943F4" w:rsidRPr="00E51526" w:rsidRDefault="006943F4">
      <w:pPr>
        <w:pStyle w:val="ListParagraph"/>
        <w:numPr>
          <w:ilvl w:val="0"/>
          <w:numId w:val="7"/>
        </w:numPr>
        <w:jc w:val="both"/>
        <w:pPrChange w:id="107" w:author="Abigail Hills" w:date="2023-06-23T16:30:00Z">
          <w:pPr>
            <w:pStyle w:val="ListParagraph"/>
            <w:numPr>
              <w:numId w:val="7"/>
            </w:numPr>
            <w:ind w:hanging="360"/>
          </w:pPr>
        </w:pPrChange>
      </w:pPr>
      <w:r w:rsidRPr="00E51526">
        <w:t>Relevant Image: An infographic or symbolic image representing holistic education.</w:t>
      </w:r>
    </w:p>
    <w:p w14:paraId="2CBDFD68" w14:textId="77777777" w:rsidR="00196130" w:rsidRDefault="00196130">
      <w:pPr>
        <w:jc w:val="both"/>
        <w:pPrChange w:id="108" w:author="Abigail Hills" w:date="2023-06-23T16:30:00Z">
          <w:pPr/>
        </w:pPrChange>
      </w:pPr>
    </w:p>
    <w:p w14:paraId="27D11181" w14:textId="3D3B732B" w:rsidR="006943F4" w:rsidRPr="0044186B" w:rsidRDefault="006943F4">
      <w:pPr>
        <w:jc w:val="both"/>
        <w:rPr>
          <w:b/>
          <w:bCs/>
          <w:i/>
          <w:iCs/>
        </w:rPr>
        <w:pPrChange w:id="109" w:author="Abigail Hills" w:date="2023-06-23T16:30:00Z">
          <w:pPr/>
        </w:pPrChange>
      </w:pPr>
      <w:r w:rsidRPr="0044186B">
        <w:rPr>
          <w:b/>
          <w:bCs/>
          <w:i/>
          <w:iCs/>
        </w:rPr>
        <w:t>PowerPoint Slide 4: UNCRC in Practice</w:t>
      </w:r>
    </w:p>
    <w:p w14:paraId="1A9938CA" w14:textId="77777777" w:rsidR="006943F4" w:rsidRPr="007556B6" w:rsidRDefault="006943F4">
      <w:pPr>
        <w:jc w:val="both"/>
        <w:pPrChange w:id="110" w:author="Abigail Hills" w:date="2023-06-23T16:30:00Z">
          <w:pPr/>
        </w:pPrChange>
      </w:pPr>
    </w:p>
    <w:p w14:paraId="03245655" w14:textId="77777777" w:rsidR="006943F4" w:rsidRPr="0044186B" w:rsidRDefault="006943F4">
      <w:pPr>
        <w:jc w:val="both"/>
        <w:rPr>
          <w:i/>
          <w:iCs/>
        </w:rPr>
        <w:pPrChange w:id="111" w:author="Abigail Hills" w:date="2023-06-23T16:30:00Z">
          <w:pPr/>
        </w:pPrChange>
      </w:pPr>
      <w:r w:rsidRPr="0044186B">
        <w:rPr>
          <w:i/>
          <w:iCs/>
        </w:rPr>
        <w:t>Title: The UNCRC Principles in Practice</w:t>
      </w:r>
    </w:p>
    <w:p w14:paraId="2410B028" w14:textId="77777777" w:rsidR="006943F4" w:rsidRDefault="006943F4">
      <w:pPr>
        <w:jc w:val="both"/>
        <w:pPrChange w:id="112" w:author="Abigail Hills" w:date="2023-06-23T16:30:00Z">
          <w:pPr/>
        </w:pPrChange>
      </w:pPr>
    </w:p>
    <w:p w14:paraId="2F42A7A1" w14:textId="77777777" w:rsidR="006943F4" w:rsidRPr="00226893" w:rsidRDefault="006943F4">
      <w:pPr>
        <w:pStyle w:val="ListParagraph"/>
        <w:numPr>
          <w:ilvl w:val="0"/>
          <w:numId w:val="8"/>
        </w:numPr>
        <w:jc w:val="both"/>
        <w:pPrChange w:id="113" w:author="Abigail Hills" w:date="2023-06-23T16:30:00Z">
          <w:pPr>
            <w:pStyle w:val="ListParagraph"/>
            <w:numPr>
              <w:numId w:val="8"/>
            </w:numPr>
            <w:ind w:hanging="360"/>
          </w:pPr>
        </w:pPrChange>
      </w:pPr>
      <w:r w:rsidRPr="00226893">
        <w:t>Discuss how principles such as Article 12 (Right to be heard) and Article 40 (Right to dignity) can transform disciplinary practices in schools.</w:t>
      </w:r>
    </w:p>
    <w:p w14:paraId="2B25A5B4" w14:textId="77777777" w:rsidR="006943F4" w:rsidRPr="00226893" w:rsidRDefault="006943F4">
      <w:pPr>
        <w:pStyle w:val="ListParagraph"/>
        <w:numPr>
          <w:ilvl w:val="0"/>
          <w:numId w:val="8"/>
        </w:numPr>
        <w:jc w:val="both"/>
        <w:pPrChange w:id="114" w:author="Abigail Hills" w:date="2023-06-23T16:30:00Z">
          <w:pPr>
            <w:pStyle w:val="ListParagraph"/>
            <w:numPr>
              <w:numId w:val="8"/>
            </w:numPr>
            <w:ind w:hanging="360"/>
          </w:pPr>
        </w:pPrChange>
      </w:pPr>
      <w:r w:rsidRPr="00226893">
        <w:lastRenderedPageBreak/>
        <w:t>Share a case study of schools shifting from punitive measures to restorative justice practices.</w:t>
      </w:r>
    </w:p>
    <w:p w14:paraId="5E52B88A" w14:textId="77777777" w:rsidR="006943F4" w:rsidRPr="00226893" w:rsidRDefault="006943F4">
      <w:pPr>
        <w:pStyle w:val="ListParagraph"/>
        <w:numPr>
          <w:ilvl w:val="0"/>
          <w:numId w:val="8"/>
        </w:numPr>
        <w:jc w:val="both"/>
        <w:pPrChange w:id="115" w:author="Abigail Hills" w:date="2023-06-23T16:30:00Z">
          <w:pPr>
            <w:pStyle w:val="ListParagraph"/>
            <w:numPr>
              <w:numId w:val="8"/>
            </w:numPr>
            <w:ind w:hanging="360"/>
          </w:pPr>
        </w:pPrChange>
      </w:pPr>
      <w:r w:rsidRPr="00226893">
        <w:t>Relevant Image: Before and after scenario illustrations or an infographic on restorative justice.</w:t>
      </w:r>
    </w:p>
    <w:p w14:paraId="2B874643" w14:textId="77777777" w:rsidR="00196130" w:rsidRDefault="00196130">
      <w:pPr>
        <w:jc w:val="both"/>
        <w:pPrChange w:id="116" w:author="Abigail Hills" w:date="2023-06-23T16:30:00Z">
          <w:pPr/>
        </w:pPrChange>
      </w:pPr>
    </w:p>
    <w:p w14:paraId="267E7148" w14:textId="7C462F08" w:rsidR="006943F4" w:rsidRPr="0044186B" w:rsidRDefault="006943F4">
      <w:pPr>
        <w:jc w:val="both"/>
        <w:rPr>
          <w:b/>
          <w:bCs/>
          <w:i/>
          <w:iCs/>
        </w:rPr>
        <w:pPrChange w:id="117" w:author="Abigail Hills" w:date="2023-06-23T16:30:00Z">
          <w:pPr/>
        </w:pPrChange>
      </w:pPr>
      <w:r w:rsidRPr="0044186B">
        <w:rPr>
          <w:b/>
          <w:bCs/>
          <w:i/>
          <w:iCs/>
        </w:rPr>
        <w:t>PowerPoint Slide 5: Discussion and Reflection</w:t>
      </w:r>
    </w:p>
    <w:p w14:paraId="5539491F" w14:textId="77777777" w:rsidR="006943F4" w:rsidRPr="0044186B" w:rsidRDefault="006943F4">
      <w:pPr>
        <w:jc w:val="both"/>
        <w:rPr>
          <w:i/>
          <w:iCs/>
        </w:rPr>
        <w:pPrChange w:id="118" w:author="Abigail Hills" w:date="2023-06-23T16:30:00Z">
          <w:pPr/>
        </w:pPrChange>
      </w:pPr>
      <w:r w:rsidRPr="0044186B">
        <w:rPr>
          <w:i/>
          <w:iCs/>
        </w:rPr>
        <w:t>Title: Reflecting on the UNCRC Principles in our Practices</w:t>
      </w:r>
    </w:p>
    <w:p w14:paraId="11B7024E" w14:textId="77777777" w:rsidR="006943F4" w:rsidRDefault="006943F4">
      <w:pPr>
        <w:jc w:val="both"/>
        <w:pPrChange w:id="119" w:author="Abigail Hills" w:date="2023-06-23T16:30:00Z">
          <w:pPr/>
        </w:pPrChange>
      </w:pPr>
    </w:p>
    <w:p w14:paraId="34E02E39" w14:textId="77777777" w:rsidR="006943F4" w:rsidRPr="00BC1BBE" w:rsidRDefault="006943F4">
      <w:pPr>
        <w:pStyle w:val="ListParagraph"/>
        <w:numPr>
          <w:ilvl w:val="0"/>
          <w:numId w:val="9"/>
        </w:numPr>
        <w:jc w:val="both"/>
        <w:pPrChange w:id="120" w:author="Abigail Hills" w:date="2023-06-23T16:30:00Z">
          <w:pPr>
            <w:pStyle w:val="ListParagraph"/>
            <w:numPr>
              <w:numId w:val="9"/>
            </w:numPr>
            <w:ind w:hanging="360"/>
          </w:pPr>
        </w:pPrChange>
      </w:pPr>
      <w:r w:rsidRPr="00BC1BBE">
        <w:t>Prompt questions for reflection. For example, "How do our current classroom environments support the right to play and rest?" "What steps could we take to better respect and promote the child's right to be heard?"</w:t>
      </w:r>
    </w:p>
    <w:p w14:paraId="175A09EA" w14:textId="77777777" w:rsidR="006943F4" w:rsidRPr="00BC1BBE" w:rsidRDefault="006943F4">
      <w:pPr>
        <w:pStyle w:val="ListParagraph"/>
        <w:numPr>
          <w:ilvl w:val="0"/>
          <w:numId w:val="9"/>
        </w:numPr>
        <w:jc w:val="both"/>
        <w:pPrChange w:id="121" w:author="Abigail Hills" w:date="2023-06-23T16:30:00Z">
          <w:pPr>
            <w:pStyle w:val="ListParagraph"/>
            <w:numPr>
              <w:numId w:val="9"/>
            </w:numPr>
            <w:ind w:hanging="360"/>
          </w:pPr>
        </w:pPrChange>
      </w:pPr>
      <w:r w:rsidRPr="00BC1BBE">
        <w:t>Relevant Image: Reflective mirror or a thought bubble image.</w:t>
      </w:r>
    </w:p>
    <w:p w14:paraId="0B0056C4" w14:textId="77777777" w:rsidR="006A6DF2" w:rsidRDefault="006A6DF2">
      <w:pPr>
        <w:jc w:val="both"/>
        <w:pPrChange w:id="122" w:author="Abigail Hills" w:date="2023-06-23T16:30:00Z">
          <w:pPr/>
        </w:pPrChange>
      </w:pPr>
    </w:p>
    <w:p w14:paraId="743B1B3D" w14:textId="47D32A08" w:rsidR="006943F4" w:rsidRPr="0044186B" w:rsidRDefault="006943F4">
      <w:pPr>
        <w:jc w:val="both"/>
        <w:rPr>
          <w:b/>
          <w:bCs/>
          <w:i/>
          <w:iCs/>
        </w:rPr>
        <w:pPrChange w:id="123" w:author="Abigail Hills" w:date="2023-06-23T16:30:00Z">
          <w:pPr/>
        </w:pPrChange>
      </w:pPr>
      <w:r w:rsidRPr="0044186B">
        <w:rPr>
          <w:b/>
          <w:bCs/>
          <w:i/>
          <w:iCs/>
        </w:rPr>
        <w:t>Activity Materials:</w:t>
      </w:r>
    </w:p>
    <w:p w14:paraId="1A90ED12" w14:textId="77777777" w:rsidR="006943F4" w:rsidRDefault="006943F4">
      <w:pPr>
        <w:jc w:val="both"/>
        <w:pPrChange w:id="124" w:author="Abigail Hills" w:date="2023-06-23T16:30:00Z">
          <w:pPr/>
        </w:pPrChange>
      </w:pPr>
    </w:p>
    <w:p w14:paraId="44E39365" w14:textId="77777777" w:rsidR="006943F4" w:rsidRPr="006A6DF2" w:rsidRDefault="006943F4">
      <w:pPr>
        <w:jc w:val="both"/>
        <w:rPr>
          <w:b/>
          <w:bCs/>
        </w:rPr>
        <w:pPrChange w:id="125" w:author="Abigail Hills" w:date="2023-06-23T16:30:00Z">
          <w:pPr/>
        </w:pPrChange>
      </w:pPr>
      <w:commentRangeStart w:id="126"/>
      <w:r w:rsidRPr="006A6DF2">
        <w:rPr>
          <w:b/>
          <w:bCs/>
        </w:rPr>
        <w:t>UNCRC Breakdown Activity Sheet</w:t>
      </w:r>
      <w:commentRangeEnd w:id="126"/>
      <w:r w:rsidR="0044186B">
        <w:rPr>
          <w:rStyle w:val="CommentReference"/>
        </w:rPr>
        <w:commentReference w:id="126"/>
      </w:r>
    </w:p>
    <w:p w14:paraId="699A6AF2" w14:textId="77777777" w:rsidR="006943F4" w:rsidRDefault="006943F4">
      <w:pPr>
        <w:jc w:val="both"/>
        <w:pPrChange w:id="127" w:author="Abigail Hills" w:date="2023-06-23T16:30:00Z">
          <w:pPr/>
        </w:pPrChange>
      </w:pPr>
    </w:p>
    <w:p w14:paraId="6405BD46" w14:textId="77777777" w:rsidR="006943F4" w:rsidRPr="0044186B" w:rsidRDefault="006943F4">
      <w:pPr>
        <w:jc w:val="both"/>
        <w:rPr>
          <w:i/>
          <w:iCs/>
        </w:rPr>
        <w:pPrChange w:id="128" w:author="Abigail Hills" w:date="2023-06-23T16:30:00Z">
          <w:pPr/>
        </w:pPrChange>
      </w:pPr>
      <w:r w:rsidRPr="0044186B">
        <w:rPr>
          <w:i/>
          <w:iCs/>
        </w:rPr>
        <w:t>Title: Applying the UNCRC in Our Classrooms</w:t>
      </w:r>
    </w:p>
    <w:p w14:paraId="4B3B0DD5" w14:textId="77777777" w:rsidR="006943F4" w:rsidRDefault="006943F4">
      <w:pPr>
        <w:jc w:val="both"/>
        <w:pPrChange w:id="129" w:author="Abigail Hills" w:date="2023-06-23T16:30:00Z">
          <w:pPr/>
        </w:pPrChange>
      </w:pPr>
    </w:p>
    <w:p w14:paraId="338E7155" w14:textId="77777777" w:rsidR="006943F4" w:rsidRPr="008376D0" w:rsidRDefault="006943F4">
      <w:pPr>
        <w:pStyle w:val="ListParagraph"/>
        <w:numPr>
          <w:ilvl w:val="0"/>
          <w:numId w:val="10"/>
        </w:numPr>
        <w:jc w:val="both"/>
        <w:pPrChange w:id="130" w:author="Abigail Hills" w:date="2023-06-23T16:30:00Z">
          <w:pPr>
            <w:pStyle w:val="ListParagraph"/>
            <w:numPr>
              <w:numId w:val="10"/>
            </w:numPr>
            <w:ind w:hanging="360"/>
          </w:pPr>
        </w:pPrChange>
      </w:pPr>
      <w:r w:rsidRPr="008376D0">
        <w:lastRenderedPageBreak/>
        <w:t>Sections: Assigned Article(s), Definition and Explanation, Classroom Application Ideas, Potential Challenges and Solutions, Group Members.</w:t>
      </w:r>
    </w:p>
    <w:p w14:paraId="7A9E9242" w14:textId="77777777" w:rsidR="006943F4" w:rsidRPr="008376D0" w:rsidRDefault="006943F4">
      <w:pPr>
        <w:pStyle w:val="ListParagraph"/>
        <w:numPr>
          <w:ilvl w:val="0"/>
          <w:numId w:val="10"/>
        </w:numPr>
        <w:jc w:val="both"/>
        <w:pPrChange w:id="131" w:author="Abigail Hills" w:date="2023-06-23T16:30:00Z">
          <w:pPr>
            <w:pStyle w:val="ListParagraph"/>
            <w:numPr>
              <w:numId w:val="10"/>
            </w:numPr>
            <w:ind w:hanging="360"/>
          </w:pPr>
        </w:pPrChange>
      </w:pPr>
      <w:r w:rsidRPr="008376D0">
        <w:t>This can be in print or digital format depending on the mode of training.</w:t>
      </w:r>
    </w:p>
    <w:p w14:paraId="7F97CD29" w14:textId="77777777" w:rsidR="00384417" w:rsidRDefault="00384417">
      <w:pPr>
        <w:jc w:val="both"/>
        <w:pPrChange w:id="132" w:author="Abigail Hills" w:date="2023-06-23T16:30:00Z">
          <w:pPr/>
        </w:pPrChange>
      </w:pPr>
    </w:p>
    <w:p w14:paraId="305DD9A6" w14:textId="505C4A36" w:rsidR="006943F4" w:rsidRPr="0044186B" w:rsidRDefault="006943F4">
      <w:pPr>
        <w:jc w:val="both"/>
        <w:rPr>
          <w:b/>
          <w:bCs/>
        </w:rPr>
        <w:pPrChange w:id="133" w:author="Abigail Hills" w:date="2023-06-23T16:30:00Z">
          <w:pPr/>
        </w:pPrChange>
      </w:pPr>
      <w:r w:rsidRPr="0044186B">
        <w:rPr>
          <w:b/>
          <w:bCs/>
        </w:rPr>
        <w:t>Case Studies Handout</w:t>
      </w:r>
    </w:p>
    <w:p w14:paraId="1B738FE5" w14:textId="77777777" w:rsidR="006943F4" w:rsidRDefault="006943F4">
      <w:pPr>
        <w:jc w:val="both"/>
        <w:pPrChange w:id="134" w:author="Abigail Hills" w:date="2023-06-23T16:30:00Z">
          <w:pPr/>
        </w:pPrChange>
      </w:pPr>
    </w:p>
    <w:p w14:paraId="3B640ED2" w14:textId="77777777" w:rsidR="006943F4" w:rsidRPr="0044186B" w:rsidRDefault="006943F4">
      <w:pPr>
        <w:jc w:val="both"/>
        <w:rPr>
          <w:i/>
          <w:iCs/>
        </w:rPr>
        <w:pPrChange w:id="135" w:author="Abigail Hills" w:date="2023-06-23T16:30:00Z">
          <w:pPr/>
        </w:pPrChange>
      </w:pPr>
      <w:r w:rsidRPr="0044186B">
        <w:rPr>
          <w:i/>
          <w:iCs/>
        </w:rPr>
        <w:t>Title: Case Studies - UNCRC in Action</w:t>
      </w:r>
    </w:p>
    <w:p w14:paraId="089964D6" w14:textId="77777777" w:rsidR="006943F4" w:rsidRDefault="006943F4">
      <w:pPr>
        <w:jc w:val="both"/>
        <w:pPrChange w:id="136" w:author="Abigail Hills" w:date="2023-06-23T16:30:00Z">
          <w:pPr/>
        </w:pPrChange>
      </w:pPr>
    </w:p>
    <w:p w14:paraId="7FBE1159" w14:textId="77777777" w:rsidR="006943F4" w:rsidRPr="00DB234B" w:rsidRDefault="006943F4">
      <w:pPr>
        <w:pStyle w:val="ListParagraph"/>
        <w:numPr>
          <w:ilvl w:val="0"/>
          <w:numId w:val="11"/>
        </w:numPr>
        <w:jc w:val="both"/>
        <w:pPrChange w:id="137" w:author="Abigail Hills" w:date="2023-06-23T16:30:00Z">
          <w:pPr>
            <w:pStyle w:val="ListParagraph"/>
            <w:numPr>
              <w:numId w:val="11"/>
            </w:numPr>
            <w:ind w:hanging="360"/>
          </w:pPr>
        </w:pPrChange>
      </w:pPr>
      <w:r w:rsidRPr="00DB234B">
        <w:t>Sections: Overview of the Situation (Pre-UNCRC Integration), Steps Taken to Implement UNCRC Principles, Outcome and Benefits, Reflection: How can we implement similar changes in our context?</w:t>
      </w:r>
    </w:p>
    <w:p w14:paraId="39AC7898" w14:textId="77777777" w:rsidR="006943F4" w:rsidRPr="00DB234B" w:rsidRDefault="006943F4">
      <w:pPr>
        <w:pStyle w:val="ListParagraph"/>
        <w:numPr>
          <w:ilvl w:val="0"/>
          <w:numId w:val="11"/>
        </w:numPr>
        <w:jc w:val="both"/>
        <w:pPrChange w:id="138" w:author="Abigail Hills" w:date="2023-06-23T16:30:00Z">
          <w:pPr>
            <w:pStyle w:val="ListParagraph"/>
            <w:numPr>
              <w:numId w:val="11"/>
            </w:numPr>
            <w:ind w:hanging="360"/>
          </w:pPr>
        </w:pPrChange>
      </w:pPr>
      <w:r w:rsidRPr="00DB234B">
        <w:t>The case studies can be from real-life scenarios or hypothetical but realistic situations. Consider using anonymized stories if possible.</w:t>
      </w:r>
    </w:p>
    <w:p w14:paraId="79573611" w14:textId="77777777" w:rsidR="00384417" w:rsidRDefault="00384417">
      <w:pPr>
        <w:jc w:val="both"/>
        <w:pPrChange w:id="139" w:author="Abigail Hills" w:date="2023-06-23T16:30:00Z">
          <w:pPr/>
        </w:pPrChange>
      </w:pPr>
    </w:p>
    <w:p w14:paraId="51BDEC58" w14:textId="77777777" w:rsidR="0047650F" w:rsidRDefault="0047650F">
      <w:pPr>
        <w:jc w:val="both"/>
        <w:rPr>
          <w:b/>
          <w:bCs/>
        </w:rPr>
        <w:pPrChange w:id="140" w:author="Abigail Hills" w:date="2023-06-23T16:30:00Z">
          <w:pPr/>
        </w:pPrChange>
      </w:pPr>
    </w:p>
    <w:p w14:paraId="289B4366" w14:textId="3C9F9903" w:rsidR="006943F4" w:rsidRPr="0044186B" w:rsidRDefault="006943F4">
      <w:pPr>
        <w:jc w:val="both"/>
        <w:rPr>
          <w:b/>
          <w:bCs/>
        </w:rPr>
        <w:pPrChange w:id="141" w:author="Abigail Hills" w:date="2023-06-23T16:30:00Z">
          <w:pPr/>
        </w:pPrChange>
      </w:pPr>
      <w:r w:rsidRPr="0044186B">
        <w:rPr>
          <w:b/>
          <w:bCs/>
        </w:rPr>
        <w:t>Personal Reflection Worksheet</w:t>
      </w:r>
    </w:p>
    <w:p w14:paraId="67757446" w14:textId="77777777" w:rsidR="006943F4" w:rsidRPr="00DB234B" w:rsidRDefault="006943F4">
      <w:pPr>
        <w:jc w:val="both"/>
        <w:pPrChange w:id="142" w:author="Abigail Hills" w:date="2023-06-23T16:30:00Z">
          <w:pPr/>
        </w:pPrChange>
      </w:pPr>
    </w:p>
    <w:p w14:paraId="1FFA8191" w14:textId="77777777" w:rsidR="006943F4" w:rsidRPr="0044186B" w:rsidRDefault="006943F4">
      <w:pPr>
        <w:jc w:val="both"/>
        <w:rPr>
          <w:i/>
          <w:iCs/>
        </w:rPr>
        <w:pPrChange w:id="143" w:author="Abigail Hills" w:date="2023-06-23T16:30:00Z">
          <w:pPr/>
        </w:pPrChange>
      </w:pPr>
      <w:r w:rsidRPr="0044186B">
        <w:rPr>
          <w:i/>
          <w:iCs/>
        </w:rPr>
        <w:t>Title: My Classroom and the UNCRC</w:t>
      </w:r>
    </w:p>
    <w:p w14:paraId="68494CDF" w14:textId="77777777" w:rsidR="006943F4" w:rsidRDefault="006943F4">
      <w:pPr>
        <w:jc w:val="both"/>
        <w:pPrChange w:id="144" w:author="Abigail Hills" w:date="2023-06-23T16:30:00Z">
          <w:pPr/>
        </w:pPrChange>
      </w:pPr>
    </w:p>
    <w:p w14:paraId="5F1705DD" w14:textId="77777777" w:rsidR="006943F4" w:rsidRPr="00DB234B" w:rsidRDefault="006943F4">
      <w:pPr>
        <w:pStyle w:val="ListParagraph"/>
        <w:numPr>
          <w:ilvl w:val="0"/>
          <w:numId w:val="12"/>
        </w:numPr>
        <w:jc w:val="both"/>
        <w:pPrChange w:id="145" w:author="Abigail Hills" w:date="2023-06-23T16:30:00Z">
          <w:pPr>
            <w:pStyle w:val="ListParagraph"/>
            <w:numPr>
              <w:numId w:val="12"/>
            </w:numPr>
            <w:ind w:hanging="360"/>
          </w:pPr>
        </w:pPrChange>
      </w:pPr>
      <w:r w:rsidRPr="00DB234B">
        <w:lastRenderedPageBreak/>
        <w:t>Sections: Current Practices (Strengths), Areas for Improvement (UNCRC Articles to focus on), Action Plan (Steps to Integrate UNCRC Principles), Support Needed (Resources, Training, etc.)</w:t>
      </w:r>
    </w:p>
    <w:p w14:paraId="1148DCFC" w14:textId="7E20C727" w:rsidR="006943F4" w:rsidRPr="00DB234B" w:rsidRDefault="006943F4">
      <w:pPr>
        <w:pStyle w:val="ListParagraph"/>
        <w:numPr>
          <w:ilvl w:val="0"/>
          <w:numId w:val="12"/>
        </w:numPr>
        <w:jc w:val="both"/>
        <w:pPrChange w:id="146" w:author="Abigail Hills" w:date="2023-06-23T16:30:00Z">
          <w:pPr>
            <w:pStyle w:val="ListParagraph"/>
            <w:numPr>
              <w:numId w:val="12"/>
            </w:numPr>
            <w:ind w:hanging="360"/>
          </w:pPr>
        </w:pPrChange>
      </w:pPr>
      <w:r w:rsidRPr="00DB234B">
        <w:t>This worksheet can be used for self-reflection or as a discussion tool in coaching or mentoring situations.</w:t>
      </w:r>
    </w:p>
    <w:p w14:paraId="4AE859A2" w14:textId="77777777" w:rsidR="00A333A6" w:rsidRPr="00F16FF0" w:rsidRDefault="006943F4">
      <w:pPr>
        <w:pStyle w:val="ListParagraph"/>
        <w:numPr>
          <w:ilvl w:val="0"/>
          <w:numId w:val="12"/>
        </w:numPr>
        <w:jc w:val="both"/>
        <w:pPrChange w:id="147" w:author="Abigail Hills" w:date="2023-06-23T16:30:00Z">
          <w:pPr>
            <w:pStyle w:val="ListParagraph"/>
            <w:numPr>
              <w:numId w:val="12"/>
            </w:numPr>
            <w:ind w:hanging="360"/>
          </w:pPr>
        </w:pPrChange>
      </w:pPr>
      <w:r w:rsidRPr="00F16FF0">
        <w:t xml:space="preserve">This module layout provides a robust introduction to the UNCRC, offering participants both conceptual understanding and practical applications to their classrooms. </w:t>
      </w:r>
    </w:p>
    <w:p w14:paraId="537D9994" w14:textId="763163A2" w:rsidR="00966754" w:rsidRPr="00F16FF0" w:rsidRDefault="006943F4">
      <w:pPr>
        <w:pStyle w:val="ListParagraph"/>
        <w:numPr>
          <w:ilvl w:val="0"/>
          <w:numId w:val="12"/>
        </w:numPr>
        <w:jc w:val="both"/>
        <w:pPrChange w:id="148" w:author="Abigail Hills" w:date="2023-06-23T16:30:00Z">
          <w:pPr>
            <w:pStyle w:val="ListParagraph"/>
            <w:numPr>
              <w:numId w:val="12"/>
            </w:numPr>
            <w:ind w:hanging="360"/>
          </w:pPr>
        </w:pPrChange>
      </w:pPr>
      <w:r w:rsidRPr="00F16FF0">
        <w:t xml:space="preserve">Subsequent modules will follow a similar format, focusing on </w:t>
      </w:r>
      <w:r w:rsidR="00CC376F" w:rsidRPr="00F16FF0">
        <w:t>several aspects</w:t>
      </w:r>
      <w:r w:rsidRPr="00F16FF0">
        <w:t xml:space="preserve"> of creating inclusive and supportive educational environments.</w:t>
      </w:r>
    </w:p>
    <w:p w14:paraId="13F9FC22" w14:textId="77777777" w:rsidR="00A333A6" w:rsidRDefault="00A333A6" w:rsidP="00130A44">
      <w:pPr>
        <w:pStyle w:val="ListParagraph"/>
        <w:jc w:val="both"/>
        <w:rPr>
          <w:ins w:id="149" w:author="Abigail Hills" w:date="2023-06-23T16:30:00Z"/>
          <w:i/>
          <w:iCs/>
        </w:rPr>
      </w:pPr>
    </w:p>
    <w:p w14:paraId="48CAD96D" w14:textId="77777777" w:rsidR="00130A44" w:rsidRDefault="00130A44" w:rsidP="00130A44">
      <w:pPr>
        <w:pStyle w:val="ListParagraph"/>
        <w:jc w:val="both"/>
        <w:rPr>
          <w:ins w:id="150" w:author="Abigail Hills" w:date="2023-06-23T16:30:00Z"/>
          <w:i/>
          <w:iCs/>
        </w:rPr>
      </w:pPr>
    </w:p>
    <w:p w14:paraId="5D3E19E9" w14:textId="77777777" w:rsidR="00130A44" w:rsidRPr="00A333A6" w:rsidRDefault="00130A44" w:rsidP="00BD0ADE">
      <w:pPr>
        <w:pStyle w:val="ListParagraph"/>
        <w:jc w:val="both"/>
        <w:rPr>
          <w:i/>
          <w:iCs/>
        </w:rPr>
      </w:pPr>
    </w:p>
    <w:p w14:paraId="7B9AEBF2" w14:textId="77777777" w:rsidR="00A333A6" w:rsidRDefault="00A333A6" w:rsidP="00BD0ADE">
      <w:pPr>
        <w:jc w:val="both"/>
        <w:rPr>
          <w:i/>
          <w:iCs/>
        </w:rPr>
      </w:pPr>
    </w:p>
    <w:p w14:paraId="0E58248F" w14:textId="616025E9" w:rsidR="00A333A6" w:rsidRPr="004977A3" w:rsidRDefault="0044186B" w:rsidP="00BD0ADE">
      <w:pPr>
        <w:pStyle w:val="Heading1"/>
        <w:jc w:val="both"/>
        <w:rPr>
          <w:b w:val="0"/>
          <w:bCs/>
        </w:rPr>
      </w:pPr>
      <w:bookmarkStart w:id="151" w:name="_Toc138430636"/>
      <w:r>
        <w:rPr>
          <w:bCs/>
        </w:rPr>
        <w:t xml:space="preserve">Appendix B: </w:t>
      </w:r>
      <w:r w:rsidR="001F4041" w:rsidRPr="004977A3">
        <w:rPr>
          <w:bCs/>
        </w:rPr>
        <w:t>Module 2</w:t>
      </w:r>
      <w:r>
        <w:rPr>
          <w:bCs/>
        </w:rPr>
        <w:t xml:space="preserve"> </w:t>
      </w:r>
      <w:r w:rsidR="00BE0598">
        <w:rPr>
          <w:bCs/>
        </w:rPr>
        <w:t>–</w:t>
      </w:r>
      <w:r>
        <w:rPr>
          <w:bCs/>
        </w:rPr>
        <w:t xml:space="preserve"> </w:t>
      </w:r>
      <w:commentRangeStart w:id="152"/>
      <w:commentRangeStart w:id="153"/>
      <w:r w:rsidR="00BE0598">
        <w:rPr>
          <w:bCs/>
        </w:rPr>
        <w:t>Understanding the UNCRC</w:t>
      </w:r>
      <w:commentRangeEnd w:id="152"/>
      <w:r w:rsidR="00130A44">
        <w:rPr>
          <w:rStyle w:val="CommentReference"/>
          <w:rFonts w:eastAsiaTheme="minorHAnsi" w:cstheme="minorBidi"/>
          <w:b w:val="0"/>
          <w:i w:val="0"/>
        </w:rPr>
        <w:commentReference w:id="152"/>
      </w:r>
      <w:bookmarkEnd w:id="151"/>
      <w:commentRangeEnd w:id="153"/>
      <w:r w:rsidR="00BD0ADE">
        <w:rPr>
          <w:rStyle w:val="CommentReference"/>
          <w:rFonts w:eastAsiaTheme="minorHAnsi" w:cstheme="minorBidi"/>
          <w:b w:val="0"/>
          <w:i w:val="0"/>
        </w:rPr>
        <w:commentReference w:id="153"/>
      </w:r>
    </w:p>
    <w:p w14:paraId="41B5BB51" w14:textId="77777777" w:rsidR="00881968" w:rsidRDefault="00881968" w:rsidP="00BD0ADE">
      <w:pPr>
        <w:jc w:val="both"/>
        <w:rPr>
          <w:b/>
          <w:bCs/>
        </w:rPr>
      </w:pPr>
    </w:p>
    <w:p w14:paraId="4D8653BC" w14:textId="71606B70" w:rsidR="00BE0598" w:rsidRPr="009310E2" w:rsidRDefault="00BE0598" w:rsidP="00BD0ADE">
      <w:pPr>
        <w:jc w:val="both"/>
        <w:rPr>
          <w:b/>
          <w:bCs/>
        </w:rPr>
      </w:pPr>
      <w:r w:rsidRPr="009310E2">
        <w:rPr>
          <w:b/>
          <w:bCs/>
        </w:rPr>
        <w:t>Aim</w:t>
      </w:r>
      <w:r w:rsidRPr="009310E2">
        <w:t xml:space="preserve">: </w:t>
      </w:r>
      <w:r w:rsidR="009310E2" w:rsidRPr="009310E2">
        <w:t xml:space="preserve">The main objective of this module is to deepen the understanding of the United Nations Convention on the Rights of the Child (UNCRC) amongst educators. This module seeks to acquaint educators with the principles of the UNCRC and its applications within the educational setting. The aim is to build the capacity of educators to translate these principles into everyday </w:t>
      </w:r>
      <w:r w:rsidR="009310E2" w:rsidRPr="009310E2">
        <w:lastRenderedPageBreak/>
        <w:t>practices within their classrooms and school environment, fostering an inclusive, respectful, and child-friendly atmosphere that upholds and promotes the rights of every child.</w:t>
      </w:r>
    </w:p>
    <w:p w14:paraId="0753611D" w14:textId="77777777" w:rsidR="00BE0598" w:rsidRDefault="00BE0598" w:rsidP="00BD0ADE">
      <w:pPr>
        <w:jc w:val="both"/>
        <w:rPr>
          <w:b/>
          <w:bCs/>
        </w:rPr>
      </w:pPr>
    </w:p>
    <w:p w14:paraId="768B9EDB" w14:textId="77777777" w:rsidR="00DD0517" w:rsidRPr="00BE0598" w:rsidRDefault="00DD0517" w:rsidP="00BD0ADE">
      <w:pPr>
        <w:jc w:val="both"/>
        <w:rPr>
          <w:b/>
          <w:bCs/>
          <w:i/>
          <w:iCs/>
        </w:rPr>
      </w:pPr>
      <w:r w:rsidRPr="00BE0598">
        <w:rPr>
          <w:b/>
          <w:bCs/>
          <w:i/>
          <w:iCs/>
        </w:rPr>
        <w:t>PowerPoint Slide 1: Title Slide</w:t>
      </w:r>
    </w:p>
    <w:p w14:paraId="655A3DE7" w14:textId="77777777" w:rsidR="00DD0517" w:rsidRDefault="00DD0517" w:rsidP="00BD0ADE">
      <w:pPr>
        <w:jc w:val="both"/>
      </w:pPr>
    </w:p>
    <w:p w14:paraId="5205BAFB" w14:textId="77777777" w:rsidR="00DD0517" w:rsidRPr="00BE0598" w:rsidRDefault="00DD0517" w:rsidP="00BD0ADE">
      <w:pPr>
        <w:jc w:val="both"/>
        <w:rPr>
          <w:i/>
          <w:iCs/>
        </w:rPr>
      </w:pPr>
      <w:r w:rsidRPr="00BE0598">
        <w:rPr>
          <w:i/>
          <w:iCs/>
        </w:rPr>
        <w:t>Title: Recognising and Addressing Affective Barriers</w:t>
      </w:r>
    </w:p>
    <w:p w14:paraId="432D713A" w14:textId="77777777" w:rsidR="004977A3" w:rsidRPr="00BE0598" w:rsidRDefault="004977A3" w:rsidP="00BD0ADE">
      <w:pPr>
        <w:jc w:val="both"/>
        <w:rPr>
          <w:i/>
          <w:iCs/>
        </w:rPr>
      </w:pPr>
    </w:p>
    <w:p w14:paraId="40E316E2" w14:textId="1D2F85D1" w:rsidR="00DD0517" w:rsidRPr="00BE0598" w:rsidRDefault="00DD0517" w:rsidP="00BD0ADE">
      <w:pPr>
        <w:jc w:val="both"/>
        <w:rPr>
          <w:i/>
          <w:iCs/>
        </w:rPr>
      </w:pPr>
      <w:r w:rsidRPr="00BE0598">
        <w:rPr>
          <w:i/>
          <w:iCs/>
        </w:rPr>
        <w:t>Subtitle: Enhancing Learning Through Emotional Intelligence</w:t>
      </w:r>
    </w:p>
    <w:p w14:paraId="62F1C4ED" w14:textId="77777777" w:rsidR="00DD0517" w:rsidRPr="004977A3" w:rsidRDefault="00DD0517" w:rsidP="00BD0ADE">
      <w:pPr>
        <w:jc w:val="both"/>
      </w:pPr>
    </w:p>
    <w:p w14:paraId="701C965B" w14:textId="45FCFB3A" w:rsidR="00DD0517" w:rsidRPr="004977A3" w:rsidRDefault="00DD0517" w:rsidP="00BD0ADE">
      <w:pPr>
        <w:pStyle w:val="ListParagraph"/>
        <w:numPr>
          <w:ilvl w:val="0"/>
          <w:numId w:val="13"/>
        </w:numPr>
        <w:jc w:val="both"/>
      </w:pPr>
      <w:r w:rsidRPr="004977A3">
        <w:t>Welcome to Module 2, where we will delve into the complex world of affective barriers in the learning environment. Today's focus will be on recogni</w:t>
      </w:r>
      <w:r w:rsidR="006A140C" w:rsidRPr="004977A3">
        <w:t>s</w:t>
      </w:r>
      <w:r w:rsidRPr="004977A3">
        <w:t>ing and addressing these barriers to create a supportive and inclusive classroom for all students.</w:t>
      </w:r>
    </w:p>
    <w:p w14:paraId="13C10E3B" w14:textId="77777777" w:rsidR="00DD0517" w:rsidRDefault="00DD0517" w:rsidP="00BD0ADE">
      <w:pPr>
        <w:jc w:val="both"/>
      </w:pPr>
    </w:p>
    <w:p w14:paraId="704BB9EF" w14:textId="77777777" w:rsidR="00DD0517" w:rsidRPr="00BE0598" w:rsidRDefault="00DD0517" w:rsidP="00BD0ADE">
      <w:pPr>
        <w:jc w:val="both"/>
        <w:rPr>
          <w:b/>
          <w:bCs/>
          <w:i/>
          <w:iCs/>
        </w:rPr>
      </w:pPr>
      <w:r w:rsidRPr="00BE0598">
        <w:rPr>
          <w:b/>
          <w:bCs/>
          <w:i/>
          <w:iCs/>
        </w:rPr>
        <w:lastRenderedPageBreak/>
        <w:t>PowerPoint Slide 2: Understanding Affective Barriers</w:t>
      </w:r>
    </w:p>
    <w:p w14:paraId="2428F120" w14:textId="77777777" w:rsidR="00DD0517" w:rsidRDefault="00DD0517" w:rsidP="00BD0ADE">
      <w:pPr>
        <w:jc w:val="both"/>
      </w:pPr>
    </w:p>
    <w:p w14:paraId="51B7104C" w14:textId="77777777" w:rsidR="00DD0517" w:rsidRPr="00BE0598" w:rsidRDefault="00DD0517" w:rsidP="00BD0ADE">
      <w:pPr>
        <w:jc w:val="both"/>
        <w:rPr>
          <w:i/>
          <w:iCs/>
        </w:rPr>
      </w:pPr>
      <w:r w:rsidRPr="00BE0598">
        <w:rPr>
          <w:i/>
          <w:iCs/>
        </w:rPr>
        <w:t>Title: What are Affective Barriers?</w:t>
      </w:r>
    </w:p>
    <w:p w14:paraId="205B293E" w14:textId="77777777" w:rsidR="006A140C" w:rsidRDefault="006A140C" w:rsidP="00BD0ADE">
      <w:pPr>
        <w:jc w:val="both"/>
      </w:pPr>
    </w:p>
    <w:p w14:paraId="76F90BDF" w14:textId="0C79B6BE" w:rsidR="00DD0517" w:rsidRPr="00152404" w:rsidRDefault="00607BCF" w:rsidP="00BD0ADE">
      <w:pPr>
        <w:pStyle w:val="ListParagraph"/>
        <w:numPr>
          <w:ilvl w:val="0"/>
          <w:numId w:val="13"/>
        </w:numPr>
        <w:jc w:val="both"/>
      </w:pPr>
      <w:r w:rsidRPr="00152404">
        <w:t>A</w:t>
      </w:r>
      <w:r w:rsidR="00DD0517" w:rsidRPr="00152404">
        <w:t>ffective barriers relate to emotional obstacles that can hinder a student's full engagement with learning. These can stem from various emotions like fear, anxiety, frustration, shame, or even a lack of motivation. While these feelings are natural, they can become learning obstacles when they overwhelm students. Our aim should not be to eliminate these emotions but to manage and address them in a way that promotes learning.</w:t>
      </w:r>
    </w:p>
    <w:p w14:paraId="4B49692A" w14:textId="77777777" w:rsidR="00DD0517" w:rsidRDefault="00DD0517" w:rsidP="00BD0ADE">
      <w:pPr>
        <w:jc w:val="both"/>
      </w:pPr>
    </w:p>
    <w:p w14:paraId="5A545389" w14:textId="77777777" w:rsidR="00DD0517" w:rsidRPr="00BE0598" w:rsidRDefault="00DD0517" w:rsidP="00BD0ADE">
      <w:pPr>
        <w:jc w:val="both"/>
        <w:rPr>
          <w:b/>
          <w:bCs/>
          <w:i/>
          <w:iCs/>
        </w:rPr>
      </w:pPr>
      <w:r w:rsidRPr="00BE0598">
        <w:rPr>
          <w:b/>
          <w:bCs/>
          <w:i/>
          <w:iCs/>
        </w:rPr>
        <w:t>PowerPoint Slide 3: Recognising Affective Barriers</w:t>
      </w:r>
    </w:p>
    <w:p w14:paraId="7015A275" w14:textId="77777777" w:rsidR="00DD0517" w:rsidRDefault="00DD0517" w:rsidP="00BD0ADE">
      <w:pPr>
        <w:jc w:val="both"/>
      </w:pPr>
    </w:p>
    <w:p w14:paraId="09064DBB" w14:textId="77777777" w:rsidR="00DD0517" w:rsidRPr="00BE0598" w:rsidRDefault="00DD0517" w:rsidP="00BD0ADE">
      <w:pPr>
        <w:jc w:val="both"/>
        <w:rPr>
          <w:i/>
          <w:iCs/>
        </w:rPr>
      </w:pPr>
      <w:r w:rsidRPr="00BE0598">
        <w:rPr>
          <w:i/>
          <w:iCs/>
        </w:rPr>
        <w:t>Title: Identifying Affective Barriers in Students</w:t>
      </w:r>
    </w:p>
    <w:p w14:paraId="095981D8" w14:textId="77777777" w:rsidR="00607BCF" w:rsidRDefault="00607BCF" w:rsidP="00BD0ADE">
      <w:pPr>
        <w:jc w:val="both"/>
      </w:pPr>
    </w:p>
    <w:p w14:paraId="51E0AFB6" w14:textId="2FA4DECB" w:rsidR="00DD0517" w:rsidRPr="00152404" w:rsidRDefault="00607BCF" w:rsidP="00BD0ADE">
      <w:pPr>
        <w:pStyle w:val="ListParagraph"/>
        <w:numPr>
          <w:ilvl w:val="0"/>
          <w:numId w:val="13"/>
        </w:numPr>
        <w:jc w:val="both"/>
      </w:pPr>
      <w:r w:rsidRPr="00152404">
        <w:t>Recognising</w:t>
      </w:r>
      <w:r w:rsidR="00DD0517" w:rsidRPr="00152404">
        <w:t xml:space="preserve"> affective barriers is a crucial first step. As educators, we can detect potential affective barriers by paying attention to our students' body language, facial expressions, tone of voice, and behaviour patterns. Remember, empathy plays a key role in this process, as does respecting each student's emotional responses.</w:t>
      </w:r>
    </w:p>
    <w:p w14:paraId="33C1BC79" w14:textId="77777777" w:rsidR="00DD0517" w:rsidRPr="00BE0598" w:rsidRDefault="00DD0517" w:rsidP="00BD0ADE">
      <w:pPr>
        <w:jc w:val="both"/>
        <w:rPr>
          <w:i/>
          <w:iCs/>
        </w:rPr>
      </w:pPr>
    </w:p>
    <w:p w14:paraId="2A684241" w14:textId="77777777" w:rsidR="00DD0517" w:rsidRPr="00BE0598" w:rsidRDefault="00DD0517" w:rsidP="00BD0ADE">
      <w:pPr>
        <w:jc w:val="both"/>
        <w:rPr>
          <w:b/>
          <w:bCs/>
          <w:i/>
          <w:iCs/>
        </w:rPr>
      </w:pPr>
      <w:r w:rsidRPr="00BE0598">
        <w:rPr>
          <w:b/>
          <w:bCs/>
          <w:i/>
          <w:iCs/>
        </w:rPr>
        <w:t>PowerPoint Slide 4: Addressing Affective Barriers</w:t>
      </w:r>
    </w:p>
    <w:p w14:paraId="7CC27859" w14:textId="77777777" w:rsidR="00DD0517" w:rsidRDefault="00DD0517" w:rsidP="00BD0ADE">
      <w:pPr>
        <w:jc w:val="both"/>
      </w:pPr>
    </w:p>
    <w:p w14:paraId="4B8FEC23" w14:textId="77777777" w:rsidR="00DD0517" w:rsidRPr="00BE0598" w:rsidRDefault="00DD0517" w:rsidP="00BD0ADE">
      <w:pPr>
        <w:jc w:val="both"/>
        <w:rPr>
          <w:i/>
          <w:iCs/>
        </w:rPr>
      </w:pPr>
      <w:r w:rsidRPr="00BE0598">
        <w:rPr>
          <w:i/>
          <w:iCs/>
        </w:rPr>
        <w:t>Title: Strategies to Address Affective Barriers</w:t>
      </w:r>
    </w:p>
    <w:p w14:paraId="7F137CF9" w14:textId="77777777" w:rsidR="002B264F" w:rsidRDefault="002B264F" w:rsidP="00BD0ADE">
      <w:pPr>
        <w:jc w:val="both"/>
      </w:pPr>
    </w:p>
    <w:p w14:paraId="6B62D3A7" w14:textId="56D6E8ED" w:rsidR="00DD0517" w:rsidRPr="00152404" w:rsidRDefault="00DD0517" w:rsidP="00BD0ADE">
      <w:pPr>
        <w:pStyle w:val="ListParagraph"/>
        <w:numPr>
          <w:ilvl w:val="0"/>
          <w:numId w:val="13"/>
        </w:numPr>
        <w:jc w:val="both"/>
      </w:pPr>
      <w:r w:rsidRPr="00152404">
        <w:t xml:space="preserve">In addressing affective barriers, we can </w:t>
      </w:r>
      <w:r w:rsidR="00CC376F" w:rsidRPr="00152404">
        <w:t>use</w:t>
      </w:r>
      <w:r w:rsidRPr="00152404">
        <w:t xml:space="preserve"> a number of strategies. Active listening, emotion coaching, and establishing a safe and supportive learning environment can go a long way. It's also essential to maintain healthy boundaries, helping students navigate their emotions without overstepping our professional role.</w:t>
      </w:r>
    </w:p>
    <w:p w14:paraId="495E9ECF" w14:textId="77777777" w:rsidR="00DD0517" w:rsidRDefault="00DD0517" w:rsidP="00BD0ADE">
      <w:pPr>
        <w:jc w:val="both"/>
      </w:pPr>
    </w:p>
    <w:p w14:paraId="4DFF4FD4" w14:textId="77777777" w:rsidR="00DD0517" w:rsidRPr="00BE0598" w:rsidRDefault="00DD0517" w:rsidP="00BD0ADE">
      <w:pPr>
        <w:jc w:val="both"/>
        <w:rPr>
          <w:b/>
          <w:bCs/>
          <w:i/>
          <w:iCs/>
        </w:rPr>
      </w:pPr>
      <w:r w:rsidRPr="00BE0598">
        <w:rPr>
          <w:b/>
          <w:bCs/>
          <w:i/>
          <w:iCs/>
        </w:rPr>
        <w:t>PowerPoint Slide 5: Discussion and Reflection</w:t>
      </w:r>
    </w:p>
    <w:p w14:paraId="56A64FAE" w14:textId="77777777" w:rsidR="00DD0517" w:rsidRDefault="00DD0517" w:rsidP="00BD0ADE">
      <w:pPr>
        <w:jc w:val="both"/>
      </w:pPr>
    </w:p>
    <w:p w14:paraId="454BB3FB" w14:textId="77777777" w:rsidR="00DD0517" w:rsidRPr="00BE0598" w:rsidRDefault="00DD0517" w:rsidP="00BD0ADE">
      <w:pPr>
        <w:jc w:val="both"/>
        <w:rPr>
          <w:i/>
          <w:iCs/>
        </w:rPr>
      </w:pPr>
      <w:r w:rsidRPr="00BE0598">
        <w:rPr>
          <w:i/>
          <w:iCs/>
        </w:rPr>
        <w:t>Title: Reflecting on Our Role in Addressing Affective Barriers</w:t>
      </w:r>
    </w:p>
    <w:p w14:paraId="24D4146A" w14:textId="77777777" w:rsidR="00152404" w:rsidRDefault="00152404" w:rsidP="00BD0ADE">
      <w:pPr>
        <w:jc w:val="both"/>
      </w:pPr>
    </w:p>
    <w:p w14:paraId="044481FF" w14:textId="692EE08F" w:rsidR="00DD0517" w:rsidRPr="000F48F9" w:rsidRDefault="00DD0517" w:rsidP="00BD0ADE">
      <w:pPr>
        <w:pStyle w:val="ListParagraph"/>
        <w:numPr>
          <w:ilvl w:val="0"/>
          <w:numId w:val="13"/>
        </w:numPr>
        <w:jc w:val="both"/>
      </w:pPr>
      <w:r w:rsidRPr="000F48F9">
        <w:lastRenderedPageBreak/>
        <w:t xml:space="preserve">To grow as educators, reflection is crucial. Take a moment to consider how </w:t>
      </w:r>
      <w:r w:rsidR="00CC376F" w:rsidRPr="000F48F9">
        <w:t>you have</w:t>
      </w:r>
      <w:r w:rsidRPr="000F48F9">
        <w:t xml:space="preserve"> supported students dealing with affective barriers in the past. What steps can you take to be more </w:t>
      </w:r>
      <w:r w:rsidR="00CC376F" w:rsidRPr="000F48F9">
        <w:t>initiative-taking</w:t>
      </w:r>
      <w:r w:rsidRPr="000F48F9">
        <w:t xml:space="preserve"> in identifying and addressing these barriers?</w:t>
      </w:r>
    </w:p>
    <w:p w14:paraId="533BD6FF" w14:textId="77777777" w:rsidR="00DD0517" w:rsidRDefault="00DD0517" w:rsidP="00BD0ADE">
      <w:pPr>
        <w:jc w:val="both"/>
      </w:pPr>
    </w:p>
    <w:p w14:paraId="39B3D9CA" w14:textId="77777777" w:rsidR="00DD0517" w:rsidRPr="00BE0598" w:rsidRDefault="00DD0517" w:rsidP="00BD0ADE">
      <w:pPr>
        <w:jc w:val="both"/>
        <w:rPr>
          <w:b/>
          <w:bCs/>
          <w:i/>
          <w:iCs/>
        </w:rPr>
      </w:pPr>
      <w:r w:rsidRPr="00BE0598">
        <w:rPr>
          <w:b/>
          <w:bCs/>
          <w:i/>
          <w:iCs/>
        </w:rPr>
        <w:t>Activity Materials:</w:t>
      </w:r>
    </w:p>
    <w:p w14:paraId="43B6FC77" w14:textId="77777777" w:rsidR="00DD0517" w:rsidRDefault="00DD0517" w:rsidP="00BD0ADE">
      <w:pPr>
        <w:jc w:val="both"/>
      </w:pPr>
    </w:p>
    <w:p w14:paraId="5E003227" w14:textId="77777777" w:rsidR="00DD0517" w:rsidRPr="00BE0598" w:rsidRDefault="00DD0517" w:rsidP="00BD0ADE">
      <w:pPr>
        <w:jc w:val="both"/>
        <w:rPr>
          <w:b/>
          <w:bCs/>
        </w:rPr>
      </w:pPr>
      <w:r w:rsidRPr="00BE0598">
        <w:rPr>
          <w:b/>
          <w:bCs/>
        </w:rPr>
        <w:t>Affective Barriers Scenario Cards:</w:t>
      </w:r>
    </w:p>
    <w:p w14:paraId="4890E29A" w14:textId="77777777" w:rsidR="00DD0517" w:rsidRPr="00BE0598" w:rsidRDefault="00DD0517" w:rsidP="00BD0ADE">
      <w:pPr>
        <w:jc w:val="both"/>
        <w:rPr>
          <w:i/>
          <w:iCs/>
        </w:rPr>
      </w:pPr>
    </w:p>
    <w:p w14:paraId="7951FF04" w14:textId="77777777" w:rsidR="00DD0517" w:rsidRPr="00BE0598" w:rsidRDefault="00DD0517" w:rsidP="00BD0ADE">
      <w:pPr>
        <w:jc w:val="both"/>
        <w:rPr>
          <w:i/>
          <w:iCs/>
        </w:rPr>
      </w:pPr>
      <w:r w:rsidRPr="00BE0598">
        <w:rPr>
          <w:i/>
          <w:iCs/>
        </w:rPr>
        <w:t>Title: Addressing Affective Barriers - Scenario Practice</w:t>
      </w:r>
    </w:p>
    <w:p w14:paraId="3A566852" w14:textId="77777777" w:rsidR="00CD42C8" w:rsidRDefault="00CD42C8" w:rsidP="00BD0ADE">
      <w:pPr>
        <w:jc w:val="both"/>
      </w:pPr>
    </w:p>
    <w:p w14:paraId="59B12AD2" w14:textId="2DAC395C" w:rsidR="00DD0517" w:rsidRDefault="00DD0517" w:rsidP="00BD0ADE">
      <w:pPr>
        <w:pStyle w:val="ListParagraph"/>
        <w:numPr>
          <w:ilvl w:val="0"/>
          <w:numId w:val="13"/>
        </w:numPr>
        <w:jc w:val="both"/>
      </w:pPr>
      <w:r>
        <w:t xml:space="preserve">These scenario cards present situations where students grapple with affective barriers. Use them to identify the barriers, discuss potential responses, and decide on an action plan. </w:t>
      </w:r>
      <w:r w:rsidR="00CC376F">
        <w:t>Do not</w:t>
      </w:r>
      <w:r>
        <w:t xml:space="preserve"> forget to reflect on what you learned from each scenario.</w:t>
      </w:r>
    </w:p>
    <w:p w14:paraId="7CC4A98E" w14:textId="77777777" w:rsidR="00DD0517" w:rsidRPr="00BE0598" w:rsidRDefault="00DD0517" w:rsidP="00BD0ADE">
      <w:pPr>
        <w:jc w:val="both"/>
        <w:rPr>
          <w:b/>
          <w:bCs/>
        </w:rPr>
      </w:pPr>
    </w:p>
    <w:p w14:paraId="1FA9A2AD" w14:textId="77777777" w:rsidR="00DD0517" w:rsidRPr="00BE0598" w:rsidRDefault="00DD0517" w:rsidP="00BD0ADE">
      <w:pPr>
        <w:jc w:val="both"/>
        <w:rPr>
          <w:b/>
          <w:bCs/>
        </w:rPr>
      </w:pPr>
      <w:r w:rsidRPr="00BE0598">
        <w:rPr>
          <w:b/>
          <w:bCs/>
        </w:rPr>
        <w:t>Affective Barriers Strategy Handout:</w:t>
      </w:r>
    </w:p>
    <w:p w14:paraId="49D28483" w14:textId="77777777" w:rsidR="00DD0517" w:rsidRDefault="00DD0517" w:rsidP="00BD0ADE">
      <w:pPr>
        <w:jc w:val="both"/>
      </w:pPr>
    </w:p>
    <w:p w14:paraId="2C32823D" w14:textId="77777777" w:rsidR="00DD0517" w:rsidRPr="00BE0598" w:rsidRDefault="00DD0517" w:rsidP="00BD0ADE">
      <w:pPr>
        <w:jc w:val="both"/>
        <w:rPr>
          <w:i/>
          <w:iCs/>
        </w:rPr>
      </w:pPr>
      <w:r w:rsidRPr="00BE0598">
        <w:rPr>
          <w:i/>
          <w:iCs/>
        </w:rPr>
        <w:t>Title: Addressing Affective Barriers - Strategies at a Glance</w:t>
      </w:r>
    </w:p>
    <w:p w14:paraId="57313E63" w14:textId="77777777" w:rsidR="00BE0598" w:rsidRPr="00AB1650" w:rsidRDefault="00BE0598" w:rsidP="00BD0ADE">
      <w:pPr>
        <w:jc w:val="both"/>
      </w:pPr>
    </w:p>
    <w:p w14:paraId="28BB202C" w14:textId="12988111" w:rsidR="00DD0517" w:rsidRPr="00AB1650" w:rsidRDefault="00DD0517" w:rsidP="00BD0ADE">
      <w:pPr>
        <w:pStyle w:val="ListParagraph"/>
        <w:numPr>
          <w:ilvl w:val="0"/>
          <w:numId w:val="13"/>
        </w:numPr>
        <w:jc w:val="both"/>
      </w:pPr>
      <w:r w:rsidRPr="00AB1650">
        <w:t>This handout is a useful reference guide, providing key strategies to address affective barriers in your lessons or during classroom situations.</w:t>
      </w:r>
    </w:p>
    <w:p w14:paraId="2DCE12CD" w14:textId="77777777" w:rsidR="00DD0517" w:rsidRDefault="00DD0517" w:rsidP="00BD0ADE">
      <w:pPr>
        <w:jc w:val="both"/>
      </w:pPr>
    </w:p>
    <w:p w14:paraId="55B3FBA4" w14:textId="77777777" w:rsidR="00DD0517" w:rsidRPr="00BE0598" w:rsidRDefault="00DD0517" w:rsidP="00BD0ADE">
      <w:pPr>
        <w:jc w:val="both"/>
        <w:rPr>
          <w:b/>
          <w:bCs/>
        </w:rPr>
      </w:pPr>
      <w:r w:rsidRPr="00BE0598">
        <w:rPr>
          <w:b/>
          <w:bCs/>
        </w:rPr>
        <w:t>Personal Reflection Worksheet:</w:t>
      </w:r>
    </w:p>
    <w:p w14:paraId="74C9B31E" w14:textId="77777777" w:rsidR="00DD0517" w:rsidRDefault="00DD0517" w:rsidP="00BD0ADE">
      <w:pPr>
        <w:jc w:val="both"/>
      </w:pPr>
    </w:p>
    <w:p w14:paraId="78E97F5B" w14:textId="77777777" w:rsidR="00DD0517" w:rsidRPr="00BE0598" w:rsidRDefault="00DD0517" w:rsidP="00BD0ADE">
      <w:pPr>
        <w:jc w:val="both"/>
        <w:rPr>
          <w:i/>
          <w:iCs/>
        </w:rPr>
      </w:pPr>
      <w:r w:rsidRPr="00BE0598">
        <w:rPr>
          <w:i/>
          <w:iCs/>
        </w:rPr>
        <w:t>Title: My Approach to Affective Barriers</w:t>
      </w:r>
    </w:p>
    <w:p w14:paraId="08B7BF31" w14:textId="77777777" w:rsidR="00AB1650" w:rsidRDefault="00AB1650" w:rsidP="00BD0ADE">
      <w:pPr>
        <w:jc w:val="both"/>
      </w:pPr>
    </w:p>
    <w:p w14:paraId="6F584B4E" w14:textId="22E6BCDB" w:rsidR="00881968" w:rsidRPr="00AB1650" w:rsidRDefault="00DD0517" w:rsidP="00BD0ADE">
      <w:pPr>
        <w:pStyle w:val="ListParagraph"/>
        <w:numPr>
          <w:ilvl w:val="0"/>
          <w:numId w:val="13"/>
        </w:numPr>
        <w:jc w:val="both"/>
      </w:pPr>
      <w:r w:rsidRPr="00AB1650">
        <w:lastRenderedPageBreak/>
        <w:t>Self-reflection is a vital part of professional growth. Use this worksheet to reflect on your strengths, areas for improvement, and what support you might need. Draft a personal action plan for better addressing affective barriers in your classroom.</w:t>
      </w:r>
    </w:p>
    <w:p w14:paraId="5E6CCE66" w14:textId="77777777" w:rsidR="00296EB1" w:rsidRDefault="00296EB1" w:rsidP="00BD0ADE">
      <w:pPr>
        <w:jc w:val="both"/>
      </w:pPr>
    </w:p>
    <w:p w14:paraId="0D813378" w14:textId="77777777" w:rsidR="00BE0598" w:rsidRDefault="00BE0598" w:rsidP="00BD0ADE">
      <w:pPr>
        <w:jc w:val="both"/>
      </w:pPr>
    </w:p>
    <w:p w14:paraId="0E5835EE" w14:textId="77777777" w:rsidR="00BE0598" w:rsidRDefault="00BE0598" w:rsidP="00BD0ADE">
      <w:pPr>
        <w:jc w:val="both"/>
      </w:pPr>
    </w:p>
    <w:p w14:paraId="15B41D38" w14:textId="77777777" w:rsidR="00BE0598" w:rsidRDefault="00BE0598" w:rsidP="00BD0ADE">
      <w:pPr>
        <w:jc w:val="both"/>
      </w:pPr>
    </w:p>
    <w:p w14:paraId="39920FC8" w14:textId="77777777" w:rsidR="00BE0598" w:rsidRDefault="00BE0598" w:rsidP="00BD0ADE">
      <w:pPr>
        <w:jc w:val="both"/>
      </w:pPr>
    </w:p>
    <w:p w14:paraId="0D955695" w14:textId="77777777" w:rsidR="00BE0598" w:rsidRDefault="00BE0598" w:rsidP="00BD0ADE">
      <w:pPr>
        <w:jc w:val="both"/>
      </w:pPr>
    </w:p>
    <w:p w14:paraId="3D4A4CA1" w14:textId="77777777" w:rsidR="00BE0598" w:rsidRDefault="00BE0598" w:rsidP="00BD0ADE">
      <w:pPr>
        <w:jc w:val="both"/>
      </w:pPr>
    </w:p>
    <w:p w14:paraId="2201C718" w14:textId="77777777" w:rsidR="00BE0598" w:rsidRDefault="00BE0598" w:rsidP="00BD0ADE">
      <w:pPr>
        <w:jc w:val="both"/>
      </w:pPr>
    </w:p>
    <w:p w14:paraId="5BD999D2" w14:textId="77777777" w:rsidR="00BE0598" w:rsidRDefault="00BE0598" w:rsidP="00BD0ADE">
      <w:pPr>
        <w:jc w:val="both"/>
      </w:pPr>
    </w:p>
    <w:p w14:paraId="7ABAFC6C" w14:textId="77777777" w:rsidR="00BE0598" w:rsidRDefault="00BE0598" w:rsidP="00BD0ADE">
      <w:pPr>
        <w:jc w:val="both"/>
      </w:pPr>
    </w:p>
    <w:p w14:paraId="35A4B3FC" w14:textId="77777777" w:rsidR="00BE0598" w:rsidRDefault="00BE0598" w:rsidP="00BD0ADE">
      <w:pPr>
        <w:jc w:val="both"/>
      </w:pPr>
    </w:p>
    <w:p w14:paraId="4FCE2320" w14:textId="77777777" w:rsidR="00296EB1" w:rsidRDefault="00296EB1" w:rsidP="00BD0ADE">
      <w:pPr>
        <w:jc w:val="both"/>
      </w:pPr>
    </w:p>
    <w:p w14:paraId="69AC7852" w14:textId="3104A90D" w:rsidR="00296EB1" w:rsidRPr="00AB1650" w:rsidRDefault="00BE0598" w:rsidP="00BD0ADE">
      <w:pPr>
        <w:pStyle w:val="Heading1"/>
        <w:jc w:val="both"/>
        <w:rPr>
          <w:b w:val="0"/>
          <w:bCs/>
        </w:rPr>
      </w:pPr>
      <w:bookmarkStart w:id="154" w:name="_Toc138430637"/>
      <w:r>
        <w:rPr>
          <w:bCs/>
        </w:rPr>
        <w:t xml:space="preserve">Appendix C: </w:t>
      </w:r>
      <w:r w:rsidR="00296EB1" w:rsidRPr="00AB1650">
        <w:rPr>
          <w:bCs/>
        </w:rPr>
        <w:t>Module 3</w:t>
      </w:r>
      <w:r>
        <w:rPr>
          <w:bCs/>
        </w:rPr>
        <w:t xml:space="preserve"> - </w:t>
      </w:r>
      <w:r w:rsidR="00296EB1" w:rsidRPr="00AB1650">
        <w:rPr>
          <w:bCs/>
        </w:rPr>
        <w:t>Promoting Emotional Well-being</w:t>
      </w:r>
      <w:bookmarkEnd w:id="154"/>
    </w:p>
    <w:p w14:paraId="1890D1A9" w14:textId="77777777" w:rsidR="00296EB1" w:rsidRDefault="00296EB1" w:rsidP="00BD0ADE">
      <w:pPr>
        <w:jc w:val="both"/>
      </w:pPr>
    </w:p>
    <w:p w14:paraId="06C7FB24" w14:textId="5B5F8D60" w:rsidR="00296EB1" w:rsidRPr="00FE34B6" w:rsidRDefault="00BE0598" w:rsidP="00BD0ADE">
      <w:pPr>
        <w:jc w:val="both"/>
        <w:rPr>
          <w:b/>
          <w:bCs/>
        </w:rPr>
      </w:pPr>
      <w:r w:rsidRPr="00E01640">
        <w:rPr>
          <w:b/>
          <w:bCs/>
        </w:rPr>
        <w:t>Aim</w:t>
      </w:r>
      <w:r w:rsidR="00296EB1" w:rsidRPr="00E01640">
        <w:rPr>
          <w:b/>
          <w:bCs/>
        </w:rPr>
        <w:t>:</w:t>
      </w:r>
      <w:r w:rsidR="00296EB1" w:rsidRPr="00FE34B6">
        <w:rPr>
          <w:b/>
          <w:bCs/>
        </w:rPr>
        <w:t xml:space="preserve"> </w:t>
      </w:r>
      <w:r w:rsidR="00296EB1" w:rsidRPr="00FE34B6">
        <w:t xml:space="preserve">This module aims to guide educators in understanding the critical role of emotional well-being in learning </w:t>
      </w:r>
      <w:r w:rsidR="003E731C" w:rsidRPr="00FE34B6">
        <w:t>environments and</w:t>
      </w:r>
      <w:r w:rsidR="00296EB1" w:rsidRPr="00FE34B6">
        <w:t xml:space="preserve"> equipping them with tools and strategies to foster it within their classrooms.</w:t>
      </w:r>
    </w:p>
    <w:p w14:paraId="40FA5724" w14:textId="77777777" w:rsidR="00296EB1" w:rsidRDefault="00296EB1" w:rsidP="00BD0ADE">
      <w:pPr>
        <w:jc w:val="both"/>
      </w:pPr>
    </w:p>
    <w:p w14:paraId="5EEDC95B" w14:textId="77777777" w:rsidR="00296EB1" w:rsidRPr="00BE0598" w:rsidRDefault="00296EB1" w:rsidP="00BD0ADE">
      <w:pPr>
        <w:jc w:val="both"/>
        <w:rPr>
          <w:b/>
          <w:bCs/>
          <w:i/>
          <w:iCs/>
        </w:rPr>
      </w:pPr>
      <w:r w:rsidRPr="00BE0598">
        <w:rPr>
          <w:b/>
          <w:bCs/>
          <w:i/>
          <w:iCs/>
        </w:rPr>
        <w:t>PowerPoint Slide 1: Title Slide</w:t>
      </w:r>
    </w:p>
    <w:p w14:paraId="63529A9F" w14:textId="77777777" w:rsidR="00296EB1" w:rsidRDefault="00296EB1" w:rsidP="00BD0ADE">
      <w:pPr>
        <w:jc w:val="both"/>
      </w:pPr>
    </w:p>
    <w:p w14:paraId="7302BB8C" w14:textId="77777777" w:rsidR="00296EB1" w:rsidRPr="00BE0598" w:rsidRDefault="00296EB1" w:rsidP="00BD0ADE">
      <w:pPr>
        <w:jc w:val="both"/>
        <w:rPr>
          <w:i/>
          <w:iCs/>
        </w:rPr>
      </w:pPr>
      <w:r w:rsidRPr="00BE0598">
        <w:rPr>
          <w:i/>
          <w:iCs/>
        </w:rPr>
        <w:t>Title: Promoting Emotional Well-being</w:t>
      </w:r>
    </w:p>
    <w:p w14:paraId="22F9D3FA" w14:textId="77777777" w:rsidR="00FE34B6" w:rsidRPr="00BE0598" w:rsidRDefault="00FE34B6" w:rsidP="00BD0ADE">
      <w:pPr>
        <w:jc w:val="both"/>
        <w:rPr>
          <w:i/>
          <w:iCs/>
        </w:rPr>
      </w:pPr>
    </w:p>
    <w:p w14:paraId="4AE1D861" w14:textId="77777777" w:rsidR="00296EB1" w:rsidRPr="00BE0598" w:rsidRDefault="00296EB1" w:rsidP="00BD0ADE">
      <w:pPr>
        <w:jc w:val="both"/>
        <w:rPr>
          <w:i/>
          <w:iCs/>
        </w:rPr>
      </w:pPr>
      <w:r w:rsidRPr="00BE0598">
        <w:rPr>
          <w:i/>
          <w:iCs/>
        </w:rPr>
        <w:t>Subtitle: Cultivating Emotionally Nurturing Learning Environments</w:t>
      </w:r>
    </w:p>
    <w:p w14:paraId="5536D814" w14:textId="77777777" w:rsidR="00296EB1" w:rsidRDefault="00296EB1" w:rsidP="00BD0ADE">
      <w:pPr>
        <w:jc w:val="both"/>
      </w:pPr>
    </w:p>
    <w:p w14:paraId="340C651D" w14:textId="162993FD" w:rsidR="00296EB1" w:rsidRPr="00FE34B6" w:rsidRDefault="00296EB1" w:rsidP="00BD0ADE">
      <w:pPr>
        <w:pStyle w:val="ListParagraph"/>
        <w:numPr>
          <w:ilvl w:val="0"/>
          <w:numId w:val="13"/>
        </w:numPr>
        <w:jc w:val="both"/>
      </w:pPr>
      <w:r w:rsidRPr="00FE34B6">
        <w:t>Welcome to Module 3 - Promoting Emotional Well-being. This module will underscore the significance of emotional health in education and provide you with tools to foster a nurturing learning environment.</w:t>
      </w:r>
    </w:p>
    <w:p w14:paraId="5A8FC7F3" w14:textId="77777777" w:rsidR="00296EB1" w:rsidRDefault="00296EB1" w:rsidP="00BD0ADE">
      <w:pPr>
        <w:jc w:val="both"/>
      </w:pPr>
    </w:p>
    <w:p w14:paraId="58F69AE1" w14:textId="77777777" w:rsidR="00296EB1" w:rsidRPr="00BE0598" w:rsidRDefault="00296EB1" w:rsidP="00BD0ADE">
      <w:pPr>
        <w:jc w:val="both"/>
        <w:rPr>
          <w:b/>
          <w:bCs/>
          <w:i/>
          <w:iCs/>
        </w:rPr>
      </w:pPr>
      <w:r w:rsidRPr="00BE0598">
        <w:rPr>
          <w:b/>
          <w:bCs/>
          <w:i/>
          <w:iCs/>
        </w:rPr>
        <w:t>PowerPoint Slide 2: Understanding Emotional Well-being</w:t>
      </w:r>
    </w:p>
    <w:p w14:paraId="07A08F45" w14:textId="77777777" w:rsidR="00296EB1" w:rsidRDefault="00296EB1" w:rsidP="00BD0ADE">
      <w:pPr>
        <w:jc w:val="both"/>
      </w:pPr>
    </w:p>
    <w:p w14:paraId="35A50243" w14:textId="77777777" w:rsidR="00296EB1" w:rsidRDefault="00296EB1" w:rsidP="00BD0ADE">
      <w:pPr>
        <w:jc w:val="both"/>
        <w:rPr>
          <w:i/>
          <w:iCs/>
        </w:rPr>
      </w:pPr>
      <w:r w:rsidRPr="00BE0598">
        <w:rPr>
          <w:i/>
          <w:iCs/>
        </w:rPr>
        <w:lastRenderedPageBreak/>
        <w:t>Title: The Importance of Emotional Well-being in Education</w:t>
      </w:r>
    </w:p>
    <w:p w14:paraId="69B79FCE" w14:textId="77777777" w:rsidR="00BE0598" w:rsidRPr="00BE0598" w:rsidRDefault="00BE0598" w:rsidP="00BD0ADE">
      <w:pPr>
        <w:jc w:val="both"/>
        <w:rPr>
          <w:i/>
          <w:iCs/>
        </w:rPr>
      </w:pPr>
    </w:p>
    <w:p w14:paraId="1654A706" w14:textId="71FC02EF" w:rsidR="00296EB1" w:rsidRPr="00B062E1" w:rsidRDefault="00296EB1" w:rsidP="00BD0ADE">
      <w:pPr>
        <w:pStyle w:val="ListParagraph"/>
        <w:numPr>
          <w:ilvl w:val="0"/>
          <w:numId w:val="13"/>
        </w:numPr>
        <w:jc w:val="both"/>
      </w:pPr>
      <w:r w:rsidRPr="00B062E1">
        <w:t xml:space="preserve">Emotional well-being involves how we feel about ourselves and how we cope with life events. It plays a vital role in learning, </w:t>
      </w:r>
      <w:r w:rsidR="00B062E1" w:rsidRPr="00B062E1">
        <w:t>behaviour</w:t>
      </w:r>
      <w:r w:rsidRPr="00B062E1">
        <w:t>, and interpersonal relationships within educational settings. Schools and educators hold a crucial responsibility in promoting emotional well-being amongst students.</w:t>
      </w:r>
    </w:p>
    <w:p w14:paraId="48984D1F" w14:textId="77777777" w:rsidR="00296EB1" w:rsidRDefault="00296EB1" w:rsidP="00BD0ADE">
      <w:pPr>
        <w:jc w:val="both"/>
      </w:pPr>
    </w:p>
    <w:p w14:paraId="15D38418" w14:textId="77777777" w:rsidR="00296EB1" w:rsidRPr="00BE0598" w:rsidRDefault="00296EB1" w:rsidP="00BD0ADE">
      <w:pPr>
        <w:jc w:val="both"/>
        <w:rPr>
          <w:b/>
          <w:bCs/>
          <w:i/>
          <w:iCs/>
        </w:rPr>
      </w:pPr>
      <w:r w:rsidRPr="00BE0598">
        <w:rPr>
          <w:b/>
          <w:bCs/>
          <w:i/>
          <w:iCs/>
        </w:rPr>
        <w:t>PowerPoint Slide 3: Strategies to Promote Emotional Well-being</w:t>
      </w:r>
    </w:p>
    <w:p w14:paraId="6E7F3A6C" w14:textId="77777777" w:rsidR="00296EB1" w:rsidRDefault="00296EB1" w:rsidP="00BD0ADE">
      <w:pPr>
        <w:jc w:val="both"/>
      </w:pPr>
    </w:p>
    <w:p w14:paraId="21F139CC" w14:textId="77777777" w:rsidR="00296EB1" w:rsidRDefault="00296EB1" w:rsidP="00BD0ADE">
      <w:pPr>
        <w:jc w:val="both"/>
        <w:rPr>
          <w:i/>
          <w:iCs/>
        </w:rPr>
      </w:pPr>
      <w:r w:rsidRPr="00BE0598">
        <w:rPr>
          <w:i/>
          <w:iCs/>
        </w:rPr>
        <w:t>Title: Classroom Strategies for Promoting Emotional Well-being</w:t>
      </w:r>
    </w:p>
    <w:p w14:paraId="20BF0277" w14:textId="77777777" w:rsidR="00BE0598" w:rsidRPr="00BE0598" w:rsidRDefault="00BE0598" w:rsidP="00BD0ADE">
      <w:pPr>
        <w:jc w:val="both"/>
        <w:rPr>
          <w:i/>
          <w:iCs/>
        </w:rPr>
      </w:pPr>
    </w:p>
    <w:p w14:paraId="3E4304A0" w14:textId="5A273149" w:rsidR="00296EB1" w:rsidRPr="00402C38" w:rsidRDefault="00296EB1" w:rsidP="00BD0ADE">
      <w:pPr>
        <w:pStyle w:val="ListParagraph"/>
        <w:numPr>
          <w:ilvl w:val="0"/>
          <w:numId w:val="13"/>
        </w:numPr>
        <w:jc w:val="both"/>
      </w:pPr>
      <w:r w:rsidRPr="00402C38">
        <w:t xml:space="preserve">In promoting emotional well-being, strategies include creating a supportive classroom environment, fostering positive relationships, teaching emotional literacy, integrating mindfulness </w:t>
      </w:r>
      <w:r w:rsidRPr="00402C38">
        <w:lastRenderedPageBreak/>
        <w:t>practices, and providing opportunities for success. The implementation of these strategies can make a significant difference in students' emotional health.</w:t>
      </w:r>
    </w:p>
    <w:p w14:paraId="2C154CD6" w14:textId="77777777" w:rsidR="00296EB1" w:rsidRDefault="00296EB1" w:rsidP="00BD0ADE">
      <w:pPr>
        <w:jc w:val="both"/>
      </w:pPr>
    </w:p>
    <w:p w14:paraId="483177FF" w14:textId="77777777" w:rsidR="00296EB1" w:rsidRPr="00BE0598" w:rsidRDefault="00296EB1" w:rsidP="00BD0ADE">
      <w:pPr>
        <w:jc w:val="both"/>
        <w:rPr>
          <w:b/>
          <w:bCs/>
          <w:i/>
          <w:iCs/>
        </w:rPr>
      </w:pPr>
      <w:r w:rsidRPr="00BE0598">
        <w:rPr>
          <w:b/>
          <w:bCs/>
          <w:i/>
          <w:iCs/>
        </w:rPr>
        <w:t>PowerPoint Slide 4: Responding to Emotional Distress</w:t>
      </w:r>
    </w:p>
    <w:p w14:paraId="2CD54BB4" w14:textId="77777777" w:rsidR="00296EB1" w:rsidRDefault="00296EB1" w:rsidP="00BD0ADE">
      <w:pPr>
        <w:jc w:val="both"/>
      </w:pPr>
    </w:p>
    <w:p w14:paraId="0DC5F89C" w14:textId="77777777" w:rsidR="00296EB1" w:rsidRDefault="00296EB1" w:rsidP="00BD0ADE">
      <w:pPr>
        <w:jc w:val="both"/>
        <w:rPr>
          <w:i/>
          <w:iCs/>
        </w:rPr>
      </w:pPr>
      <w:r w:rsidRPr="00BE0598">
        <w:rPr>
          <w:i/>
          <w:iCs/>
        </w:rPr>
        <w:t>Title: Navigating Emotional Distress in Students</w:t>
      </w:r>
    </w:p>
    <w:p w14:paraId="381D5E70" w14:textId="77777777" w:rsidR="00BE0598" w:rsidRPr="00BE0598" w:rsidRDefault="00BE0598" w:rsidP="00BD0ADE">
      <w:pPr>
        <w:jc w:val="both"/>
        <w:rPr>
          <w:i/>
          <w:iCs/>
        </w:rPr>
      </w:pPr>
    </w:p>
    <w:p w14:paraId="7EDF1F55" w14:textId="5CC3CAC2" w:rsidR="00296EB1" w:rsidRDefault="00CC376F" w:rsidP="00BD0ADE">
      <w:pPr>
        <w:pStyle w:val="ListParagraph"/>
        <w:numPr>
          <w:ilvl w:val="0"/>
          <w:numId w:val="13"/>
        </w:numPr>
        <w:jc w:val="both"/>
      </w:pPr>
      <w:r>
        <w:t>It is</w:t>
      </w:r>
      <w:r w:rsidR="00296EB1">
        <w:t xml:space="preserve"> critical to effectively respond to students experiencing emotional distress. Understanding emotional triggers, providing appropriate support, and knowing when to seek additional help are key components in managing such situations.</w:t>
      </w:r>
    </w:p>
    <w:p w14:paraId="50C1F597" w14:textId="77777777" w:rsidR="00296EB1" w:rsidRPr="00BE0598" w:rsidRDefault="00296EB1" w:rsidP="00BD0ADE">
      <w:pPr>
        <w:jc w:val="both"/>
        <w:rPr>
          <w:b/>
          <w:bCs/>
          <w:i/>
          <w:iCs/>
        </w:rPr>
      </w:pPr>
    </w:p>
    <w:p w14:paraId="3BF7897B" w14:textId="77777777" w:rsidR="00296EB1" w:rsidRPr="001C7653" w:rsidRDefault="00296EB1" w:rsidP="00BD0ADE">
      <w:pPr>
        <w:jc w:val="both"/>
        <w:rPr>
          <w:b/>
          <w:bCs/>
        </w:rPr>
      </w:pPr>
      <w:r w:rsidRPr="00BE0598">
        <w:rPr>
          <w:b/>
          <w:bCs/>
          <w:i/>
          <w:iCs/>
        </w:rPr>
        <w:t>PowerPoint Slide 5: Reflection and Discussion</w:t>
      </w:r>
    </w:p>
    <w:p w14:paraId="2262158B" w14:textId="77777777" w:rsidR="00296EB1" w:rsidRDefault="00296EB1" w:rsidP="00BD0ADE">
      <w:pPr>
        <w:jc w:val="both"/>
      </w:pPr>
    </w:p>
    <w:p w14:paraId="27E13184" w14:textId="77777777" w:rsidR="00296EB1" w:rsidRPr="00BE0598" w:rsidRDefault="00296EB1" w:rsidP="00BD0ADE">
      <w:pPr>
        <w:jc w:val="both"/>
        <w:rPr>
          <w:i/>
          <w:iCs/>
        </w:rPr>
      </w:pPr>
      <w:r w:rsidRPr="00BE0598">
        <w:rPr>
          <w:i/>
          <w:iCs/>
        </w:rPr>
        <w:t>Title: Reflecting on Our Practice</w:t>
      </w:r>
    </w:p>
    <w:p w14:paraId="05355B64" w14:textId="1CAE33FB" w:rsidR="00296EB1" w:rsidRPr="001C7653" w:rsidRDefault="00296EB1" w:rsidP="00BD0ADE">
      <w:pPr>
        <w:pStyle w:val="ListParagraph"/>
        <w:numPr>
          <w:ilvl w:val="0"/>
          <w:numId w:val="13"/>
        </w:numPr>
        <w:jc w:val="both"/>
      </w:pPr>
      <w:r w:rsidRPr="001C7653">
        <w:t>As we progress, reflection remains a cornerstone of our growth. Consider the ways in which emotional well-being is currently promoted in your classrooms and what changes can be made to better support students' emotional health.</w:t>
      </w:r>
    </w:p>
    <w:p w14:paraId="6AFFB4E9" w14:textId="77777777" w:rsidR="00296EB1" w:rsidRDefault="00296EB1" w:rsidP="00BD0ADE">
      <w:pPr>
        <w:jc w:val="both"/>
      </w:pPr>
    </w:p>
    <w:p w14:paraId="6ECC4794" w14:textId="77777777" w:rsidR="00296EB1" w:rsidRPr="00BE0598" w:rsidRDefault="00296EB1" w:rsidP="00BD0ADE">
      <w:pPr>
        <w:jc w:val="both"/>
        <w:rPr>
          <w:b/>
          <w:bCs/>
          <w:i/>
          <w:iCs/>
        </w:rPr>
      </w:pPr>
      <w:r w:rsidRPr="00BE0598">
        <w:rPr>
          <w:b/>
          <w:bCs/>
          <w:i/>
          <w:iCs/>
        </w:rPr>
        <w:t>Activity Materials:</w:t>
      </w:r>
    </w:p>
    <w:p w14:paraId="2DE2D933" w14:textId="77777777" w:rsidR="00296EB1" w:rsidRDefault="00296EB1" w:rsidP="00BD0ADE">
      <w:pPr>
        <w:jc w:val="both"/>
      </w:pPr>
    </w:p>
    <w:p w14:paraId="72B34AAC" w14:textId="77777777" w:rsidR="00296EB1" w:rsidRPr="00BE0598" w:rsidRDefault="00296EB1" w:rsidP="00BD0ADE">
      <w:pPr>
        <w:jc w:val="both"/>
        <w:rPr>
          <w:b/>
          <w:bCs/>
        </w:rPr>
      </w:pPr>
      <w:r w:rsidRPr="00BE0598">
        <w:rPr>
          <w:b/>
          <w:bCs/>
        </w:rPr>
        <w:lastRenderedPageBreak/>
        <w:t>Emotional Well-being Scenario Cards:</w:t>
      </w:r>
    </w:p>
    <w:p w14:paraId="63449DD2" w14:textId="77777777" w:rsidR="00296EB1" w:rsidRDefault="00296EB1" w:rsidP="00BD0ADE">
      <w:pPr>
        <w:jc w:val="both"/>
      </w:pPr>
    </w:p>
    <w:p w14:paraId="5A676C83" w14:textId="77777777" w:rsidR="00296EB1" w:rsidRDefault="00296EB1" w:rsidP="00BD0ADE">
      <w:pPr>
        <w:jc w:val="both"/>
        <w:rPr>
          <w:i/>
          <w:iCs/>
        </w:rPr>
      </w:pPr>
      <w:r w:rsidRPr="00BE0598">
        <w:rPr>
          <w:i/>
          <w:iCs/>
        </w:rPr>
        <w:t>Title: Promoting Emotional Well-being - Scenario Practice</w:t>
      </w:r>
    </w:p>
    <w:p w14:paraId="29C58E10" w14:textId="77777777" w:rsidR="00BE0598" w:rsidRPr="00BE0598" w:rsidRDefault="00BE0598" w:rsidP="00BD0ADE">
      <w:pPr>
        <w:jc w:val="both"/>
        <w:rPr>
          <w:i/>
          <w:iCs/>
        </w:rPr>
      </w:pPr>
    </w:p>
    <w:p w14:paraId="4CBAB4A8" w14:textId="25DE20B9" w:rsidR="00296EB1" w:rsidRPr="00871FA4" w:rsidRDefault="00296EB1" w:rsidP="00BD0ADE">
      <w:pPr>
        <w:pStyle w:val="ListParagraph"/>
        <w:numPr>
          <w:ilvl w:val="0"/>
          <w:numId w:val="13"/>
        </w:numPr>
        <w:jc w:val="both"/>
      </w:pPr>
      <w:r w:rsidRPr="00871FA4">
        <w:t>These scenario cards provide different situations related to emotional well-being. As a group, identify the emotional needs presented, discuss potential responses, and decide on an action plan. Reflect on what you learn from each scenario.</w:t>
      </w:r>
    </w:p>
    <w:p w14:paraId="31B16D6B" w14:textId="77777777" w:rsidR="00296EB1" w:rsidRDefault="00296EB1" w:rsidP="00BD0ADE">
      <w:pPr>
        <w:jc w:val="both"/>
      </w:pPr>
    </w:p>
    <w:p w14:paraId="7EBF7A48" w14:textId="77777777" w:rsidR="00296EB1" w:rsidRDefault="00296EB1" w:rsidP="00BD0ADE">
      <w:pPr>
        <w:jc w:val="both"/>
        <w:rPr>
          <w:b/>
          <w:bCs/>
        </w:rPr>
      </w:pPr>
      <w:r w:rsidRPr="00BE0598">
        <w:rPr>
          <w:b/>
          <w:bCs/>
        </w:rPr>
        <w:t>Emotional Well-being Strategy Handout:</w:t>
      </w:r>
    </w:p>
    <w:p w14:paraId="22887F63" w14:textId="77777777" w:rsidR="00962A22" w:rsidRPr="00BE0598" w:rsidRDefault="00962A22" w:rsidP="00BD0ADE">
      <w:pPr>
        <w:jc w:val="both"/>
        <w:rPr>
          <w:b/>
          <w:bCs/>
        </w:rPr>
      </w:pPr>
    </w:p>
    <w:p w14:paraId="641230EC" w14:textId="77777777" w:rsidR="00296EB1" w:rsidRDefault="00296EB1" w:rsidP="00BD0ADE">
      <w:pPr>
        <w:jc w:val="both"/>
        <w:rPr>
          <w:i/>
          <w:iCs/>
        </w:rPr>
      </w:pPr>
      <w:r w:rsidRPr="00BE0598">
        <w:rPr>
          <w:i/>
          <w:iCs/>
        </w:rPr>
        <w:t>Title: Promoting Emotional Well-being - Strategies at a Glance</w:t>
      </w:r>
    </w:p>
    <w:p w14:paraId="1D332D99" w14:textId="77777777" w:rsidR="00BE0598" w:rsidRPr="00BE0598" w:rsidRDefault="00BE0598" w:rsidP="00BD0ADE">
      <w:pPr>
        <w:jc w:val="both"/>
        <w:rPr>
          <w:i/>
          <w:iCs/>
        </w:rPr>
      </w:pPr>
    </w:p>
    <w:p w14:paraId="28EBC22D" w14:textId="7FC9DFF8" w:rsidR="00296EB1" w:rsidRPr="00871FA4" w:rsidRDefault="00296EB1" w:rsidP="00BD0ADE">
      <w:pPr>
        <w:pStyle w:val="ListParagraph"/>
        <w:numPr>
          <w:ilvl w:val="0"/>
          <w:numId w:val="13"/>
        </w:numPr>
        <w:jc w:val="both"/>
      </w:pPr>
      <w:r w:rsidRPr="00871FA4">
        <w:lastRenderedPageBreak/>
        <w:t>This handout will serve as a quick reference guide, summarizing key strategies to promote emotional well-being during lesson planning or classroom management.</w:t>
      </w:r>
    </w:p>
    <w:p w14:paraId="7784F629" w14:textId="77777777" w:rsidR="00296EB1" w:rsidRDefault="00296EB1" w:rsidP="00BD0ADE">
      <w:pPr>
        <w:jc w:val="both"/>
      </w:pPr>
    </w:p>
    <w:p w14:paraId="42E47D7A" w14:textId="77777777" w:rsidR="00296EB1" w:rsidRPr="00BE0598" w:rsidRDefault="00296EB1" w:rsidP="00BD0ADE">
      <w:pPr>
        <w:jc w:val="both"/>
        <w:rPr>
          <w:b/>
          <w:bCs/>
          <w:i/>
          <w:iCs/>
        </w:rPr>
      </w:pPr>
      <w:r w:rsidRPr="00BE0598">
        <w:rPr>
          <w:b/>
          <w:bCs/>
          <w:i/>
          <w:iCs/>
        </w:rPr>
        <w:t>Personal Reflection Worksheet:</w:t>
      </w:r>
    </w:p>
    <w:p w14:paraId="52AE9174" w14:textId="77777777" w:rsidR="00296EB1" w:rsidRDefault="00296EB1" w:rsidP="00BD0ADE">
      <w:pPr>
        <w:jc w:val="both"/>
      </w:pPr>
    </w:p>
    <w:p w14:paraId="0E0EEAB5" w14:textId="77777777" w:rsidR="00296EB1" w:rsidRDefault="00296EB1" w:rsidP="00BD0ADE">
      <w:pPr>
        <w:jc w:val="both"/>
        <w:rPr>
          <w:i/>
          <w:iCs/>
        </w:rPr>
      </w:pPr>
      <w:r w:rsidRPr="00BE0598">
        <w:rPr>
          <w:i/>
          <w:iCs/>
        </w:rPr>
        <w:t>Title: My Approach to Emotional Well-being</w:t>
      </w:r>
    </w:p>
    <w:p w14:paraId="4AA00AD6" w14:textId="77777777" w:rsidR="00BE0598" w:rsidRPr="00BE0598" w:rsidRDefault="00BE0598" w:rsidP="00BD0ADE">
      <w:pPr>
        <w:jc w:val="both"/>
        <w:rPr>
          <w:i/>
          <w:iCs/>
        </w:rPr>
      </w:pPr>
    </w:p>
    <w:p w14:paraId="6D4ED3E1" w14:textId="6372A736" w:rsidR="00296EB1" w:rsidRPr="00BB1259" w:rsidRDefault="00CC376F" w:rsidP="00BD0ADE">
      <w:pPr>
        <w:pStyle w:val="ListParagraph"/>
        <w:numPr>
          <w:ilvl w:val="0"/>
          <w:numId w:val="13"/>
        </w:numPr>
        <w:jc w:val="both"/>
      </w:pPr>
      <w:r w:rsidRPr="00BB1259">
        <w:t>Use</w:t>
      </w:r>
      <w:r w:rsidR="00296EB1" w:rsidRPr="00BB1259">
        <w:t xml:space="preserve"> this worksheet to reflect on your strengths and areas of improvement in promoting emotional well-being. Use this self-reflection to develop a personal action plan for enhancing emotional well-being in your classroom.</w:t>
      </w:r>
    </w:p>
    <w:p w14:paraId="04234C70" w14:textId="77777777" w:rsidR="00296EB1" w:rsidRDefault="00296EB1" w:rsidP="00BD0ADE">
      <w:pPr>
        <w:jc w:val="both"/>
      </w:pPr>
    </w:p>
    <w:p w14:paraId="7C2B2533" w14:textId="77777777" w:rsidR="00BE0598" w:rsidRDefault="00BE0598" w:rsidP="00BD0ADE">
      <w:pPr>
        <w:jc w:val="both"/>
      </w:pPr>
    </w:p>
    <w:p w14:paraId="1100553E" w14:textId="77777777" w:rsidR="00BE0598" w:rsidRDefault="00BE0598" w:rsidP="00BD0ADE">
      <w:pPr>
        <w:jc w:val="both"/>
      </w:pPr>
    </w:p>
    <w:p w14:paraId="0970F98A" w14:textId="77777777" w:rsidR="00BE0598" w:rsidRDefault="00BE0598" w:rsidP="00BD0ADE">
      <w:pPr>
        <w:jc w:val="both"/>
      </w:pPr>
    </w:p>
    <w:p w14:paraId="1CE5582B" w14:textId="77777777" w:rsidR="00BE0598" w:rsidRDefault="00BE0598" w:rsidP="00BD0ADE">
      <w:pPr>
        <w:jc w:val="both"/>
      </w:pPr>
    </w:p>
    <w:p w14:paraId="16A353B2" w14:textId="77777777" w:rsidR="00BE0598" w:rsidRDefault="00BE0598" w:rsidP="00BD0ADE">
      <w:pPr>
        <w:jc w:val="both"/>
      </w:pPr>
    </w:p>
    <w:p w14:paraId="53BF0945" w14:textId="355EB04D" w:rsidR="0087067B" w:rsidRPr="001407C6" w:rsidRDefault="00BE0598" w:rsidP="00BD0ADE">
      <w:pPr>
        <w:pStyle w:val="Heading1"/>
        <w:jc w:val="both"/>
        <w:rPr>
          <w:b w:val="0"/>
          <w:bCs/>
        </w:rPr>
      </w:pPr>
      <w:bookmarkStart w:id="155" w:name="_Toc138430638"/>
      <w:r>
        <w:rPr>
          <w:bCs/>
        </w:rPr>
        <w:t xml:space="preserve">Appendix D: </w:t>
      </w:r>
      <w:r w:rsidR="0087067B" w:rsidRPr="001407C6">
        <w:rPr>
          <w:bCs/>
        </w:rPr>
        <w:t>Module 4</w:t>
      </w:r>
      <w:r>
        <w:rPr>
          <w:bCs/>
        </w:rPr>
        <w:t xml:space="preserve"> - </w:t>
      </w:r>
      <w:r w:rsidR="0087067B" w:rsidRPr="001407C6">
        <w:rPr>
          <w:bCs/>
        </w:rPr>
        <w:t>Implementing Humanistic and Affective Approaches</w:t>
      </w:r>
      <w:bookmarkEnd w:id="155"/>
    </w:p>
    <w:p w14:paraId="62D376A7" w14:textId="77777777" w:rsidR="0087067B" w:rsidRDefault="0087067B" w:rsidP="00BD0ADE">
      <w:pPr>
        <w:jc w:val="both"/>
      </w:pPr>
    </w:p>
    <w:p w14:paraId="657BD5A8" w14:textId="40D54090" w:rsidR="0087067B" w:rsidRPr="001407C6" w:rsidRDefault="00BE0598" w:rsidP="00BD0ADE">
      <w:pPr>
        <w:jc w:val="both"/>
        <w:rPr>
          <w:b/>
          <w:bCs/>
        </w:rPr>
      </w:pPr>
      <w:r w:rsidRPr="00BE0598">
        <w:rPr>
          <w:b/>
          <w:bCs/>
          <w:i/>
          <w:iCs/>
        </w:rPr>
        <w:t>Aim</w:t>
      </w:r>
      <w:r w:rsidR="0087067B" w:rsidRPr="001407C6">
        <w:rPr>
          <w:b/>
          <w:bCs/>
        </w:rPr>
        <w:t xml:space="preserve">: </w:t>
      </w:r>
      <w:r w:rsidR="0087067B" w:rsidRPr="001407C6">
        <w:t xml:space="preserve">This module aims to introduce educators to the principles of humanistic and affective approaches in teaching and </w:t>
      </w:r>
      <w:r w:rsidR="00C8527D" w:rsidRPr="001407C6">
        <w:t>learning</w:t>
      </w:r>
      <w:r w:rsidR="00C8527D">
        <w:t xml:space="preserve"> and</w:t>
      </w:r>
      <w:r w:rsidR="0087067B" w:rsidRPr="001407C6">
        <w:t xml:space="preserve"> provide them with effective strategies for implementation in their classrooms.</w:t>
      </w:r>
    </w:p>
    <w:p w14:paraId="5AC08AEF" w14:textId="77777777" w:rsidR="0087067B" w:rsidRDefault="0087067B" w:rsidP="00BD0ADE">
      <w:pPr>
        <w:jc w:val="both"/>
      </w:pPr>
    </w:p>
    <w:p w14:paraId="279EEB29" w14:textId="77777777" w:rsidR="0087067B" w:rsidRPr="00BE0598" w:rsidRDefault="0087067B" w:rsidP="00BD0ADE">
      <w:pPr>
        <w:jc w:val="both"/>
        <w:rPr>
          <w:b/>
          <w:bCs/>
          <w:i/>
          <w:iCs/>
        </w:rPr>
      </w:pPr>
      <w:r w:rsidRPr="00BE0598">
        <w:rPr>
          <w:b/>
          <w:bCs/>
          <w:i/>
          <w:iCs/>
        </w:rPr>
        <w:lastRenderedPageBreak/>
        <w:t>PowerPoint Slide 1: Title Slide</w:t>
      </w:r>
    </w:p>
    <w:p w14:paraId="16B052CC" w14:textId="77777777" w:rsidR="0087067B" w:rsidRPr="00BE0598" w:rsidRDefault="0087067B" w:rsidP="00BD0ADE">
      <w:pPr>
        <w:jc w:val="both"/>
        <w:rPr>
          <w:i/>
          <w:iCs/>
        </w:rPr>
      </w:pPr>
    </w:p>
    <w:p w14:paraId="056519DB" w14:textId="77777777" w:rsidR="0087067B" w:rsidRPr="00BE0598" w:rsidRDefault="0087067B" w:rsidP="00BD0ADE">
      <w:pPr>
        <w:jc w:val="both"/>
        <w:rPr>
          <w:i/>
          <w:iCs/>
        </w:rPr>
      </w:pPr>
      <w:r w:rsidRPr="00BE0598">
        <w:rPr>
          <w:i/>
          <w:iCs/>
        </w:rPr>
        <w:t>Title: Implementing Humanistic and Affective Approaches</w:t>
      </w:r>
    </w:p>
    <w:p w14:paraId="5B8D70F7" w14:textId="77777777" w:rsidR="00C8527D" w:rsidRPr="00C8527D" w:rsidRDefault="00C8527D" w:rsidP="00BD0ADE">
      <w:pPr>
        <w:jc w:val="both"/>
      </w:pPr>
    </w:p>
    <w:p w14:paraId="129D8D73" w14:textId="77777777" w:rsidR="0087067B" w:rsidRPr="00BE0598" w:rsidRDefault="0087067B" w:rsidP="00BD0ADE">
      <w:pPr>
        <w:jc w:val="both"/>
        <w:rPr>
          <w:i/>
          <w:iCs/>
        </w:rPr>
      </w:pPr>
      <w:r w:rsidRPr="00BE0598">
        <w:rPr>
          <w:i/>
          <w:iCs/>
        </w:rPr>
        <w:t>Subtitle: Enhancing Teaching through Understanding and Empathy</w:t>
      </w:r>
    </w:p>
    <w:p w14:paraId="55E2651D" w14:textId="77777777" w:rsidR="00BE0598" w:rsidRDefault="00BE0598" w:rsidP="00BD0ADE">
      <w:pPr>
        <w:jc w:val="both"/>
      </w:pPr>
    </w:p>
    <w:p w14:paraId="414832AB" w14:textId="5B292E4F" w:rsidR="0087067B" w:rsidRPr="00C8527D" w:rsidRDefault="0087067B" w:rsidP="00BD0ADE">
      <w:pPr>
        <w:pStyle w:val="ListParagraph"/>
        <w:numPr>
          <w:ilvl w:val="0"/>
          <w:numId w:val="13"/>
        </w:numPr>
        <w:jc w:val="both"/>
      </w:pPr>
      <w:r w:rsidRPr="00C8527D">
        <w:t>Welcome to Module 4 - Implementing Humanistic and Affective Approaches. This module will explore these teaching approaches that prioriti</w:t>
      </w:r>
      <w:r w:rsidR="000C6522">
        <w:t>s</w:t>
      </w:r>
      <w:r w:rsidRPr="00C8527D">
        <w:t>e empathy, understanding, and emotional connection, and provide practical strategies for their implementation.</w:t>
      </w:r>
    </w:p>
    <w:p w14:paraId="09CCA550" w14:textId="77777777" w:rsidR="0087067B" w:rsidRDefault="0087067B" w:rsidP="00BD0ADE">
      <w:pPr>
        <w:jc w:val="both"/>
      </w:pPr>
    </w:p>
    <w:p w14:paraId="0AEEA3B7" w14:textId="77777777" w:rsidR="0087067B" w:rsidRPr="00BE0598" w:rsidRDefault="0087067B" w:rsidP="00BD0ADE">
      <w:pPr>
        <w:jc w:val="both"/>
        <w:rPr>
          <w:b/>
          <w:bCs/>
          <w:i/>
          <w:iCs/>
        </w:rPr>
      </w:pPr>
      <w:r w:rsidRPr="00BE0598">
        <w:rPr>
          <w:b/>
          <w:bCs/>
          <w:i/>
          <w:iCs/>
        </w:rPr>
        <w:t>PowerPoint Slide 2: Understanding Humanistic and Affective Approaches</w:t>
      </w:r>
    </w:p>
    <w:p w14:paraId="000B590F" w14:textId="77777777" w:rsidR="0087067B" w:rsidRPr="000C6522" w:rsidRDefault="0087067B" w:rsidP="00BD0ADE">
      <w:pPr>
        <w:jc w:val="both"/>
      </w:pPr>
    </w:p>
    <w:p w14:paraId="4E64430E" w14:textId="77777777" w:rsidR="0087067B" w:rsidRPr="00BE0598" w:rsidRDefault="0087067B" w:rsidP="00BD0ADE">
      <w:pPr>
        <w:jc w:val="both"/>
        <w:rPr>
          <w:i/>
          <w:iCs/>
        </w:rPr>
      </w:pPr>
      <w:r w:rsidRPr="00BE0598">
        <w:rPr>
          <w:i/>
          <w:iCs/>
        </w:rPr>
        <w:t>Title: An Overview of Humanistic and Affective Approaches</w:t>
      </w:r>
    </w:p>
    <w:p w14:paraId="064680A2" w14:textId="77777777" w:rsidR="00BE0598" w:rsidRDefault="00BE0598" w:rsidP="00BD0ADE">
      <w:pPr>
        <w:jc w:val="both"/>
      </w:pPr>
    </w:p>
    <w:p w14:paraId="776D492D" w14:textId="0F352E86" w:rsidR="0087067B" w:rsidRPr="000C6522" w:rsidRDefault="0087067B" w:rsidP="00BD0ADE">
      <w:pPr>
        <w:pStyle w:val="ListParagraph"/>
        <w:numPr>
          <w:ilvl w:val="0"/>
          <w:numId w:val="13"/>
        </w:numPr>
        <w:jc w:val="both"/>
      </w:pPr>
      <w:r w:rsidRPr="000C6522">
        <w:t xml:space="preserve">Humanistic and affective approaches put the learner at the </w:t>
      </w:r>
      <w:r w:rsidR="000C6522" w:rsidRPr="000C6522">
        <w:t>centre</w:t>
      </w:r>
      <w:r w:rsidRPr="000C6522">
        <w:t xml:space="preserve"> of education and focus on understanding students' emotional experiences. In this slide, we will look at the key principles of these approaches and their relevance in teaching.</w:t>
      </w:r>
    </w:p>
    <w:p w14:paraId="369D29B3" w14:textId="77777777" w:rsidR="0087067B" w:rsidRDefault="0087067B" w:rsidP="00BD0ADE">
      <w:pPr>
        <w:jc w:val="both"/>
      </w:pPr>
    </w:p>
    <w:p w14:paraId="465596A9" w14:textId="77777777" w:rsidR="0087067B" w:rsidRPr="00BE0598" w:rsidRDefault="0087067B" w:rsidP="00BD0ADE">
      <w:pPr>
        <w:jc w:val="both"/>
        <w:rPr>
          <w:b/>
          <w:bCs/>
          <w:i/>
          <w:iCs/>
        </w:rPr>
      </w:pPr>
      <w:r w:rsidRPr="00BE0598">
        <w:rPr>
          <w:b/>
          <w:bCs/>
          <w:i/>
          <w:iCs/>
        </w:rPr>
        <w:t>PowerPoint Slide 3: Implementing Humanistic and Affective Approaches</w:t>
      </w:r>
    </w:p>
    <w:p w14:paraId="5C81BB0B" w14:textId="77777777" w:rsidR="0087067B" w:rsidRDefault="0087067B" w:rsidP="00BD0ADE">
      <w:pPr>
        <w:jc w:val="both"/>
      </w:pPr>
    </w:p>
    <w:p w14:paraId="77F1732E" w14:textId="77777777" w:rsidR="0087067B" w:rsidRPr="00BE0598" w:rsidRDefault="0087067B" w:rsidP="00BD0ADE">
      <w:pPr>
        <w:jc w:val="both"/>
        <w:rPr>
          <w:i/>
          <w:iCs/>
        </w:rPr>
      </w:pPr>
      <w:r w:rsidRPr="00BE0598">
        <w:rPr>
          <w:i/>
          <w:iCs/>
        </w:rPr>
        <w:t>Title: Strategies for Applying Humanistic and Affective Approaches</w:t>
      </w:r>
    </w:p>
    <w:p w14:paraId="5801E603" w14:textId="77777777" w:rsidR="00BE0598" w:rsidRDefault="00BE0598" w:rsidP="00BD0ADE">
      <w:pPr>
        <w:jc w:val="both"/>
      </w:pPr>
    </w:p>
    <w:p w14:paraId="04DC91EB" w14:textId="542CDC07" w:rsidR="0087067B" w:rsidRPr="000C6D54" w:rsidRDefault="0087067B" w:rsidP="00BD0ADE">
      <w:pPr>
        <w:pStyle w:val="ListParagraph"/>
        <w:numPr>
          <w:ilvl w:val="0"/>
          <w:numId w:val="13"/>
        </w:numPr>
        <w:jc w:val="both"/>
      </w:pPr>
      <w:r w:rsidRPr="000C6D54">
        <w:t xml:space="preserve">Implementing humanistic and affective approaches can </w:t>
      </w:r>
      <w:r w:rsidR="00CC376F" w:rsidRPr="000C6D54">
        <w:t>enhance</w:t>
      </w:r>
      <w:r w:rsidRPr="000C6D54">
        <w:t xml:space="preserve"> teaching and learning. Here, </w:t>
      </w:r>
      <w:r w:rsidR="00CC376F" w:rsidRPr="000C6D54">
        <w:t>we will</w:t>
      </w:r>
      <w:r w:rsidRPr="000C6D54">
        <w:t xml:space="preserve"> discuss strategies such as promoting self-expression, valuing individual experiences, and fostering a supportive classroom culture.</w:t>
      </w:r>
    </w:p>
    <w:p w14:paraId="1CD68E8F" w14:textId="77777777" w:rsidR="0087067B" w:rsidRDefault="0087067B" w:rsidP="00BD0ADE">
      <w:pPr>
        <w:jc w:val="both"/>
      </w:pPr>
    </w:p>
    <w:p w14:paraId="6E27C18A" w14:textId="77777777" w:rsidR="0087067B" w:rsidRPr="00BE0598" w:rsidRDefault="0087067B" w:rsidP="00BD0ADE">
      <w:pPr>
        <w:jc w:val="both"/>
        <w:rPr>
          <w:b/>
          <w:bCs/>
          <w:i/>
          <w:iCs/>
        </w:rPr>
      </w:pPr>
      <w:r w:rsidRPr="00BE0598">
        <w:rPr>
          <w:b/>
          <w:bCs/>
          <w:i/>
          <w:iCs/>
        </w:rPr>
        <w:lastRenderedPageBreak/>
        <w:t>PowerPoint Slide 4: Challenges and Solutions</w:t>
      </w:r>
    </w:p>
    <w:p w14:paraId="0638B0D0" w14:textId="77777777" w:rsidR="0087067B" w:rsidRDefault="0087067B" w:rsidP="00BD0ADE">
      <w:pPr>
        <w:jc w:val="both"/>
      </w:pPr>
    </w:p>
    <w:p w14:paraId="47E3E1C5" w14:textId="77777777" w:rsidR="0087067B" w:rsidRDefault="0087067B" w:rsidP="00BD0ADE">
      <w:pPr>
        <w:jc w:val="both"/>
        <w:rPr>
          <w:i/>
          <w:iCs/>
        </w:rPr>
      </w:pPr>
      <w:r w:rsidRPr="00BE0598">
        <w:rPr>
          <w:i/>
          <w:iCs/>
        </w:rPr>
        <w:t>Title: Navigating Challenges in Implementing Humanistic and Affective Approaches</w:t>
      </w:r>
    </w:p>
    <w:p w14:paraId="1EE50EB2" w14:textId="77777777" w:rsidR="00BE0598" w:rsidRPr="00BE0598" w:rsidRDefault="00BE0598" w:rsidP="00BD0ADE">
      <w:pPr>
        <w:jc w:val="both"/>
        <w:rPr>
          <w:i/>
          <w:iCs/>
        </w:rPr>
      </w:pPr>
    </w:p>
    <w:p w14:paraId="0C5923FA" w14:textId="521C74FA" w:rsidR="0087067B" w:rsidRPr="00A57E6F" w:rsidRDefault="0087067B" w:rsidP="00BD0ADE">
      <w:pPr>
        <w:pStyle w:val="ListParagraph"/>
        <w:numPr>
          <w:ilvl w:val="0"/>
          <w:numId w:val="13"/>
        </w:numPr>
        <w:jc w:val="both"/>
      </w:pPr>
      <w:r w:rsidRPr="00A57E6F">
        <w:t>Like all approaches, implementing humanistic and affective methods can present certain challenges. In this slide, we will address potential obstacles and propose solutions.</w:t>
      </w:r>
    </w:p>
    <w:p w14:paraId="52C5E664" w14:textId="77777777" w:rsidR="0087067B" w:rsidRDefault="0087067B" w:rsidP="00BD0ADE">
      <w:pPr>
        <w:jc w:val="both"/>
      </w:pPr>
    </w:p>
    <w:p w14:paraId="0D24697E" w14:textId="77777777" w:rsidR="0087067B" w:rsidRPr="00BE0598" w:rsidRDefault="0087067B" w:rsidP="00BD0ADE">
      <w:pPr>
        <w:jc w:val="both"/>
        <w:rPr>
          <w:b/>
          <w:bCs/>
          <w:i/>
          <w:iCs/>
        </w:rPr>
      </w:pPr>
      <w:r w:rsidRPr="00BE0598">
        <w:rPr>
          <w:b/>
          <w:bCs/>
          <w:i/>
          <w:iCs/>
        </w:rPr>
        <w:t>PowerPoint Slide 5: Reflection and Discussion</w:t>
      </w:r>
    </w:p>
    <w:p w14:paraId="48EFAE1C" w14:textId="77777777" w:rsidR="0087067B" w:rsidRPr="004516BB" w:rsidRDefault="0087067B" w:rsidP="00BD0ADE">
      <w:pPr>
        <w:jc w:val="both"/>
      </w:pPr>
    </w:p>
    <w:p w14:paraId="2DF74FE0" w14:textId="77777777" w:rsidR="0087067B" w:rsidRDefault="0087067B" w:rsidP="00BD0ADE">
      <w:pPr>
        <w:jc w:val="both"/>
        <w:rPr>
          <w:i/>
          <w:iCs/>
        </w:rPr>
      </w:pPr>
      <w:r w:rsidRPr="00BE0598">
        <w:rPr>
          <w:i/>
          <w:iCs/>
        </w:rPr>
        <w:t>Title: Reflecting on Our Practice</w:t>
      </w:r>
    </w:p>
    <w:p w14:paraId="30D408FA" w14:textId="77777777" w:rsidR="00BE0598" w:rsidRPr="00BE0598" w:rsidRDefault="00BE0598" w:rsidP="00BD0ADE">
      <w:pPr>
        <w:jc w:val="both"/>
        <w:rPr>
          <w:i/>
          <w:iCs/>
        </w:rPr>
      </w:pPr>
    </w:p>
    <w:p w14:paraId="03C006D7" w14:textId="68909661" w:rsidR="0087067B" w:rsidRPr="004516BB" w:rsidRDefault="0087067B" w:rsidP="00BD0ADE">
      <w:pPr>
        <w:pStyle w:val="ListParagraph"/>
        <w:numPr>
          <w:ilvl w:val="0"/>
          <w:numId w:val="13"/>
        </w:numPr>
        <w:jc w:val="both"/>
      </w:pPr>
      <w:r w:rsidRPr="004516BB">
        <w:t>Reflection is a vital part of growth and improvement. Consider the aspects of humanistic and affective approaches already present in your teaching and where there might be room for growth.</w:t>
      </w:r>
    </w:p>
    <w:p w14:paraId="78D31E00" w14:textId="77777777" w:rsidR="0087067B" w:rsidRDefault="0087067B" w:rsidP="00BD0ADE">
      <w:pPr>
        <w:jc w:val="both"/>
      </w:pPr>
    </w:p>
    <w:p w14:paraId="5632D32B" w14:textId="77777777" w:rsidR="0087067B" w:rsidRPr="00BE0598" w:rsidRDefault="0087067B" w:rsidP="00BD0ADE">
      <w:pPr>
        <w:jc w:val="both"/>
        <w:rPr>
          <w:b/>
          <w:bCs/>
          <w:i/>
          <w:iCs/>
        </w:rPr>
      </w:pPr>
      <w:r w:rsidRPr="00BE0598">
        <w:rPr>
          <w:b/>
          <w:bCs/>
          <w:i/>
          <w:iCs/>
        </w:rPr>
        <w:t>Activity Materials:</w:t>
      </w:r>
    </w:p>
    <w:p w14:paraId="76DC0B7C" w14:textId="77777777" w:rsidR="0087067B" w:rsidRDefault="0087067B" w:rsidP="00BD0ADE">
      <w:pPr>
        <w:jc w:val="both"/>
      </w:pPr>
    </w:p>
    <w:p w14:paraId="72B17F57" w14:textId="77777777" w:rsidR="0087067B" w:rsidRPr="00BE0598" w:rsidRDefault="0087067B" w:rsidP="00BD0ADE">
      <w:pPr>
        <w:jc w:val="both"/>
        <w:rPr>
          <w:b/>
          <w:bCs/>
        </w:rPr>
      </w:pPr>
      <w:r w:rsidRPr="00BE0598">
        <w:rPr>
          <w:b/>
          <w:bCs/>
        </w:rPr>
        <w:t>Scenario Practice Worksheet:</w:t>
      </w:r>
    </w:p>
    <w:p w14:paraId="1E6F3102" w14:textId="77777777" w:rsidR="0087067B" w:rsidRDefault="0087067B" w:rsidP="00BD0ADE">
      <w:pPr>
        <w:jc w:val="both"/>
      </w:pPr>
    </w:p>
    <w:p w14:paraId="2AB7CBB5" w14:textId="77777777" w:rsidR="0087067B" w:rsidRPr="00BE0598" w:rsidRDefault="0087067B" w:rsidP="00BD0ADE">
      <w:pPr>
        <w:jc w:val="both"/>
        <w:rPr>
          <w:i/>
          <w:iCs/>
        </w:rPr>
      </w:pPr>
      <w:r w:rsidRPr="00BE0598">
        <w:rPr>
          <w:i/>
          <w:iCs/>
        </w:rPr>
        <w:t>Title: Implementing Humanistic and Affective Approaches - Scenario Practice</w:t>
      </w:r>
    </w:p>
    <w:p w14:paraId="45F3CAE0" w14:textId="77777777" w:rsidR="00BE0598" w:rsidRDefault="00BE0598" w:rsidP="00BD0ADE">
      <w:pPr>
        <w:jc w:val="both"/>
      </w:pPr>
    </w:p>
    <w:p w14:paraId="680E9826" w14:textId="176CD9FF" w:rsidR="0087067B" w:rsidRPr="00DC62DF" w:rsidRDefault="0087067B" w:rsidP="00BD0ADE">
      <w:pPr>
        <w:pStyle w:val="ListParagraph"/>
        <w:numPr>
          <w:ilvl w:val="0"/>
          <w:numId w:val="13"/>
        </w:numPr>
        <w:jc w:val="both"/>
      </w:pPr>
      <w:r w:rsidRPr="00DC62DF">
        <w:t>Engage with these scenarios that represent situations where humanistic and affective approaches can be beneficially applied. As a group, identify application areas, and develop an action plan. Reflect on the insights from each scenario.</w:t>
      </w:r>
    </w:p>
    <w:p w14:paraId="12EFC8E4" w14:textId="77777777" w:rsidR="0087067B" w:rsidRDefault="0087067B" w:rsidP="00BD0ADE">
      <w:pPr>
        <w:jc w:val="both"/>
      </w:pPr>
    </w:p>
    <w:p w14:paraId="13FA9990" w14:textId="77777777" w:rsidR="0087067B" w:rsidRPr="00BE0598" w:rsidRDefault="0087067B" w:rsidP="00BD0ADE">
      <w:pPr>
        <w:jc w:val="both"/>
        <w:rPr>
          <w:b/>
          <w:bCs/>
        </w:rPr>
      </w:pPr>
      <w:r w:rsidRPr="00BE0598">
        <w:rPr>
          <w:b/>
          <w:bCs/>
        </w:rPr>
        <w:t>Strategy Reference Handout:</w:t>
      </w:r>
    </w:p>
    <w:p w14:paraId="0FE1EEC6" w14:textId="77777777" w:rsidR="0087067B" w:rsidRDefault="0087067B" w:rsidP="00BD0ADE">
      <w:pPr>
        <w:jc w:val="both"/>
      </w:pPr>
    </w:p>
    <w:p w14:paraId="6991E404" w14:textId="77777777" w:rsidR="0087067B" w:rsidRPr="00BE0598" w:rsidRDefault="0087067B" w:rsidP="00BD0ADE">
      <w:pPr>
        <w:jc w:val="both"/>
        <w:rPr>
          <w:i/>
          <w:iCs/>
        </w:rPr>
      </w:pPr>
      <w:r w:rsidRPr="00BE0598">
        <w:rPr>
          <w:i/>
          <w:iCs/>
        </w:rPr>
        <w:t>Title: Humanistic and Affective Approach Strategies at a Glance</w:t>
      </w:r>
    </w:p>
    <w:p w14:paraId="3764A890" w14:textId="77777777" w:rsidR="00BE0598" w:rsidRDefault="00BE0598" w:rsidP="00BD0ADE">
      <w:pPr>
        <w:jc w:val="both"/>
      </w:pPr>
    </w:p>
    <w:p w14:paraId="1CE54F3D" w14:textId="44C0E6D7" w:rsidR="0087067B" w:rsidRPr="00DC62DF" w:rsidRDefault="0087067B" w:rsidP="00BD0ADE">
      <w:pPr>
        <w:pStyle w:val="ListParagraph"/>
        <w:numPr>
          <w:ilvl w:val="0"/>
          <w:numId w:val="13"/>
        </w:numPr>
        <w:jc w:val="both"/>
      </w:pPr>
      <w:r w:rsidRPr="00DC62DF">
        <w:t>This handout provides a concise reference of the strategies discussed for implementing humanistic and affective approaches in your classroom.</w:t>
      </w:r>
    </w:p>
    <w:p w14:paraId="241D8C36" w14:textId="77777777" w:rsidR="0087067B" w:rsidRDefault="0087067B" w:rsidP="00BD0ADE">
      <w:pPr>
        <w:jc w:val="both"/>
      </w:pPr>
    </w:p>
    <w:p w14:paraId="1C98BE2C" w14:textId="77777777" w:rsidR="0087067B" w:rsidRPr="00BE0598" w:rsidRDefault="0087067B" w:rsidP="00BD0ADE">
      <w:pPr>
        <w:jc w:val="both"/>
        <w:rPr>
          <w:b/>
          <w:bCs/>
        </w:rPr>
      </w:pPr>
      <w:r w:rsidRPr="00BE0598">
        <w:rPr>
          <w:b/>
          <w:bCs/>
        </w:rPr>
        <w:t>Personal Reflection Worksheet:</w:t>
      </w:r>
    </w:p>
    <w:p w14:paraId="2AC46D8F" w14:textId="77777777" w:rsidR="0087067B" w:rsidRDefault="0087067B" w:rsidP="00BD0ADE">
      <w:pPr>
        <w:jc w:val="both"/>
      </w:pPr>
    </w:p>
    <w:p w14:paraId="4CABDD0B" w14:textId="77777777" w:rsidR="0087067B" w:rsidRDefault="0087067B" w:rsidP="00BD0ADE">
      <w:pPr>
        <w:jc w:val="both"/>
        <w:rPr>
          <w:i/>
          <w:iCs/>
        </w:rPr>
      </w:pPr>
      <w:r w:rsidRPr="00BE0598">
        <w:rPr>
          <w:i/>
          <w:iCs/>
        </w:rPr>
        <w:t>Title: My Approach to Humanistic and Affective Teaching</w:t>
      </w:r>
    </w:p>
    <w:p w14:paraId="4E105A95" w14:textId="77777777" w:rsidR="00BE0598" w:rsidRPr="00BE0598" w:rsidRDefault="00BE0598" w:rsidP="00BD0ADE">
      <w:pPr>
        <w:jc w:val="both"/>
        <w:rPr>
          <w:i/>
          <w:iCs/>
        </w:rPr>
      </w:pPr>
    </w:p>
    <w:p w14:paraId="161D733E" w14:textId="0EE5AFE4" w:rsidR="00BE0598" w:rsidRDefault="0087067B" w:rsidP="00BD0ADE">
      <w:pPr>
        <w:pStyle w:val="ListParagraph"/>
        <w:numPr>
          <w:ilvl w:val="0"/>
          <w:numId w:val="13"/>
        </w:numPr>
        <w:jc w:val="both"/>
      </w:pPr>
      <w:r w:rsidRPr="0051559D">
        <w:t xml:space="preserve">Use this worksheet to reflect on your personal practice of these teaching approaches. Identify your strengths and areas for </w:t>
      </w:r>
      <w:r w:rsidR="0051559D" w:rsidRPr="0051559D">
        <w:t>improvement and</w:t>
      </w:r>
      <w:r w:rsidRPr="0051559D">
        <w:t xml:space="preserve"> devise an action plan for further development.</w:t>
      </w:r>
    </w:p>
    <w:p w14:paraId="3C20FE31" w14:textId="739AF877" w:rsidR="00DE3706" w:rsidRPr="0051559D" w:rsidRDefault="00BE0598" w:rsidP="00BD0ADE">
      <w:pPr>
        <w:pStyle w:val="Heading1"/>
        <w:jc w:val="both"/>
        <w:rPr>
          <w:b w:val="0"/>
          <w:bCs/>
        </w:rPr>
      </w:pPr>
      <w:bookmarkStart w:id="156" w:name="_Toc138430639"/>
      <w:r>
        <w:rPr>
          <w:bCs/>
        </w:rPr>
        <w:t xml:space="preserve">Appendix E: </w:t>
      </w:r>
      <w:r w:rsidR="00DE3706" w:rsidRPr="0051559D">
        <w:rPr>
          <w:bCs/>
        </w:rPr>
        <w:t>Module 5</w:t>
      </w:r>
      <w:r>
        <w:rPr>
          <w:bCs/>
        </w:rPr>
        <w:t xml:space="preserve"> - </w:t>
      </w:r>
      <w:r w:rsidR="00DE3706" w:rsidRPr="0051559D">
        <w:rPr>
          <w:bCs/>
        </w:rPr>
        <w:t>Understanding and Using Tomkins' Affect Script</w:t>
      </w:r>
      <w:bookmarkEnd w:id="156"/>
    </w:p>
    <w:p w14:paraId="58C4680E" w14:textId="77777777" w:rsidR="00DE3706" w:rsidRDefault="00DE3706" w:rsidP="00BD0ADE">
      <w:pPr>
        <w:jc w:val="both"/>
      </w:pPr>
    </w:p>
    <w:p w14:paraId="01D8BB27" w14:textId="77777777" w:rsidR="00DE3706" w:rsidRPr="0051559D" w:rsidRDefault="00DE3706" w:rsidP="00BD0ADE">
      <w:pPr>
        <w:jc w:val="both"/>
        <w:rPr>
          <w:b/>
          <w:bCs/>
        </w:rPr>
      </w:pPr>
      <w:r w:rsidRPr="00BE0598">
        <w:rPr>
          <w:b/>
          <w:bCs/>
          <w:i/>
          <w:iCs/>
        </w:rPr>
        <w:t>Aim</w:t>
      </w:r>
      <w:r w:rsidRPr="0051559D">
        <w:rPr>
          <w:b/>
          <w:bCs/>
        </w:rPr>
        <w:t xml:space="preserve">: </w:t>
      </w:r>
      <w:r w:rsidRPr="0051559D">
        <w:t xml:space="preserve">To </w:t>
      </w:r>
      <w:bookmarkStart w:id="157" w:name="_Hlk138311893"/>
      <w:r w:rsidRPr="0051559D">
        <w:t>introduce educators to Tomkins' Affect Script psychology, with a focus on how it can be applied in the educational setting to support students' emotional wellbeing</w:t>
      </w:r>
      <w:bookmarkEnd w:id="157"/>
      <w:r w:rsidRPr="0051559D">
        <w:t>.</w:t>
      </w:r>
    </w:p>
    <w:p w14:paraId="72908761" w14:textId="77777777" w:rsidR="00DE3706" w:rsidRDefault="00DE3706" w:rsidP="00BD0ADE">
      <w:pPr>
        <w:jc w:val="both"/>
      </w:pPr>
    </w:p>
    <w:p w14:paraId="2DA687A2" w14:textId="77777777" w:rsidR="00DE3706" w:rsidRPr="00BE0598" w:rsidRDefault="00DE3706" w:rsidP="00BD0ADE">
      <w:pPr>
        <w:jc w:val="both"/>
        <w:rPr>
          <w:b/>
          <w:bCs/>
          <w:i/>
          <w:iCs/>
        </w:rPr>
      </w:pPr>
      <w:r w:rsidRPr="00BE0598">
        <w:rPr>
          <w:b/>
          <w:bCs/>
          <w:i/>
          <w:iCs/>
        </w:rPr>
        <w:t>PowerPoint Slide 1: Title Slide</w:t>
      </w:r>
    </w:p>
    <w:p w14:paraId="68AE11EA" w14:textId="77777777" w:rsidR="00DE3706" w:rsidRDefault="00DE3706" w:rsidP="00BD0ADE">
      <w:pPr>
        <w:jc w:val="both"/>
      </w:pPr>
    </w:p>
    <w:p w14:paraId="78F22375" w14:textId="77777777" w:rsidR="00DE3706" w:rsidRPr="00BE0598" w:rsidRDefault="00DE3706" w:rsidP="00BD0ADE">
      <w:pPr>
        <w:jc w:val="both"/>
        <w:rPr>
          <w:i/>
          <w:iCs/>
        </w:rPr>
      </w:pPr>
      <w:r w:rsidRPr="00BE0598">
        <w:rPr>
          <w:i/>
          <w:iCs/>
        </w:rPr>
        <w:t>Title: Understanding and Using Tomkins' Affect Script</w:t>
      </w:r>
    </w:p>
    <w:p w14:paraId="67D3D52F" w14:textId="77777777" w:rsidR="007E50EA" w:rsidRPr="00BE0598" w:rsidRDefault="007E50EA" w:rsidP="00BD0ADE">
      <w:pPr>
        <w:jc w:val="both"/>
        <w:rPr>
          <w:i/>
          <w:iCs/>
        </w:rPr>
      </w:pPr>
    </w:p>
    <w:p w14:paraId="67B4DEE8" w14:textId="77777777" w:rsidR="00940DD8" w:rsidRPr="00092671" w:rsidRDefault="00940DD8" w:rsidP="00BD0ADE">
      <w:pPr>
        <w:pStyle w:val="ListParagraph"/>
        <w:numPr>
          <w:ilvl w:val="0"/>
          <w:numId w:val="55"/>
        </w:numPr>
        <w:jc w:val="both"/>
      </w:pPr>
      <w:r w:rsidRPr="00092671">
        <w:t>Introduction to the module and explanation of its significance in the educational setting.</w:t>
      </w:r>
    </w:p>
    <w:p w14:paraId="586D331D" w14:textId="74E747A8" w:rsidR="00BE0598" w:rsidRPr="00092671" w:rsidRDefault="00940DD8" w:rsidP="00BD0ADE">
      <w:pPr>
        <w:pStyle w:val="ListParagraph"/>
        <w:numPr>
          <w:ilvl w:val="0"/>
          <w:numId w:val="55"/>
        </w:numPr>
        <w:jc w:val="both"/>
      </w:pPr>
      <w:r w:rsidRPr="00092671">
        <w:lastRenderedPageBreak/>
        <w:t>Overview of the module's aim: Using Tomkins' Affect Script to guide the creation of positive emotional responses in students.</w:t>
      </w:r>
    </w:p>
    <w:p w14:paraId="2F70AAFA" w14:textId="77777777" w:rsidR="00BE0598" w:rsidRPr="00BE0598" w:rsidRDefault="00BE0598" w:rsidP="00BD0ADE">
      <w:pPr>
        <w:jc w:val="both"/>
      </w:pPr>
    </w:p>
    <w:p w14:paraId="5E53CBD2" w14:textId="77777777" w:rsidR="00C72CDA" w:rsidRDefault="00C72CDA" w:rsidP="00BD0ADE">
      <w:pPr>
        <w:jc w:val="both"/>
      </w:pPr>
    </w:p>
    <w:p w14:paraId="540D9861" w14:textId="72346000" w:rsidR="00DE3706" w:rsidRPr="00BE0598" w:rsidRDefault="00DE3706" w:rsidP="00BD0ADE">
      <w:pPr>
        <w:jc w:val="both"/>
        <w:rPr>
          <w:b/>
          <w:bCs/>
          <w:i/>
          <w:iCs/>
        </w:rPr>
      </w:pPr>
      <w:r w:rsidRPr="00BE0598">
        <w:rPr>
          <w:b/>
          <w:bCs/>
          <w:i/>
          <w:iCs/>
        </w:rPr>
        <w:t>PowerPoint Slide 2: Introduction to Tomkins' Affect Script</w:t>
      </w:r>
    </w:p>
    <w:p w14:paraId="289BAA37" w14:textId="77777777" w:rsidR="00DE3706" w:rsidRDefault="00DE3706" w:rsidP="00BD0ADE">
      <w:pPr>
        <w:jc w:val="both"/>
      </w:pPr>
    </w:p>
    <w:p w14:paraId="76DDC5D0" w14:textId="77777777" w:rsidR="00DE3706" w:rsidRPr="00BE0598" w:rsidRDefault="00DE3706" w:rsidP="00BD0ADE">
      <w:pPr>
        <w:jc w:val="both"/>
        <w:rPr>
          <w:i/>
          <w:iCs/>
        </w:rPr>
      </w:pPr>
      <w:r w:rsidRPr="00BE0598">
        <w:rPr>
          <w:i/>
          <w:iCs/>
        </w:rPr>
        <w:t>Title: What is Tomkins' Affect Script?</w:t>
      </w:r>
    </w:p>
    <w:p w14:paraId="4DDBECA1" w14:textId="77777777" w:rsidR="00BE0598" w:rsidRDefault="00BE0598" w:rsidP="00BD0ADE">
      <w:pPr>
        <w:jc w:val="both"/>
      </w:pPr>
    </w:p>
    <w:p w14:paraId="6BC8817A" w14:textId="77777777" w:rsidR="00BE0598" w:rsidRDefault="00DE3706" w:rsidP="00BD0ADE">
      <w:pPr>
        <w:pStyle w:val="ListParagraph"/>
        <w:numPr>
          <w:ilvl w:val="0"/>
          <w:numId w:val="13"/>
        </w:numPr>
        <w:jc w:val="both"/>
      </w:pPr>
      <w:r w:rsidRPr="00730DF5">
        <w:t>Brief introduction and overview of Tomkins' Affect Script psychology</w:t>
      </w:r>
    </w:p>
    <w:p w14:paraId="0E122C07" w14:textId="7ADC11F8" w:rsidR="00DE3706" w:rsidRPr="00730DF5" w:rsidRDefault="00DE3706" w:rsidP="00BD0ADE">
      <w:pPr>
        <w:pStyle w:val="ListParagraph"/>
        <w:numPr>
          <w:ilvl w:val="0"/>
          <w:numId w:val="13"/>
        </w:numPr>
        <w:jc w:val="both"/>
      </w:pPr>
      <w:r w:rsidRPr="00730DF5">
        <w:t>Diagram illustrating the Affect Script concept</w:t>
      </w:r>
    </w:p>
    <w:p w14:paraId="397013FD" w14:textId="77777777" w:rsidR="00730DF5" w:rsidRDefault="00730DF5" w:rsidP="00BD0ADE">
      <w:pPr>
        <w:jc w:val="both"/>
      </w:pPr>
    </w:p>
    <w:p w14:paraId="6A2FC66E" w14:textId="1EFF0BB0" w:rsidR="00DE3706" w:rsidRPr="00BE0598" w:rsidRDefault="00DE3706" w:rsidP="00BD0ADE">
      <w:pPr>
        <w:jc w:val="both"/>
        <w:rPr>
          <w:b/>
          <w:bCs/>
          <w:i/>
          <w:iCs/>
        </w:rPr>
      </w:pPr>
      <w:r w:rsidRPr="00BE0598">
        <w:rPr>
          <w:b/>
          <w:bCs/>
          <w:i/>
          <w:iCs/>
        </w:rPr>
        <w:t>PowerPoint Slide 3: Importance in Education</w:t>
      </w:r>
    </w:p>
    <w:p w14:paraId="45DC6B83" w14:textId="77777777" w:rsidR="00DE3706" w:rsidRDefault="00DE3706" w:rsidP="00BD0ADE">
      <w:pPr>
        <w:jc w:val="both"/>
      </w:pPr>
    </w:p>
    <w:p w14:paraId="34155C9A" w14:textId="77777777" w:rsidR="00DE3706" w:rsidRPr="00BE0598" w:rsidRDefault="00DE3706" w:rsidP="00BD0ADE">
      <w:pPr>
        <w:jc w:val="both"/>
        <w:rPr>
          <w:i/>
          <w:iCs/>
        </w:rPr>
      </w:pPr>
      <w:r w:rsidRPr="00BE0598">
        <w:rPr>
          <w:i/>
          <w:iCs/>
        </w:rPr>
        <w:lastRenderedPageBreak/>
        <w:t>Title: Why is Tomkins' Affect Script Important in Education?</w:t>
      </w:r>
    </w:p>
    <w:p w14:paraId="052F6871" w14:textId="77777777" w:rsidR="00BE0598" w:rsidRDefault="00BE0598" w:rsidP="00BD0ADE">
      <w:pPr>
        <w:jc w:val="both"/>
      </w:pPr>
    </w:p>
    <w:p w14:paraId="1571B4D6" w14:textId="77777777" w:rsidR="00BE0598" w:rsidRDefault="00DE3706" w:rsidP="00BD0ADE">
      <w:pPr>
        <w:pStyle w:val="ListParagraph"/>
        <w:numPr>
          <w:ilvl w:val="0"/>
          <w:numId w:val="14"/>
        </w:numPr>
        <w:jc w:val="both"/>
      </w:pPr>
      <w:r w:rsidRPr="00691A3F">
        <w:t>Discuss how understanding and leveraging this theory can support students' emotional wellbeing, learning, and engagement.</w:t>
      </w:r>
    </w:p>
    <w:p w14:paraId="1A67C213" w14:textId="4D9535EA" w:rsidR="00DE3706" w:rsidRPr="00691A3F" w:rsidRDefault="00DE3706" w:rsidP="00BD0ADE">
      <w:pPr>
        <w:pStyle w:val="ListParagraph"/>
        <w:numPr>
          <w:ilvl w:val="0"/>
          <w:numId w:val="14"/>
        </w:numPr>
        <w:jc w:val="both"/>
      </w:pPr>
      <w:r w:rsidRPr="00691A3F">
        <w:t xml:space="preserve">Visual depicting the connection between affect script and student </w:t>
      </w:r>
      <w:r w:rsidR="00BE0598" w:rsidRPr="00691A3F">
        <w:t>success.</w:t>
      </w:r>
    </w:p>
    <w:p w14:paraId="1D2B069A" w14:textId="77777777" w:rsidR="00691A3F" w:rsidRDefault="00691A3F" w:rsidP="00BD0ADE">
      <w:pPr>
        <w:jc w:val="both"/>
      </w:pPr>
    </w:p>
    <w:p w14:paraId="198D05A2" w14:textId="4B97E4A2" w:rsidR="00DE3706" w:rsidRPr="00BE0598" w:rsidRDefault="00DE3706" w:rsidP="00BD0ADE">
      <w:pPr>
        <w:jc w:val="both"/>
        <w:rPr>
          <w:b/>
          <w:bCs/>
          <w:i/>
          <w:iCs/>
        </w:rPr>
      </w:pPr>
      <w:r w:rsidRPr="00BE0598">
        <w:rPr>
          <w:b/>
          <w:bCs/>
          <w:i/>
          <w:iCs/>
        </w:rPr>
        <w:t>PowerPoint Slide 4: Practical Application</w:t>
      </w:r>
    </w:p>
    <w:p w14:paraId="521DCA34" w14:textId="77777777" w:rsidR="00DE3706" w:rsidRDefault="00DE3706" w:rsidP="00BD0ADE">
      <w:pPr>
        <w:jc w:val="both"/>
      </w:pPr>
    </w:p>
    <w:p w14:paraId="5BE30920" w14:textId="77777777" w:rsidR="00DE3706" w:rsidRPr="00BE0598" w:rsidRDefault="00DE3706" w:rsidP="00BD0ADE">
      <w:pPr>
        <w:jc w:val="both"/>
        <w:rPr>
          <w:i/>
          <w:iCs/>
        </w:rPr>
      </w:pPr>
      <w:r w:rsidRPr="00BE0598">
        <w:rPr>
          <w:i/>
          <w:iCs/>
        </w:rPr>
        <w:t>Title: Applying Tomkins' Affect Script in the Classroom</w:t>
      </w:r>
    </w:p>
    <w:p w14:paraId="0288935D" w14:textId="77777777" w:rsidR="00BE0598" w:rsidRDefault="00BE0598" w:rsidP="00BD0ADE">
      <w:pPr>
        <w:jc w:val="both"/>
      </w:pPr>
    </w:p>
    <w:p w14:paraId="2FE20178" w14:textId="04085EF8" w:rsidR="00DE3706" w:rsidRPr="00B10807" w:rsidRDefault="00DE3706" w:rsidP="00BD0ADE">
      <w:pPr>
        <w:pStyle w:val="ListParagraph"/>
        <w:numPr>
          <w:ilvl w:val="0"/>
          <w:numId w:val="15"/>
        </w:numPr>
        <w:jc w:val="both"/>
      </w:pPr>
      <w:r w:rsidRPr="00B10807">
        <w:t xml:space="preserve">Concrete strategies for applying the Affect Script concept to the classroom, such as </w:t>
      </w:r>
      <w:r w:rsidR="002E40AD">
        <w:t>recognising</w:t>
      </w:r>
      <w:r w:rsidRPr="00B10807">
        <w:t xml:space="preserve"> emotional cues, adjusting teaching styles based on students' affect scripts, etc.</w:t>
      </w:r>
    </w:p>
    <w:p w14:paraId="0C5F2134" w14:textId="14EC8BBC" w:rsidR="00DE3706" w:rsidRPr="00B10807" w:rsidRDefault="00DE3706" w:rsidP="00BD0ADE">
      <w:pPr>
        <w:pStyle w:val="ListParagraph"/>
        <w:numPr>
          <w:ilvl w:val="0"/>
          <w:numId w:val="15"/>
        </w:numPr>
        <w:jc w:val="both"/>
      </w:pPr>
      <w:r w:rsidRPr="00B10807">
        <w:t>Icons representing each strategy</w:t>
      </w:r>
    </w:p>
    <w:p w14:paraId="32A77166" w14:textId="77777777" w:rsidR="00B10807" w:rsidRDefault="00B10807" w:rsidP="00BD0ADE">
      <w:pPr>
        <w:jc w:val="both"/>
      </w:pPr>
    </w:p>
    <w:p w14:paraId="38897BBE" w14:textId="77777777" w:rsidR="00DE3706" w:rsidRPr="00BE0598" w:rsidRDefault="00DE3706" w:rsidP="00BD0ADE">
      <w:pPr>
        <w:jc w:val="both"/>
        <w:rPr>
          <w:b/>
          <w:bCs/>
          <w:i/>
          <w:iCs/>
        </w:rPr>
      </w:pPr>
      <w:r w:rsidRPr="00BE0598">
        <w:rPr>
          <w:b/>
          <w:bCs/>
          <w:i/>
          <w:iCs/>
        </w:rPr>
        <w:t>PowerPoint Slide 5: Reflection and Group Discussion</w:t>
      </w:r>
    </w:p>
    <w:p w14:paraId="0D5CF62D" w14:textId="77777777" w:rsidR="00DE3706" w:rsidRPr="00BE0598" w:rsidRDefault="00DE3706" w:rsidP="00BD0ADE">
      <w:pPr>
        <w:jc w:val="both"/>
        <w:rPr>
          <w:b/>
          <w:bCs/>
          <w:i/>
          <w:iCs/>
        </w:rPr>
      </w:pPr>
    </w:p>
    <w:p w14:paraId="425CE122" w14:textId="77777777" w:rsidR="00DE3706" w:rsidRPr="00BE0598" w:rsidRDefault="00DE3706" w:rsidP="00BD0ADE">
      <w:pPr>
        <w:jc w:val="both"/>
        <w:rPr>
          <w:i/>
          <w:iCs/>
        </w:rPr>
      </w:pPr>
      <w:r w:rsidRPr="00BE0598">
        <w:rPr>
          <w:i/>
          <w:iCs/>
        </w:rPr>
        <w:t>Title: Reflecting on Our Practice</w:t>
      </w:r>
    </w:p>
    <w:p w14:paraId="284A9E10" w14:textId="77777777" w:rsidR="00BE0598" w:rsidRDefault="00BE0598" w:rsidP="00BD0ADE">
      <w:pPr>
        <w:jc w:val="both"/>
      </w:pPr>
    </w:p>
    <w:p w14:paraId="17318339" w14:textId="5AB8504E" w:rsidR="00BE0598" w:rsidRDefault="00DE3706" w:rsidP="00BD0ADE">
      <w:pPr>
        <w:pStyle w:val="ListParagraph"/>
        <w:numPr>
          <w:ilvl w:val="0"/>
          <w:numId w:val="16"/>
        </w:numPr>
        <w:jc w:val="both"/>
      </w:pPr>
      <w:r w:rsidRPr="00836B02">
        <w:t>Prompt questions for reflection and group discussion, e.g., "How can we incorporate an understanding of affect scripts into our daily teaching practice?"</w:t>
      </w:r>
    </w:p>
    <w:p w14:paraId="25190D49" w14:textId="45D0C1E5" w:rsidR="00DE3706" w:rsidRDefault="00DE3706" w:rsidP="00BD0ADE">
      <w:pPr>
        <w:pStyle w:val="ListParagraph"/>
        <w:numPr>
          <w:ilvl w:val="0"/>
          <w:numId w:val="16"/>
        </w:numPr>
        <w:jc w:val="both"/>
      </w:pPr>
      <w:r w:rsidRPr="00836B02">
        <w:t>Reflective mirror or thought bubble image</w:t>
      </w:r>
      <w:r w:rsidR="00BE0598">
        <w:t>.</w:t>
      </w:r>
    </w:p>
    <w:p w14:paraId="2F58CF5C" w14:textId="77777777" w:rsidR="00BE0598" w:rsidRDefault="00BE0598" w:rsidP="00BD0ADE">
      <w:pPr>
        <w:jc w:val="both"/>
      </w:pPr>
    </w:p>
    <w:p w14:paraId="57B241B5" w14:textId="77777777" w:rsidR="00BE0598" w:rsidRPr="00836B02" w:rsidRDefault="00BE0598" w:rsidP="00BD0ADE">
      <w:pPr>
        <w:jc w:val="both"/>
      </w:pPr>
    </w:p>
    <w:p w14:paraId="6053571A" w14:textId="77777777" w:rsidR="00836B02" w:rsidRDefault="00836B02" w:rsidP="00BD0ADE">
      <w:pPr>
        <w:jc w:val="both"/>
      </w:pPr>
    </w:p>
    <w:p w14:paraId="4D1F8190" w14:textId="6BBA2CBE" w:rsidR="00DE3706" w:rsidRPr="00BE0598" w:rsidRDefault="00DE3706" w:rsidP="00BD0ADE">
      <w:pPr>
        <w:jc w:val="both"/>
        <w:rPr>
          <w:b/>
          <w:bCs/>
          <w:i/>
          <w:iCs/>
        </w:rPr>
      </w:pPr>
      <w:r w:rsidRPr="00BE0598">
        <w:rPr>
          <w:b/>
          <w:bCs/>
          <w:i/>
          <w:iCs/>
        </w:rPr>
        <w:t>Activity Materials:</w:t>
      </w:r>
    </w:p>
    <w:p w14:paraId="4CBA4395" w14:textId="77777777" w:rsidR="00DE3706" w:rsidRDefault="00DE3706" w:rsidP="00BD0ADE">
      <w:pPr>
        <w:jc w:val="both"/>
      </w:pPr>
    </w:p>
    <w:p w14:paraId="20BF95E7" w14:textId="77777777" w:rsidR="00DE3706" w:rsidRPr="00BE0598" w:rsidRDefault="00DE3706" w:rsidP="00BD0ADE">
      <w:pPr>
        <w:jc w:val="both"/>
        <w:rPr>
          <w:b/>
          <w:bCs/>
        </w:rPr>
      </w:pPr>
      <w:r w:rsidRPr="00BE0598">
        <w:rPr>
          <w:b/>
          <w:bCs/>
        </w:rPr>
        <w:t>Case Study Worksheet:</w:t>
      </w:r>
    </w:p>
    <w:p w14:paraId="70E69289" w14:textId="77777777" w:rsidR="00DE3706" w:rsidRPr="00AB30DC" w:rsidRDefault="00DE3706" w:rsidP="00BD0ADE">
      <w:pPr>
        <w:jc w:val="both"/>
      </w:pPr>
    </w:p>
    <w:p w14:paraId="589086E2" w14:textId="77777777" w:rsidR="00DE3706" w:rsidRPr="00BE0598" w:rsidRDefault="00DE3706" w:rsidP="00BD0ADE">
      <w:pPr>
        <w:jc w:val="both"/>
        <w:rPr>
          <w:i/>
          <w:iCs/>
        </w:rPr>
      </w:pPr>
      <w:r w:rsidRPr="00BE0598">
        <w:rPr>
          <w:i/>
          <w:iCs/>
        </w:rPr>
        <w:t>Title: Applying Tomkins' Affect Script - Case Study Analysis</w:t>
      </w:r>
    </w:p>
    <w:p w14:paraId="37C224E5" w14:textId="77777777" w:rsidR="00240EE4" w:rsidRDefault="00240EE4" w:rsidP="00BD0ADE">
      <w:pPr>
        <w:jc w:val="both"/>
      </w:pPr>
    </w:p>
    <w:p w14:paraId="6F29CE2F" w14:textId="77777777" w:rsidR="00BE0598" w:rsidRDefault="00DE3706" w:rsidP="00BD0ADE">
      <w:pPr>
        <w:pStyle w:val="ListParagraph"/>
        <w:numPr>
          <w:ilvl w:val="0"/>
          <w:numId w:val="17"/>
        </w:numPr>
        <w:jc w:val="both"/>
      </w:pPr>
      <w:r w:rsidRPr="009D6628">
        <w:t>Case Study Description, Group Task (</w:t>
      </w:r>
      <w:r w:rsidR="00AB30DC" w:rsidRPr="009D6628">
        <w:t>Analyse</w:t>
      </w:r>
      <w:r w:rsidRPr="009D6628">
        <w:t xml:space="preserve"> the case study and identify the possible affect scripts at play, Develop a plan for the teacher in the case study), Reflection Questions.</w:t>
      </w:r>
    </w:p>
    <w:p w14:paraId="2030A66F" w14:textId="11EF6D30" w:rsidR="00DE3706" w:rsidRPr="00D27046" w:rsidRDefault="00DE3706" w:rsidP="00BD0ADE">
      <w:pPr>
        <w:pStyle w:val="ListParagraph"/>
        <w:numPr>
          <w:ilvl w:val="0"/>
          <w:numId w:val="17"/>
        </w:numPr>
        <w:jc w:val="both"/>
      </w:pPr>
      <w:r w:rsidRPr="00D27046">
        <w:lastRenderedPageBreak/>
        <w:t>Each worksheet features a different case study highlighting a scenario</w:t>
      </w:r>
      <w:r w:rsidR="00240EB6">
        <w:t>,</w:t>
      </w:r>
      <w:r w:rsidRPr="00D27046">
        <w:t xml:space="preserve"> where understanding of affect scripts can be beneficial.</w:t>
      </w:r>
    </w:p>
    <w:p w14:paraId="24A4246B" w14:textId="77777777" w:rsidR="00D27046" w:rsidRDefault="00D27046" w:rsidP="00BD0ADE">
      <w:pPr>
        <w:jc w:val="both"/>
      </w:pPr>
    </w:p>
    <w:p w14:paraId="056DA959" w14:textId="7452B985" w:rsidR="00DE3706" w:rsidRPr="00BE0598" w:rsidRDefault="00DE3706" w:rsidP="00BD0ADE">
      <w:pPr>
        <w:jc w:val="both"/>
        <w:rPr>
          <w:b/>
          <w:bCs/>
        </w:rPr>
      </w:pPr>
      <w:r w:rsidRPr="00BE0598">
        <w:rPr>
          <w:b/>
          <w:bCs/>
        </w:rPr>
        <w:t>Strategy Reference Handout:</w:t>
      </w:r>
    </w:p>
    <w:p w14:paraId="5B067793" w14:textId="77777777" w:rsidR="00DE3706" w:rsidRDefault="00DE3706" w:rsidP="00BD0ADE">
      <w:pPr>
        <w:jc w:val="both"/>
      </w:pPr>
    </w:p>
    <w:p w14:paraId="22261DBE" w14:textId="77777777" w:rsidR="00DE3706" w:rsidRPr="00BE0598" w:rsidRDefault="00DE3706" w:rsidP="00BD0ADE">
      <w:pPr>
        <w:jc w:val="both"/>
        <w:rPr>
          <w:i/>
          <w:iCs/>
        </w:rPr>
      </w:pPr>
      <w:r w:rsidRPr="00BE0598">
        <w:rPr>
          <w:i/>
          <w:iCs/>
        </w:rPr>
        <w:t>Title: Strategies for Applying Tomkins' Affect Script</w:t>
      </w:r>
    </w:p>
    <w:p w14:paraId="3506A5DE" w14:textId="77777777" w:rsidR="00BE0598" w:rsidRDefault="00BE0598" w:rsidP="00BD0ADE">
      <w:pPr>
        <w:jc w:val="both"/>
      </w:pPr>
    </w:p>
    <w:p w14:paraId="2B4FC59C" w14:textId="4896E00D" w:rsidR="00DE3706" w:rsidRPr="00240EB6" w:rsidRDefault="00DE3706" w:rsidP="00BD0ADE">
      <w:pPr>
        <w:pStyle w:val="ListParagraph"/>
        <w:numPr>
          <w:ilvl w:val="0"/>
          <w:numId w:val="18"/>
        </w:numPr>
        <w:jc w:val="both"/>
      </w:pPr>
      <w:r w:rsidRPr="00240EB6">
        <w:t>Strategy Name, Description, When to Use, Tips for Success.</w:t>
      </w:r>
    </w:p>
    <w:p w14:paraId="2E5CC55E" w14:textId="1FE0802D" w:rsidR="00DE3706" w:rsidRDefault="00DE3706" w:rsidP="00BD0ADE">
      <w:pPr>
        <w:pStyle w:val="ListParagraph"/>
        <w:numPr>
          <w:ilvl w:val="0"/>
          <w:numId w:val="18"/>
        </w:numPr>
        <w:jc w:val="both"/>
      </w:pPr>
      <w:r w:rsidRPr="00656E70">
        <w:t>This handout is a reference guide for educators, detailing specific strategies for applying an understanding of affect scripts in the classroom.</w:t>
      </w:r>
    </w:p>
    <w:p w14:paraId="39851152" w14:textId="77777777" w:rsidR="008019B8" w:rsidRDefault="008019B8" w:rsidP="00BD0ADE">
      <w:pPr>
        <w:jc w:val="both"/>
      </w:pPr>
    </w:p>
    <w:p w14:paraId="380C7CDE" w14:textId="58C2856A" w:rsidR="00DE3706" w:rsidRPr="00BE0598" w:rsidRDefault="00DE3706" w:rsidP="00BD0ADE">
      <w:pPr>
        <w:jc w:val="both"/>
        <w:rPr>
          <w:b/>
          <w:bCs/>
        </w:rPr>
      </w:pPr>
      <w:r w:rsidRPr="00BE0598">
        <w:rPr>
          <w:b/>
          <w:bCs/>
        </w:rPr>
        <w:t>Personal Reflection Worksheet:</w:t>
      </w:r>
    </w:p>
    <w:p w14:paraId="521F22B2" w14:textId="77777777" w:rsidR="00DE3706" w:rsidRDefault="00DE3706" w:rsidP="00BD0ADE">
      <w:pPr>
        <w:jc w:val="both"/>
      </w:pPr>
    </w:p>
    <w:p w14:paraId="0F82DC89" w14:textId="77777777" w:rsidR="00DE3706" w:rsidRDefault="00DE3706" w:rsidP="00BD0ADE">
      <w:pPr>
        <w:jc w:val="both"/>
        <w:rPr>
          <w:i/>
          <w:iCs/>
        </w:rPr>
      </w:pPr>
      <w:r w:rsidRPr="00BE0598">
        <w:rPr>
          <w:i/>
          <w:iCs/>
        </w:rPr>
        <w:lastRenderedPageBreak/>
        <w:t>Title: My Approach to Using Tomkins' Affect Script</w:t>
      </w:r>
    </w:p>
    <w:p w14:paraId="7BFAE604" w14:textId="77777777" w:rsidR="00BE0598" w:rsidRPr="00BE0598" w:rsidRDefault="00BE0598" w:rsidP="00BD0ADE">
      <w:pPr>
        <w:jc w:val="both"/>
        <w:rPr>
          <w:i/>
          <w:iCs/>
        </w:rPr>
      </w:pPr>
    </w:p>
    <w:p w14:paraId="2A532D64" w14:textId="36B21469" w:rsidR="00DE3706" w:rsidRPr="000B1FC7" w:rsidRDefault="00DE3706" w:rsidP="00BD0ADE">
      <w:pPr>
        <w:pStyle w:val="ListParagraph"/>
        <w:numPr>
          <w:ilvl w:val="0"/>
          <w:numId w:val="19"/>
        </w:numPr>
        <w:jc w:val="both"/>
      </w:pPr>
      <w:r w:rsidRPr="000B1FC7">
        <w:t>My Strengths, Areas for Improvement, Action Plan, Support Needed.</w:t>
      </w:r>
    </w:p>
    <w:p w14:paraId="059CF671" w14:textId="4ED3331D" w:rsidR="00BE0598" w:rsidRDefault="00DE3706" w:rsidP="00BD0ADE">
      <w:pPr>
        <w:pStyle w:val="ListParagraph"/>
        <w:numPr>
          <w:ilvl w:val="0"/>
          <w:numId w:val="19"/>
        </w:numPr>
        <w:jc w:val="both"/>
      </w:pPr>
      <w:r w:rsidRPr="000B1FC7">
        <w:t>This worksheet encourages educators to reflect on their current understanding and use of affect scripts and identify areas for growth.</w:t>
      </w:r>
    </w:p>
    <w:p w14:paraId="7DE3186E" w14:textId="3D56FD12" w:rsidR="0043794D" w:rsidRPr="000B1FC7" w:rsidRDefault="00BE0598" w:rsidP="00BD0ADE">
      <w:pPr>
        <w:pStyle w:val="Heading1"/>
        <w:jc w:val="both"/>
        <w:rPr>
          <w:b w:val="0"/>
          <w:bCs/>
        </w:rPr>
      </w:pPr>
      <w:bookmarkStart w:id="158" w:name="_Toc138430640"/>
      <w:r>
        <w:rPr>
          <w:bCs/>
        </w:rPr>
        <w:t xml:space="preserve">Appendix F: </w:t>
      </w:r>
      <w:r w:rsidR="0043794D" w:rsidRPr="000B1FC7">
        <w:rPr>
          <w:bCs/>
        </w:rPr>
        <w:t>Module 6</w:t>
      </w:r>
      <w:r>
        <w:rPr>
          <w:bCs/>
        </w:rPr>
        <w:t xml:space="preserve"> -</w:t>
      </w:r>
      <w:r w:rsidR="0043794D" w:rsidRPr="000B1FC7">
        <w:rPr>
          <w:bCs/>
        </w:rPr>
        <w:t xml:space="preserve"> </w:t>
      </w:r>
      <w:bookmarkStart w:id="159" w:name="_Hlk138312212"/>
      <w:r w:rsidR="0043794D" w:rsidRPr="000B1FC7">
        <w:rPr>
          <w:bCs/>
        </w:rPr>
        <w:t>Applying Nathanson's Compass of Shame</w:t>
      </w:r>
      <w:bookmarkEnd w:id="159"/>
      <w:bookmarkEnd w:id="158"/>
    </w:p>
    <w:p w14:paraId="0C2D2CF9" w14:textId="77777777" w:rsidR="0043794D" w:rsidRDefault="0043794D" w:rsidP="00BD0ADE">
      <w:pPr>
        <w:jc w:val="both"/>
      </w:pPr>
    </w:p>
    <w:p w14:paraId="3C230D6C" w14:textId="7C4B476C" w:rsidR="0043794D" w:rsidRPr="000B1FC7" w:rsidRDefault="00E41B66" w:rsidP="00BD0ADE">
      <w:pPr>
        <w:jc w:val="both"/>
        <w:rPr>
          <w:b/>
          <w:bCs/>
        </w:rPr>
      </w:pPr>
      <w:r w:rsidRPr="00E41B66">
        <w:rPr>
          <w:b/>
          <w:bCs/>
          <w:i/>
          <w:iCs/>
        </w:rPr>
        <w:t>Aim</w:t>
      </w:r>
      <w:r w:rsidR="0043794D" w:rsidRPr="000B1FC7">
        <w:rPr>
          <w:b/>
          <w:bCs/>
        </w:rPr>
        <w:t xml:space="preserve">: </w:t>
      </w:r>
      <w:r w:rsidR="0043794D" w:rsidRPr="000B1FC7">
        <w:t xml:space="preserve">The aim of this module is to </w:t>
      </w:r>
      <w:r w:rsidR="000B1FC7">
        <w:t>familiarise</w:t>
      </w:r>
      <w:r w:rsidR="0043794D" w:rsidRPr="000B1FC7">
        <w:t xml:space="preserve"> educators with Nathanson's Compass of Shame, teaching them to </w:t>
      </w:r>
      <w:r w:rsidR="000B1FC7">
        <w:t>recognise</w:t>
      </w:r>
      <w:r w:rsidR="0043794D" w:rsidRPr="000B1FC7">
        <w:t xml:space="preserve"> signs of shame in students and respond in a supportive and empowering manner.</w:t>
      </w:r>
    </w:p>
    <w:p w14:paraId="27C6AE38" w14:textId="77777777" w:rsidR="0043794D" w:rsidRDefault="0043794D" w:rsidP="00BD0ADE">
      <w:pPr>
        <w:jc w:val="both"/>
      </w:pPr>
    </w:p>
    <w:p w14:paraId="0C1666D9" w14:textId="77777777" w:rsidR="0043794D" w:rsidRPr="00E41B66" w:rsidRDefault="0043794D" w:rsidP="00BD0ADE">
      <w:pPr>
        <w:jc w:val="both"/>
        <w:rPr>
          <w:b/>
          <w:bCs/>
          <w:i/>
          <w:iCs/>
        </w:rPr>
      </w:pPr>
      <w:r w:rsidRPr="00E41B66">
        <w:rPr>
          <w:b/>
          <w:bCs/>
          <w:i/>
          <w:iCs/>
        </w:rPr>
        <w:t>PowerPoint Slide 1: Title Slide</w:t>
      </w:r>
    </w:p>
    <w:p w14:paraId="527457C4" w14:textId="77777777" w:rsidR="0043794D" w:rsidRDefault="0043794D" w:rsidP="00BD0ADE">
      <w:pPr>
        <w:jc w:val="both"/>
      </w:pPr>
    </w:p>
    <w:p w14:paraId="5457D83D" w14:textId="77777777" w:rsidR="0043794D" w:rsidRPr="00E41B66" w:rsidRDefault="0043794D" w:rsidP="00BD0ADE">
      <w:pPr>
        <w:jc w:val="both"/>
        <w:rPr>
          <w:i/>
          <w:iCs/>
        </w:rPr>
      </w:pPr>
      <w:r w:rsidRPr="00E41B66">
        <w:rPr>
          <w:i/>
          <w:iCs/>
        </w:rPr>
        <w:t>Title: Applying Nathanson's Compass of Shame</w:t>
      </w:r>
    </w:p>
    <w:p w14:paraId="1BCE9399" w14:textId="77777777" w:rsidR="008F130C" w:rsidRPr="008F130C" w:rsidRDefault="008F130C" w:rsidP="00BD0ADE">
      <w:pPr>
        <w:jc w:val="both"/>
      </w:pPr>
    </w:p>
    <w:p w14:paraId="490F746D" w14:textId="77777777" w:rsidR="0043794D" w:rsidRPr="00E41B66" w:rsidRDefault="0043794D" w:rsidP="00BD0ADE">
      <w:pPr>
        <w:jc w:val="both"/>
        <w:rPr>
          <w:i/>
          <w:iCs/>
        </w:rPr>
      </w:pPr>
      <w:r w:rsidRPr="00E41B66">
        <w:rPr>
          <w:i/>
          <w:iCs/>
        </w:rPr>
        <w:lastRenderedPageBreak/>
        <w:t>Subtitle: Navigating Emotional Landscapes in the Classroom</w:t>
      </w:r>
    </w:p>
    <w:p w14:paraId="62B633B7" w14:textId="77777777" w:rsidR="00E41B66" w:rsidRDefault="00E41B66" w:rsidP="00BD0ADE">
      <w:pPr>
        <w:jc w:val="both"/>
      </w:pPr>
    </w:p>
    <w:p w14:paraId="70F25263" w14:textId="3E086277" w:rsidR="0043794D" w:rsidRPr="008F130C" w:rsidRDefault="0043794D" w:rsidP="00BD0ADE">
      <w:pPr>
        <w:pStyle w:val="ListParagraph"/>
        <w:numPr>
          <w:ilvl w:val="0"/>
          <w:numId w:val="20"/>
        </w:numPr>
        <w:jc w:val="both"/>
      </w:pPr>
      <w:r w:rsidRPr="008F130C">
        <w:t>Welcome to Module 6, where we explore Nathanson's Compass of Shame and learn to navigate complex emotional responses in our students.</w:t>
      </w:r>
    </w:p>
    <w:p w14:paraId="1B4F832C" w14:textId="77777777" w:rsidR="0043794D" w:rsidRDefault="0043794D" w:rsidP="00BD0ADE">
      <w:pPr>
        <w:jc w:val="both"/>
      </w:pPr>
    </w:p>
    <w:p w14:paraId="5467F557" w14:textId="77777777" w:rsidR="0043794D" w:rsidRPr="00E41B66" w:rsidRDefault="0043794D" w:rsidP="00BD0ADE">
      <w:pPr>
        <w:jc w:val="both"/>
        <w:rPr>
          <w:b/>
          <w:bCs/>
          <w:i/>
          <w:iCs/>
        </w:rPr>
      </w:pPr>
      <w:r w:rsidRPr="00E41B66">
        <w:rPr>
          <w:b/>
          <w:bCs/>
          <w:i/>
          <w:iCs/>
        </w:rPr>
        <w:t>PowerPoint Slide 2: Introduction to Nathanson's Compass of Shame</w:t>
      </w:r>
    </w:p>
    <w:p w14:paraId="333BF9F3" w14:textId="77777777" w:rsidR="0043794D" w:rsidRDefault="0043794D" w:rsidP="00BD0ADE">
      <w:pPr>
        <w:jc w:val="both"/>
      </w:pPr>
    </w:p>
    <w:p w14:paraId="1EF0B5F9" w14:textId="77777777" w:rsidR="0043794D" w:rsidRPr="00E41B66" w:rsidRDefault="0043794D" w:rsidP="00BD0ADE">
      <w:pPr>
        <w:jc w:val="both"/>
        <w:rPr>
          <w:i/>
          <w:iCs/>
        </w:rPr>
      </w:pPr>
      <w:r w:rsidRPr="00E41B66">
        <w:rPr>
          <w:i/>
          <w:iCs/>
        </w:rPr>
        <w:t>Title: What is Nathanson's Compass of Shame?</w:t>
      </w:r>
    </w:p>
    <w:p w14:paraId="327A65E8" w14:textId="77777777" w:rsidR="00E41B66" w:rsidRDefault="00E41B66" w:rsidP="00BD0ADE">
      <w:pPr>
        <w:jc w:val="both"/>
      </w:pPr>
    </w:p>
    <w:p w14:paraId="1381CB01" w14:textId="3EADF41A" w:rsidR="0043794D" w:rsidRPr="002D2F0F" w:rsidRDefault="0043794D" w:rsidP="00BD0ADE">
      <w:pPr>
        <w:pStyle w:val="ListParagraph"/>
        <w:numPr>
          <w:ilvl w:val="0"/>
          <w:numId w:val="20"/>
        </w:numPr>
        <w:jc w:val="both"/>
      </w:pPr>
      <w:r w:rsidRPr="002D2F0F">
        <w:t>Get introduced to the basics of Nathanson's Compass of Shame, focusing on the four poles: Withdrawal, Avoidance, Attack Self, Attack Other.</w:t>
      </w:r>
    </w:p>
    <w:p w14:paraId="7555AC05" w14:textId="77777777" w:rsidR="0043794D" w:rsidRDefault="0043794D" w:rsidP="00BD0ADE">
      <w:pPr>
        <w:jc w:val="both"/>
      </w:pPr>
    </w:p>
    <w:p w14:paraId="72B520AB" w14:textId="77777777" w:rsidR="0043794D" w:rsidRPr="00E41B66" w:rsidRDefault="0043794D" w:rsidP="00BD0ADE">
      <w:pPr>
        <w:jc w:val="both"/>
        <w:rPr>
          <w:b/>
          <w:bCs/>
          <w:i/>
          <w:iCs/>
        </w:rPr>
      </w:pPr>
      <w:r w:rsidRPr="00E41B66">
        <w:rPr>
          <w:b/>
          <w:bCs/>
          <w:i/>
          <w:iCs/>
        </w:rPr>
        <w:t>PowerPoint Slide 3: The Role of Shame in Student Behaviour</w:t>
      </w:r>
    </w:p>
    <w:p w14:paraId="29B32CD8" w14:textId="77777777" w:rsidR="0043794D" w:rsidRDefault="0043794D" w:rsidP="00BD0ADE">
      <w:pPr>
        <w:jc w:val="both"/>
      </w:pPr>
    </w:p>
    <w:p w14:paraId="59CC2386" w14:textId="77777777" w:rsidR="0043794D" w:rsidRPr="00E41B66" w:rsidRDefault="0043794D" w:rsidP="00BD0ADE">
      <w:pPr>
        <w:jc w:val="both"/>
        <w:rPr>
          <w:i/>
          <w:iCs/>
        </w:rPr>
      </w:pPr>
      <w:r w:rsidRPr="00E41B66">
        <w:rPr>
          <w:i/>
          <w:iCs/>
        </w:rPr>
        <w:t>Title: How Does Shame Influence Student Behaviour?</w:t>
      </w:r>
    </w:p>
    <w:p w14:paraId="15AAA350" w14:textId="77777777" w:rsidR="00E41B66" w:rsidRDefault="00E41B66" w:rsidP="00BD0ADE">
      <w:pPr>
        <w:jc w:val="both"/>
      </w:pPr>
    </w:p>
    <w:p w14:paraId="077BA958" w14:textId="5654FE3F" w:rsidR="0043794D" w:rsidRPr="00371845" w:rsidRDefault="0043794D" w:rsidP="00BD0ADE">
      <w:pPr>
        <w:pStyle w:val="ListParagraph"/>
        <w:numPr>
          <w:ilvl w:val="0"/>
          <w:numId w:val="20"/>
        </w:numPr>
        <w:jc w:val="both"/>
      </w:pPr>
      <w:r w:rsidRPr="00371845">
        <w:t xml:space="preserve">Understand how feelings of shame can trigger various </w:t>
      </w:r>
      <w:r w:rsidR="002D2F0F" w:rsidRPr="00371845">
        <w:t>behaviours</w:t>
      </w:r>
      <w:r w:rsidRPr="00371845">
        <w:t xml:space="preserve"> in students and how these </w:t>
      </w:r>
      <w:r w:rsidR="002D2F0F" w:rsidRPr="00371845">
        <w:t>behaviours</w:t>
      </w:r>
      <w:r w:rsidRPr="00371845">
        <w:t xml:space="preserve"> align with the four poles of Nathanson's Compass of Shame.</w:t>
      </w:r>
    </w:p>
    <w:p w14:paraId="2E1C4A65" w14:textId="77777777" w:rsidR="0043794D" w:rsidRDefault="0043794D" w:rsidP="00BD0ADE">
      <w:pPr>
        <w:jc w:val="both"/>
      </w:pPr>
    </w:p>
    <w:p w14:paraId="0E5ECBBA" w14:textId="77777777" w:rsidR="0043794D" w:rsidRPr="00E41B66" w:rsidRDefault="0043794D" w:rsidP="00BD0ADE">
      <w:pPr>
        <w:jc w:val="both"/>
        <w:rPr>
          <w:b/>
          <w:bCs/>
          <w:i/>
          <w:iCs/>
        </w:rPr>
      </w:pPr>
      <w:r w:rsidRPr="00E41B66">
        <w:rPr>
          <w:b/>
          <w:bCs/>
          <w:i/>
          <w:iCs/>
        </w:rPr>
        <w:t>PowerPoint Slide 4: Strategies for Responding to Shame</w:t>
      </w:r>
    </w:p>
    <w:p w14:paraId="65BA5989" w14:textId="77777777" w:rsidR="0043794D" w:rsidRDefault="0043794D" w:rsidP="00BD0ADE">
      <w:pPr>
        <w:jc w:val="both"/>
      </w:pPr>
    </w:p>
    <w:p w14:paraId="3909DB19" w14:textId="77777777" w:rsidR="0043794D" w:rsidRPr="00E41B66" w:rsidRDefault="0043794D" w:rsidP="00BD0ADE">
      <w:pPr>
        <w:jc w:val="both"/>
        <w:rPr>
          <w:i/>
          <w:iCs/>
        </w:rPr>
      </w:pPr>
      <w:r w:rsidRPr="00E41B66">
        <w:rPr>
          <w:i/>
          <w:iCs/>
        </w:rPr>
        <w:t>Title: How Can We Respond to Shame in the Classroom?</w:t>
      </w:r>
    </w:p>
    <w:p w14:paraId="23BF5E8C" w14:textId="77777777" w:rsidR="00E41B66" w:rsidRDefault="00E41B66" w:rsidP="00BD0ADE">
      <w:pPr>
        <w:jc w:val="both"/>
      </w:pPr>
    </w:p>
    <w:p w14:paraId="4A27315D" w14:textId="598A2522" w:rsidR="0043794D" w:rsidRPr="00DF35F2" w:rsidRDefault="0043794D" w:rsidP="00BD0ADE">
      <w:pPr>
        <w:pStyle w:val="ListParagraph"/>
        <w:numPr>
          <w:ilvl w:val="0"/>
          <w:numId w:val="20"/>
        </w:numPr>
        <w:jc w:val="both"/>
      </w:pPr>
      <w:r w:rsidRPr="00DF35F2">
        <w:t xml:space="preserve">Explore strategies to </w:t>
      </w:r>
      <w:r w:rsidR="000B1FC7" w:rsidRPr="00DF35F2">
        <w:t>recognise</w:t>
      </w:r>
      <w:r w:rsidRPr="00DF35F2">
        <w:t xml:space="preserve"> and respond to shame in students, promoting a supportive and empowering environment in the classroom.</w:t>
      </w:r>
    </w:p>
    <w:p w14:paraId="5C9D8A1C" w14:textId="77777777" w:rsidR="0043794D" w:rsidRPr="00ED3B7E" w:rsidRDefault="0043794D" w:rsidP="00BD0ADE">
      <w:pPr>
        <w:jc w:val="both"/>
      </w:pPr>
    </w:p>
    <w:p w14:paraId="22C83F65" w14:textId="77777777" w:rsidR="0043794D" w:rsidRPr="00E41B66" w:rsidRDefault="0043794D" w:rsidP="00BD0ADE">
      <w:pPr>
        <w:jc w:val="both"/>
        <w:rPr>
          <w:b/>
          <w:bCs/>
          <w:i/>
          <w:iCs/>
        </w:rPr>
      </w:pPr>
      <w:r w:rsidRPr="00E41B66">
        <w:rPr>
          <w:b/>
          <w:bCs/>
          <w:i/>
          <w:iCs/>
        </w:rPr>
        <w:lastRenderedPageBreak/>
        <w:t>PowerPoint Slide 5: Reflection and Group Discussion</w:t>
      </w:r>
    </w:p>
    <w:p w14:paraId="7734DCC1" w14:textId="77777777" w:rsidR="0043794D" w:rsidRDefault="0043794D" w:rsidP="00BD0ADE">
      <w:pPr>
        <w:jc w:val="both"/>
      </w:pPr>
    </w:p>
    <w:p w14:paraId="4205DADD" w14:textId="77777777" w:rsidR="0043794D" w:rsidRPr="00E41B66" w:rsidRDefault="0043794D" w:rsidP="00BD0ADE">
      <w:pPr>
        <w:jc w:val="both"/>
        <w:rPr>
          <w:i/>
          <w:iCs/>
        </w:rPr>
      </w:pPr>
      <w:r w:rsidRPr="00E41B66">
        <w:rPr>
          <w:i/>
          <w:iCs/>
        </w:rPr>
        <w:t>Title: Reflecting on Our Approach to Shame</w:t>
      </w:r>
    </w:p>
    <w:p w14:paraId="2D49864C" w14:textId="77777777" w:rsidR="00E41B66" w:rsidRDefault="00E41B66" w:rsidP="00BD0ADE">
      <w:pPr>
        <w:jc w:val="both"/>
      </w:pPr>
    </w:p>
    <w:p w14:paraId="75AA28C6" w14:textId="0287C2D1" w:rsidR="0043794D" w:rsidRPr="000C0C00" w:rsidRDefault="0043794D" w:rsidP="00BD0ADE">
      <w:pPr>
        <w:pStyle w:val="ListParagraph"/>
        <w:numPr>
          <w:ilvl w:val="0"/>
          <w:numId w:val="20"/>
        </w:numPr>
        <w:jc w:val="both"/>
      </w:pPr>
      <w:r w:rsidRPr="000C0C00">
        <w:t>Reflect on your experiences and practice as an educator. Discuss scenarios involving shame and share strategies for better responses in the future.</w:t>
      </w:r>
    </w:p>
    <w:p w14:paraId="6D04342A" w14:textId="77777777" w:rsidR="00383E50" w:rsidRDefault="00383E50" w:rsidP="00BD0ADE">
      <w:pPr>
        <w:jc w:val="both"/>
        <w:rPr>
          <w:b/>
          <w:bCs/>
          <w:i/>
          <w:iCs/>
        </w:rPr>
      </w:pPr>
    </w:p>
    <w:p w14:paraId="2675CDF8" w14:textId="5F9833B3" w:rsidR="0043794D" w:rsidRPr="00E41B66" w:rsidRDefault="0043794D" w:rsidP="00BD0ADE">
      <w:pPr>
        <w:jc w:val="both"/>
        <w:rPr>
          <w:b/>
          <w:bCs/>
          <w:i/>
          <w:iCs/>
        </w:rPr>
      </w:pPr>
      <w:r w:rsidRPr="00E41B66">
        <w:rPr>
          <w:b/>
          <w:bCs/>
          <w:i/>
          <w:iCs/>
        </w:rPr>
        <w:t>Activity Materials:</w:t>
      </w:r>
    </w:p>
    <w:p w14:paraId="106B6A94" w14:textId="77777777" w:rsidR="0043794D" w:rsidRDefault="0043794D" w:rsidP="00BD0ADE">
      <w:pPr>
        <w:jc w:val="both"/>
      </w:pPr>
    </w:p>
    <w:p w14:paraId="03E46E2F" w14:textId="77777777" w:rsidR="0043794D" w:rsidRPr="00E41B66" w:rsidRDefault="0043794D" w:rsidP="00BD0ADE">
      <w:pPr>
        <w:jc w:val="both"/>
        <w:rPr>
          <w:b/>
          <w:bCs/>
        </w:rPr>
      </w:pPr>
      <w:r w:rsidRPr="00E41B66">
        <w:rPr>
          <w:b/>
          <w:bCs/>
        </w:rPr>
        <w:t>Case Study Worksheet:</w:t>
      </w:r>
    </w:p>
    <w:p w14:paraId="6D63C050" w14:textId="77777777" w:rsidR="0043794D" w:rsidRDefault="0043794D" w:rsidP="00BD0ADE">
      <w:pPr>
        <w:jc w:val="both"/>
      </w:pPr>
    </w:p>
    <w:p w14:paraId="26D5A298" w14:textId="77777777" w:rsidR="0043794D" w:rsidRPr="00E41B66" w:rsidRDefault="0043794D" w:rsidP="00BD0ADE">
      <w:pPr>
        <w:jc w:val="both"/>
        <w:rPr>
          <w:i/>
          <w:iCs/>
        </w:rPr>
      </w:pPr>
      <w:r w:rsidRPr="00E41B66">
        <w:rPr>
          <w:i/>
          <w:iCs/>
        </w:rPr>
        <w:t>Title: Identifying and Addressing Shame - Case Study Analysis</w:t>
      </w:r>
    </w:p>
    <w:p w14:paraId="4F5FA3F9" w14:textId="77777777" w:rsidR="00E41B66" w:rsidRDefault="00E41B66" w:rsidP="00BD0ADE">
      <w:pPr>
        <w:jc w:val="both"/>
      </w:pPr>
    </w:p>
    <w:p w14:paraId="6CCB597D" w14:textId="4D519F78" w:rsidR="0043794D" w:rsidRDefault="0043794D" w:rsidP="00BD0ADE">
      <w:pPr>
        <w:pStyle w:val="ListParagraph"/>
        <w:numPr>
          <w:ilvl w:val="0"/>
          <w:numId w:val="20"/>
        </w:numPr>
        <w:jc w:val="both"/>
      </w:pPr>
      <w:r>
        <w:t xml:space="preserve">Each worksheet presents a different case. </w:t>
      </w:r>
      <w:r w:rsidR="00AB30DC">
        <w:t>Analyse</w:t>
      </w:r>
      <w:r>
        <w:t xml:space="preserve"> the case, identify signs of shame in the student's </w:t>
      </w:r>
      <w:r w:rsidR="00D1360E">
        <w:t>behaviour</w:t>
      </w:r>
      <w:r>
        <w:t>, and develop a response strategy.</w:t>
      </w:r>
    </w:p>
    <w:p w14:paraId="5034FA0F" w14:textId="77777777" w:rsidR="0043794D" w:rsidRDefault="0043794D" w:rsidP="00BD0ADE">
      <w:pPr>
        <w:jc w:val="both"/>
      </w:pPr>
    </w:p>
    <w:p w14:paraId="1B69EFC9" w14:textId="77777777" w:rsidR="0043794D" w:rsidRPr="00E41B66" w:rsidRDefault="0043794D" w:rsidP="00BD0ADE">
      <w:pPr>
        <w:jc w:val="both"/>
        <w:rPr>
          <w:b/>
          <w:bCs/>
        </w:rPr>
      </w:pPr>
      <w:r w:rsidRPr="00E41B66">
        <w:rPr>
          <w:b/>
          <w:bCs/>
        </w:rPr>
        <w:t>Strategy Reference Handout:</w:t>
      </w:r>
    </w:p>
    <w:p w14:paraId="4A20BFCB" w14:textId="77777777" w:rsidR="0043794D" w:rsidRDefault="0043794D" w:rsidP="00BD0ADE">
      <w:pPr>
        <w:jc w:val="both"/>
      </w:pPr>
    </w:p>
    <w:p w14:paraId="656ABD6A" w14:textId="77777777" w:rsidR="0043794D" w:rsidRPr="00E41B66" w:rsidRDefault="0043794D" w:rsidP="00BD0ADE">
      <w:pPr>
        <w:jc w:val="both"/>
        <w:rPr>
          <w:i/>
          <w:iCs/>
        </w:rPr>
      </w:pPr>
      <w:r w:rsidRPr="00E41B66">
        <w:rPr>
          <w:i/>
          <w:iCs/>
        </w:rPr>
        <w:t>Title: Strategies for Addressing Shame</w:t>
      </w:r>
    </w:p>
    <w:p w14:paraId="5AF9508C" w14:textId="77777777" w:rsidR="00E41B66" w:rsidRDefault="00E41B66" w:rsidP="00BD0ADE">
      <w:pPr>
        <w:jc w:val="both"/>
      </w:pPr>
    </w:p>
    <w:p w14:paraId="4AF17036" w14:textId="15D9AE1D" w:rsidR="0043794D" w:rsidRDefault="0043794D" w:rsidP="00BD0ADE">
      <w:pPr>
        <w:pStyle w:val="ListParagraph"/>
        <w:numPr>
          <w:ilvl w:val="0"/>
          <w:numId w:val="20"/>
        </w:numPr>
        <w:jc w:val="both"/>
      </w:pPr>
      <w:r>
        <w:lastRenderedPageBreak/>
        <w:t>Use this handout as a reference guide for specific strategies to identify and respond to shame in the classroom.</w:t>
      </w:r>
    </w:p>
    <w:p w14:paraId="2B6AA641" w14:textId="77777777" w:rsidR="0043794D" w:rsidRDefault="0043794D" w:rsidP="00BD0ADE">
      <w:pPr>
        <w:jc w:val="both"/>
      </w:pPr>
    </w:p>
    <w:p w14:paraId="3578CEE6" w14:textId="77777777" w:rsidR="0043794D" w:rsidRPr="00E41B66" w:rsidRDefault="0043794D" w:rsidP="00BD0ADE">
      <w:pPr>
        <w:jc w:val="both"/>
        <w:rPr>
          <w:b/>
          <w:bCs/>
        </w:rPr>
      </w:pPr>
      <w:r w:rsidRPr="00E41B66">
        <w:rPr>
          <w:b/>
          <w:bCs/>
        </w:rPr>
        <w:t>Personal Reflection Worksheet:</w:t>
      </w:r>
    </w:p>
    <w:p w14:paraId="76A62BBD" w14:textId="77777777" w:rsidR="0043794D" w:rsidRDefault="0043794D" w:rsidP="00BD0ADE">
      <w:pPr>
        <w:jc w:val="both"/>
      </w:pPr>
    </w:p>
    <w:p w14:paraId="5FE8D7DC" w14:textId="77777777" w:rsidR="0043794D" w:rsidRPr="00E41B66" w:rsidRDefault="0043794D" w:rsidP="00BD0ADE">
      <w:pPr>
        <w:jc w:val="both"/>
        <w:rPr>
          <w:i/>
          <w:iCs/>
        </w:rPr>
      </w:pPr>
      <w:r w:rsidRPr="00E41B66">
        <w:rPr>
          <w:i/>
          <w:iCs/>
        </w:rPr>
        <w:t>Title: My Approach to Identifying and Addressing Shame</w:t>
      </w:r>
    </w:p>
    <w:p w14:paraId="0AF967C5" w14:textId="77777777" w:rsidR="00E41B66" w:rsidRDefault="00E41B66" w:rsidP="00BD0ADE">
      <w:pPr>
        <w:jc w:val="both"/>
      </w:pPr>
    </w:p>
    <w:p w14:paraId="1727CA06" w14:textId="27372E56" w:rsidR="0043794D" w:rsidRDefault="0043794D" w:rsidP="00BD0ADE">
      <w:pPr>
        <w:pStyle w:val="ListParagraph"/>
        <w:numPr>
          <w:ilvl w:val="0"/>
          <w:numId w:val="20"/>
        </w:numPr>
        <w:jc w:val="both"/>
      </w:pPr>
      <w:r>
        <w:t>Reflect on your current practice, identify strengths and areas for improvement, and develop an action plan to better address shame in the classroom.</w:t>
      </w:r>
    </w:p>
    <w:p w14:paraId="394BA0C5" w14:textId="77777777" w:rsidR="0043794D" w:rsidRDefault="0043794D" w:rsidP="00BD0ADE">
      <w:pPr>
        <w:jc w:val="both"/>
      </w:pPr>
    </w:p>
    <w:p w14:paraId="4DE05DFC" w14:textId="77777777" w:rsidR="00E41B66" w:rsidRDefault="00E41B66" w:rsidP="00BD0ADE">
      <w:pPr>
        <w:jc w:val="both"/>
      </w:pPr>
    </w:p>
    <w:p w14:paraId="315347EC" w14:textId="77777777" w:rsidR="00E41B66" w:rsidRDefault="00E41B66" w:rsidP="00BD0ADE">
      <w:pPr>
        <w:jc w:val="both"/>
      </w:pPr>
    </w:p>
    <w:p w14:paraId="6559EA32" w14:textId="77777777" w:rsidR="00E41B66" w:rsidRDefault="00E41B66" w:rsidP="00BD0ADE">
      <w:pPr>
        <w:jc w:val="both"/>
      </w:pPr>
    </w:p>
    <w:p w14:paraId="14D8C88E" w14:textId="77777777" w:rsidR="00E41B66" w:rsidRDefault="00E41B66" w:rsidP="00BD0ADE">
      <w:pPr>
        <w:jc w:val="both"/>
      </w:pPr>
    </w:p>
    <w:p w14:paraId="264C01E5" w14:textId="77777777" w:rsidR="00E41B66" w:rsidRDefault="00E41B66" w:rsidP="00BD0ADE">
      <w:pPr>
        <w:jc w:val="both"/>
      </w:pPr>
    </w:p>
    <w:p w14:paraId="32E816DB" w14:textId="77777777" w:rsidR="00E41B66" w:rsidRDefault="00E41B66" w:rsidP="00BD0ADE">
      <w:pPr>
        <w:jc w:val="both"/>
      </w:pPr>
    </w:p>
    <w:p w14:paraId="79C2B67A" w14:textId="77777777" w:rsidR="00E41B66" w:rsidRDefault="00E41B66" w:rsidP="00BD0ADE">
      <w:pPr>
        <w:jc w:val="both"/>
      </w:pPr>
    </w:p>
    <w:p w14:paraId="0C2C5E8C" w14:textId="77777777" w:rsidR="00E41B66" w:rsidRDefault="00E41B66" w:rsidP="00BD0ADE">
      <w:pPr>
        <w:jc w:val="both"/>
      </w:pPr>
    </w:p>
    <w:p w14:paraId="3A7FBA93" w14:textId="77777777" w:rsidR="00E41B66" w:rsidRDefault="00E41B66" w:rsidP="00BD0ADE">
      <w:pPr>
        <w:jc w:val="both"/>
      </w:pPr>
    </w:p>
    <w:p w14:paraId="6F97196E" w14:textId="1F63DB93" w:rsidR="002A4AB9" w:rsidRPr="00D1360E" w:rsidRDefault="00383E50" w:rsidP="00BD0ADE">
      <w:pPr>
        <w:pStyle w:val="Heading1"/>
        <w:jc w:val="both"/>
        <w:rPr>
          <w:b w:val="0"/>
          <w:bCs/>
        </w:rPr>
      </w:pPr>
      <w:bookmarkStart w:id="160" w:name="_Toc138430641"/>
      <w:r>
        <w:rPr>
          <w:bCs/>
        </w:rPr>
        <w:t xml:space="preserve">Appendix G: </w:t>
      </w:r>
      <w:r w:rsidR="002A4AB9" w:rsidRPr="00D1360E">
        <w:rPr>
          <w:bCs/>
        </w:rPr>
        <w:t>Module 7</w:t>
      </w:r>
      <w:r>
        <w:rPr>
          <w:bCs/>
        </w:rPr>
        <w:t xml:space="preserve"> - </w:t>
      </w:r>
      <w:r w:rsidR="002A4AB9" w:rsidRPr="00D1360E">
        <w:rPr>
          <w:bCs/>
        </w:rPr>
        <w:t>Creating Safe Spaces for Vulnerability</w:t>
      </w:r>
      <w:bookmarkEnd w:id="160"/>
    </w:p>
    <w:p w14:paraId="12B7821B" w14:textId="77777777" w:rsidR="002A4AB9" w:rsidRDefault="002A4AB9" w:rsidP="00BD0ADE">
      <w:pPr>
        <w:jc w:val="both"/>
      </w:pPr>
    </w:p>
    <w:p w14:paraId="25070413" w14:textId="349F5A65" w:rsidR="002A4AB9" w:rsidRPr="00D1360E" w:rsidRDefault="00383E50" w:rsidP="00BD0ADE">
      <w:pPr>
        <w:jc w:val="both"/>
        <w:rPr>
          <w:b/>
          <w:bCs/>
        </w:rPr>
      </w:pPr>
      <w:r w:rsidRPr="00383E50">
        <w:rPr>
          <w:b/>
          <w:bCs/>
          <w:i/>
          <w:iCs/>
        </w:rPr>
        <w:t>Aim</w:t>
      </w:r>
      <w:r w:rsidR="002A4AB9" w:rsidRPr="00D1360E">
        <w:rPr>
          <w:b/>
          <w:bCs/>
        </w:rPr>
        <w:t xml:space="preserve">: </w:t>
      </w:r>
      <w:r w:rsidR="002A4AB9" w:rsidRPr="00D1360E">
        <w:t>The goal of this module is to equip educators with the knowledge and skills needed to create nurturing and safe environments where students feel comfortable expressing their vulnerabilities and challenges.</w:t>
      </w:r>
    </w:p>
    <w:p w14:paraId="19342492" w14:textId="77777777" w:rsidR="002A4AB9" w:rsidRDefault="002A4AB9" w:rsidP="00BD0ADE">
      <w:pPr>
        <w:jc w:val="both"/>
      </w:pPr>
    </w:p>
    <w:p w14:paraId="006BBC73" w14:textId="77777777" w:rsidR="002A4AB9" w:rsidRPr="00383E50" w:rsidRDefault="002A4AB9" w:rsidP="00BD0ADE">
      <w:pPr>
        <w:jc w:val="both"/>
        <w:rPr>
          <w:b/>
          <w:bCs/>
          <w:i/>
          <w:iCs/>
        </w:rPr>
      </w:pPr>
      <w:r w:rsidRPr="00383E50">
        <w:rPr>
          <w:b/>
          <w:bCs/>
          <w:i/>
          <w:iCs/>
        </w:rPr>
        <w:t>PowerPoint Slide 1: Title Slide</w:t>
      </w:r>
    </w:p>
    <w:p w14:paraId="40293F39" w14:textId="77777777" w:rsidR="002A4AB9" w:rsidRDefault="002A4AB9" w:rsidP="00BD0ADE">
      <w:pPr>
        <w:jc w:val="both"/>
      </w:pPr>
    </w:p>
    <w:p w14:paraId="096B5770" w14:textId="77777777" w:rsidR="002A4AB9" w:rsidRDefault="002A4AB9" w:rsidP="00BD0ADE">
      <w:pPr>
        <w:jc w:val="both"/>
        <w:rPr>
          <w:i/>
          <w:iCs/>
        </w:rPr>
      </w:pPr>
      <w:r w:rsidRPr="00383E50">
        <w:rPr>
          <w:i/>
          <w:iCs/>
        </w:rPr>
        <w:t>Title: Creating Safe Spaces for Vulnerability</w:t>
      </w:r>
    </w:p>
    <w:p w14:paraId="6A29E06C" w14:textId="77777777" w:rsidR="00383E50" w:rsidRPr="00383E50" w:rsidRDefault="00383E50" w:rsidP="00BD0ADE">
      <w:pPr>
        <w:jc w:val="both"/>
        <w:rPr>
          <w:i/>
          <w:iCs/>
        </w:rPr>
      </w:pPr>
    </w:p>
    <w:p w14:paraId="76060793" w14:textId="77777777" w:rsidR="002A4AB9" w:rsidRDefault="002A4AB9" w:rsidP="00BD0ADE">
      <w:pPr>
        <w:jc w:val="both"/>
        <w:rPr>
          <w:i/>
          <w:iCs/>
        </w:rPr>
      </w:pPr>
      <w:r w:rsidRPr="00383E50">
        <w:rPr>
          <w:i/>
          <w:iCs/>
        </w:rPr>
        <w:lastRenderedPageBreak/>
        <w:t>Subtitle: Empowering Students through Empathy and Understanding</w:t>
      </w:r>
    </w:p>
    <w:p w14:paraId="65FF2FD3" w14:textId="77777777" w:rsidR="00383E50" w:rsidRPr="00383E50" w:rsidRDefault="00383E50" w:rsidP="00BD0ADE">
      <w:pPr>
        <w:jc w:val="both"/>
        <w:rPr>
          <w:i/>
          <w:iCs/>
        </w:rPr>
      </w:pPr>
    </w:p>
    <w:p w14:paraId="605D92D4" w14:textId="02D570F1" w:rsidR="002A4AB9" w:rsidRDefault="002A4AB9" w:rsidP="00BD0ADE">
      <w:pPr>
        <w:pStyle w:val="ListParagraph"/>
        <w:numPr>
          <w:ilvl w:val="0"/>
          <w:numId w:val="20"/>
        </w:numPr>
        <w:jc w:val="both"/>
      </w:pPr>
      <w:r>
        <w:t>Welcome to Module 7, focusing on fostering an environment of trust and open communication in our classrooms.</w:t>
      </w:r>
    </w:p>
    <w:p w14:paraId="00D6B5BF" w14:textId="77777777" w:rsidR="002A4AB9" w:rsidRDefault="002A4AB9" w:rsidP="00BD0ADE">
      <w:pPr>
        <w:jc w:val="both"/>
      </w:pPr>
    </w:p>
    <w:p w14:paraId="480714FC" w14:textId="77777777" w:rsidR="002A4AB9" w:rsidRPr="00383E50" w:rsidRDefault="002A4AB9" w:rsidP="00BD0ADE">
      <w:pPr>
        <w:jc w:val="both"/>
        <w:rPr>
          <w:b/>
          <w:bCs/>
          <w:i/>
          <w:iCs/>
        </w:rPr>
      </w:pPr>
      <w:r w:rsidRPr="00383E50">
        <w:rPr>
          <w:b/>
          <w:bCs/>
          <w:i/>
          <w:iCs/>
        </w:rPr>
        <w:t>PowerPoint Slide 2: Understanding Vulnerability in the Classroom</w:t>
      </w:r>
    </w:p>
    <w:p w14:paraId="52BCF504" w14:textId="77777777" w:rsidR="002A4AB9" w:rsidRDefault="002A4AB9" w:rsidP="00BD0ADE">
      <w:pPr>
        <w:jc w:val="both"/>
      </w:pPr>
    </w:p>
    <w:p w14:paraId="36108E38" w14:textId="77777777" w:rsidR="002A4AB9" w:rsidRPr="00383E50" w:rsidRDefault="002A4AB9" w:rsidP="00BD0ADE">
      <w:pPr>
        <w:jc w:val="both"/>
        <w:rPr>
          <w:i/>
          <w:iCs/>
        </w:rPr>
      </w:pPr>
      <w:r w:rsidRPr="00383E50">
        <w:rPr>
          <w:i/>
          <w:iCs/>
        </w:rPr>
        <w:t>Title: The Role of Vulnerability in Learning</w:t>
      </w:r>
    </w:p>
    <w:p w14:paraId="708939E0" w14:textId="77777777" w:rsidR="00383E50" w:rsidRDefault="00383E50" w:rsidP="00BD0ADE">
      <w:pPr>
        <w:jc w:val="both"/>
      </w:pPr>
    </w:p>
    <w:p w14:paraId="342CC62C" w14:textId="196FC946" w:rsidR="002A4AB9" w:rsidRDefault="002A4AB9" w:rsidP="00BD0ADE">
      <w:pPr>
        <w:pStyle w:val="ListParagraph"/>
        <w:numPr>
          <w:ilvl w:val="0"/>
          <w:numId w:val="20"/>
        </w:numPr>
        <w:jc w:val="both"/>
      </w:pPr>
      <w:r>
        <w:t xml:space="preserve">Dive deep into understanding the concept of vulnerability, its crucial role in learning, and why </w:t>
      </w:r>
      <w:r w:rsidR="00CC376F">
        <w:t>it is</w:t>
      </w:r>
      <w:r>
        <w:t xml:space="preserve"> important for students to feel safe expressing their vulnerabilities.</w:t>
      </w:r>
    </w:p>
    <w:p w14:paraId="34BB58EE" w14:textId="77777777" w:rsidR="002A4AB9" w:rsidRDefault="002A4AB9" w:rsidP="00BD0ADE">
      <w:pPr>
        <w:jc w:val="both"/>
      </w:pPr>
    </w:p>
    <w:p w14:paraId="124F7F3A" w14:textId="77777777" w:rsidR="002A4AB9" w:rsidRPr="00383E50" w:rsidRDefault="002A4AB9" w:rsidP="00BD0ADE">
      <w:pPr>
        <w:jc w:val="both"/>
        <w:rPr>
          <w:b/>
          <w:bCs/>
          <w:i/>
          <w:iCs/>
        </w:rPr>
      </w:pPr>
      <w:r w:rsidRPr="00383E50">
        <w:rPr>
          <w:b/>
          <w:bCs/>
          <w:i/>
          <w:iCs/>
        </w:rPr>
        <w:t>PowerPoint Slide 3: The Elements of a Safe Space</w:t>
      </w:r>
    </w:p>
    <w:p w14:paraId="0ED0829B" w14:textId="77777777" w:rsidR="002A4AB9" w:rsidRPr="00EB3285" w:rsidRDefault="002A4AB9" w:rsidP="00BD0ADE">
      <w:pPr>
        <w:jc w:val="both"/>
      </w:pPr>
    </w:p>
    <w:p w14:paraId="702F2010" w14:textId="77777777" w:rsidR="002A4AB9" w:rsidRPr="00383E50" w:rsidRDefault="002A4AB9" w:rsidP="00BD0ADE">
      <w:pPr>
        <w:jc w:val="both"/>
        <w:rPr>
          <w:i/>
          <w:iCs/>
        </w:rPr>
      </w:pPr>
      <w:r w:rsidRPr="00383E50">
        <w:rPr>
          <w:i/>
          <w:iCs/>
        </w:rPr>
        <w:t>Title: What Makes a Safe Space?</w:t>
      </w:r>
    </w:p>
    <w:p w14:paraId="23E8F007" w14:textId="77777777" w:rsidR="00383E50" w:rsidRDefault="00383E50" w:rsidP="00BD0ADE">
      <w:pPr>
        <w:jc w:val="both"/>
      </w:pPr>
    </w:p>
    <w:p w14:paraId="5AEE0903" w14:textId="28FA42FF" w:rsidR="002A4AB9" w:rsidRDefault="002A4AB9" w:rsidP="00BD0ADE">
      <w:pPr>
        <w:pStyle w:val="ListParagraph"/>
        <w:numPr>
          <w:ilvl w:val="0"/>
          <w:numId w:val="20"/>
        </w:numPr>
        <w:jc w:val="both"/>
      </w:pPr>
      <w:r>
        <w:t>Discover the key elements that contribute to creating a safe space for students – trust, respect, empathy, understanding, and a non-judgmental attitude.</w:t>
      </w:r>
    </w:p>
    <w:p w14:paraId="78DC9406" w14:textId="77777777" w:rsidR="002A4AB9" w:rsidRDefault="002A4AB9" w:rsidP="00BD0ADE">
      <w:pPr>
        <w:jc w:val="both"/>
      </w:pPr>
    </w:p>
    <w:p w14:paraId="4127A583" w14:textId="77777777" w:rsidR="002A4AB9" w:rsidRPr="00383E50" w:rsidRDefault="002A4AB9" w:rsidP="00BD0ADE">
      <w:pPr>
        <w:jc w:val="both"/>
        <w:rPr>
          <w:b/>
          <w:bCs/>
          <w:i/>
          <w:iCs/>
        </w:rPr>
      </w:pPr>
      <w:r w:rsidRPr="00383E50">
        <w:rPr>
          <w:b/>
          <w:bCs/>
          <w:i/>
          <w:iCs/>
        </w:rPr>
        <w:t>PowerPoint Slide 4: Strategies for Creating Safe Spaces</w:t>
      </w:r>
    </w:p>
    <w:p w14:paraId="29056BD5" w14:textId="77777777" w:rsidR="002A4AB9" w:rsidRPr="00FC4E4E" w:rsidRDefault="002A4AB9" w:rsidP="00BD0ADE">
      <w:pPr>
        <w:jc w:val="both"/>
      </w:pPr>
    </w:p>
    <w:p w14:paraId="50068AAB" w14:textId="77777777" w:rsidR="002A4AB9" w:rsidRPr="00383E50" w:rsidRDefault="002A4AB9" w:rsidP="00BD0ADE">
      <w:pPr>
        <w:jc w:val="both"/>
        <w:rPr>
          <w:i/>
          <w:iCs/>
        </w:rPr>
      </w:pPr>
      <w:r w:rsidRPr="00383E50">
        <w:rPr>
          <w:i/>
          <w:iCs/>
        </w:rPr>
        <w:t>Title: Practical Strategies for Creating Safe Spaces</w:t>
      </w:r>
    </w:p>
    <w:p w14:paraId="14E30908" w14:textId="77777777" w:rsidR="00383E50" w:rsidRDefault="00383E50" w:rsidP="00BD0ADE">
      <w:pPr>
        <w:jc w:val="both"/>
      </w:pPr>
    </w:p>
    <w:p w14:paraId="2602961E" w14:textId="6F0E5BC2" w:rsidR="002A4AB9" w:rsidRDefault="002A4AB9" w:rsidP="00BD0ADE">
      <w:pPr>
        <w:pStyle w:val="ListParagraph"/>
        <w:numPr>
          <w:ilvl w:val="0"/>
          <w:numId w:val="20"/>
        </w:numPr>
        <w:jc w:val="both"/>
      </w:pPr>
      <w:r>
        <w:t>Learn practical strategies and tips for fostering these key elements in the classroom, with illustrative examples.</w:t>
      </w:r>
    </w:p>
    <w:p w14:paraId="4C45C820" w14:textId="77777777" w:rsidR="002A4AB9" w:rsidRDefault="002A4AB9" w:rsidP="00BD0ADE">
      <w:pPr>
        <w:jc w:val="both"/>
      </w:pPr>
    </w:p>
    <w:p w14:paraId="2C1B5B8D" w14:textId="77777777" w:rsidR="002A4AB9" w:rsidRPr="00383E50" w:rsidRDefault="002A4AB9" w:rsidP="00BD0ADE">
      <w:pPr>
        <w:jc w:val="both"/>
        <w:rPr>
          <w:b/>
          <w:bCs/>
          <w:i/>
          <w:iCs/>
        </w:rPr>
      </w:pPr>
      <w:r w:rsidRPr="00383E50">
        <w:rPr>
          <w:b/>
          <w:bCs/>
          <w:i/>
          <w:iCs/>
        </w:rPr>
        <w:lastRenderedPageBreak/>
        <w:t>PowerPoint Slide 5: Reflection and Group Discussion</w:t>
      </w:r>
    </w:p>
    <w:p w14:paraId="30940797" w14:textId="77777777" w:rsidR="002A4AB9" w:rsidRDefault="002A4AB9" w:rsidP="00BD0ADE">
      <w:pPr>
        <w:jc w:val="both"/>
      </w:pPr>
    </w:p>
    <w:p w14:paraId="39F3FDC1" w14:textId="77777777" w:rsidR="002A4AB9" w:rsidRPr="00383E50" w:rsidRDefault="002A4AB9" w:rsidP="00BD0ADE">
      <w:pPr>
        <w:jc w:val="both"/>
        <w:rPr>
          <w:i/>
          <w:iCs/>
        </w:rPr>
      </w:pPr>
      <w:r w:rsidRPr="00383E50">
        <w:rPr>
          <w:i/>
          <w:iCs/>
        </w:rPr>
        <w:t>Title: Reflecting on Our Classroom Environment</w:t>
      </w:r>
    </w:p>
    <w:p w14:paraId="56560259" w14:textId="77777777" w:rsidR="00383E50" w:rsidRDefault="00383E50" w:rsidP="00BD0ADE">
      <w:pPr>
        <w:jc w:val="both"/>
      </w:pPr>
    </w:p>
    <w:p w14:paraId="605A9D0B" w14:textId="3455B037" w:rsidR="002A4AB9" w:rsidRDefault="002A4AB9" w:rsidP="00BD0ADE">
      <w:pPr>
        <w:pStyle w:val="ListParagraph"/>
        <w:numPr>
          <w:ilvl w:val="0"/>
          <w:numId w:val="20"/>
        </w:numPr>
        <w:jc w:val="both"/>
      </w:pPr>
      <w:r>
        <w:t xml:space="preserve">Engage in reflective thinking and group discussions around the classroom environment. Discuss current strategies and brainstorm </w:t>
      </w:r>
      <w:r w:rsidR="00CC376F">
        <w:t>innovative ideas</w:t>
      </w:r>
      <w:r>
        <w:t xml:space="preserve"> to enhance the safety of the learning environment.</w:t>
      </w:r>
    </w:p>
    <w:p w14:paraId="0F47973A" w14:textId="77777777" w:rsidR="002A4AB9" w:rsidRDefault="002A4AB9" w:rsidP="00BD0ADE">
      <w:pPr>
        <w:jc w:val="both"/>
      </w:pPr>
    </w:p>
    <w:p w14:paraId="48813295" w14:textId="77777777" w:rsidR="002A4AB9" w:rsidRPr="00383E50" w:rsidRDefault="002A4AB9" w:rsidP="00BD0ADE">
      <w:pPr>
        <w:jc w:val="both"/>
        <w:rPr>
          <w:b/>
          <w:bCs/>
          <w:i/>
          <w:iCs/>
        </w:rPr>
      </w:pPr>
      <w:r w:rsidRPr="00383E50">
        <w:rPr>
          <w:b/>
          <w:bCs/>
          <w:i/>
          <w:iCs/>
        </w:rPr>
        <w:t>Activity Materials:</w:t>
      </w:r>
    </w:p>
    <w:p w14:paraId="1F7E65E8" w14:textId="77777777" w:rsidR="002A4AB9" w:rsidRDefault="002A4AB9" w:rsidP="00BD0ADE">
      <w:pPr>
        <w:jc w:val="both"/>
      </w:pPr>
    </w:p>
    <w:p w14:paraId="4F183EB6" w14:textId="77777777" w:rsidR="002A4AB9" w:rsidRPr="00E1706B" w:rsidRDefault="002A4AB9" w:rsidP="00BD0ADE">
      <w:pPr>
        <w:jc w:val="both"/>
      </w:pPr>
      <w:r w:rsidRPr="00383E50">
        <w:rPr>
          <w:b/>
          <w:bCs/>
        </w:rPr>
        <w:t>Role-Play Scenarios Worksheet</w:t>
      </w:r>
      <w:r w:rsidRPr="00E1706B">
        <w:t>:</w:t>
      </w:r>
    </w:p>
    <w:p w14:paraId="702AA641" w14:textId="77777777" w:rsidR="002A4AB9" w:rsidRPr="00E1706B" w:rsidRDefault="002A4AB9" w:rsidP="00BD0ADE">
      <w:pPr>
        <w:jc w:val="both"/>
      </w:pPr>
    </w:p>
    <w:p w14:paraId="2F38F929" w14:textId="77777777" w:rsidR="002A4AB9" w:rsidRPr="00383E50" w:rsidRDefault="002A4AB9" w:rsidP="00BD0ADE">
      <w:pPr>
        <w:jc w:val="both"/>
        <w:rPr>
          <w:i/>
          <w:iCs/>
        </w:rPr>
      </w:pPr>
      <w:r w:rsidRPr="00383E50">
        <w:rPr>
          <w:i/>
          <w:iCs/>
        </w:rPr>
        <w:t>Title: Practicing Safe Space Creation - Role-Play Scenarios</w:t>
      </w:r>
    </w:p>
    <w:p w14:paraId="03DE2DDF" w14:textId="77777777" w:rsidR="00383E50" w:rsidRDefault="00383E50" w:rsidP="00BD0ADE">
      <w:pPr>
        <w:jc w:val="both"/>
      </w:pPr>
    </w:p>
    <w:p w14:paraId="37BB62F3" w14:textId="4DF9D145" w:rsidR="002A4AB9" w:rsidRDefault="002A4AB9" w:rsidP="00BD0ADE">
      <w:pPr>
        <w:pStyle w:val="ListParagraph"/>
        <w:numPr>
          <w:ilvl w:val="0"/>
          <w:numId w:val="20"/>
        </w:numPr>
        <w:jc w:val="both"/>
      </w:pPr>
      <w:r>
        <w:t>Each worksheet presents a different scenario emphasi</w:t>
      </w:r>
      <w:r w:rsidR="00E1706B">
        <w:t>s</w:t>
      </w:r>
      <w:r>
        <w:t>ing the creation of safe spaces. Engage in role-play exercises and discuss your observations and learnings.</w:t>
      </w:r>
    </w:p>
    <w:p w14:paraId="2ACFE1F0" w14:textId="77777777" w:rsidR="002A4AB9" w:rsidRDefault="002A4AB9" w:rsidP="00BD0ADE">
      <w:pPr>
        <w:jc w:val="both"/>
      </w:pPr>
    </w:p>
    <w:p w14:paraId="041B8FFB" w14:textId="77777777" w:rsidR="002A4AB9" w:rsidRPr="00383E50" w:rsidRDefault="002A4AB9" w:rsidP="00BD0ADE">
      <w:pPr>
        <w:jc w:val="both"/>
        <w:rPr>
          <w:b/>
          <w:bCs/>
        </w:rPr>
      </w:pPr>
      <w:r w:rsidRPr="00383E50">
        <w:rPr>
          <w:b/>
          <w:bCs/>
        </w:rPr>
        <w:t>Strategy Reference Handout:</w:t>
      </w:r>
    </w:p>
    <w:p w14:paraId="306F30DB" w14:textId="77777777" w:rsidR="002A4AB9" w:rsidRDefault="002A4AB9" w:rsidP="00BD0ADE">
      <w:pPr>
        <w:jc w:val="both"/>
      </w:pPr>
    </w:p>
    <w:p w14:paraId="34B1FC87" w14:textId="77777777" w:rsidR="002A4AB9" w:rsidRPr="00383E50" w:rsidRDefault="002A4AB9" w:rsidP="00BD0ADE">
      <w:pPr>
        <w:jc w:val="both"/>
        <w:rPr>
          <w:i/>
          <w:iCs/>
        </w:rPr>
      </w:pPr>
      <w:r w:rsidRPr="00383E50">
        <w:rPr>
          <w:i/>
          <w:iCs/>
        </w:rPr>
        <w:t>Title: Strategies for Creating Safe Spaces</w:t>
      </w:r>
    </w:p>
    <w:p w14:paraId="70F4E826" w14:textId="77777777" w:rsidR="00383E50" w:rsidRDefault="00383E50" w:rsidP="00BD0ADE">
      <w:pPr>
        <w:jc w:val="both"/>
      </w:pPr>
    </w:p>
    <w:p w14:paraId="2B319F03" w14:textId="2AB15ACB" w:rsidR="002A4AB9" w:rsidRDefault="002A4AB9" w:rsidP="00BD0ADE">
      <w:pPr>
        <w:pStyle w:val="ListParagraph"/>
        <w:numPr>
          <w:ilvl w:val="0"/>
          <w:numId w:val="20"/>
        </w:numPr>
        <w:jc w:val="both"/>
      </w:pPr>
      <w:r>
        <w:t>This handout serves as a quick reference guide, detailing specific strategies for creating environments conducive to openness and vulnerability.</w:t>
      </w:r>
    </w:p>
    <w:p w14:paraId="29ADF302" w14:textId="77777777" w:rsidR="002A4AB9" w:rsidRPr="00E1706B" w:rsidRDefault="002A4AB9" w:rsidP="00BD0ADE">
      <w:pPr>
        <w:jc w:val="both"/>
      </w:pPr>
    </w:p>
    <w:p w14:paraId="1150610E" w14:textId="77777777" w:rsidR="002A4AB9" w:rsidRPr="00383E50" w:rsidRDefault="002A4AB9" w:rsidP="00BD0ADE">
      <w:pPr>
        <w:jc w:val="both"/>
        <w:rPr>
          <w:b/>
          <w:bCs/>
        </w:rPr>
      </w:pPr>
      <w:r w:rsidRPr="00383E50">
        <w:rPr>
          <w:b/>
          <w:bCs/>
        </w:rPr>
        <w:t>Personal Reflection Worksheet:</w:t>
      </w:r>
    </w:p>
    <w:p w14:paraId="53A81AF2" w14:textId="77777777" w:rsidR="002A4AB9" w:rsidRDefault="002A4AB9" w:rsidP="00BD0ADE">
      <w:pPr>
        <w:jc w:val="both"/>
      </w:pPr>
    </w:p>
    <w:p w14:paraId="731E8CFA" w14:textId="77777777" w:rsidR="002A4AB9" w:rsidRPr="00383E50" w:rsidRDefault="002A4AB9" w:rsidP="00BD0ADE">
      <w:pPr>
        <w:jc w:val="both"/>
        <w:rPr>
          <w:i/>
          <w:iCs/>
        </w:rPr>
      </w:pPr>
      <w:r w:rsidRPr="00383E50">
        <w:rPr>
          <w:i/>
          <w:iCs/>
        </w:rPr>
        <w:t>Title: My Approach to Creating Safe Spaces</w:t>
      </w:r>
    </w:p>
    <w:p w14:paraId="29515BB8" w14:textId="77777777" w:rsidR="00383E50" w:rsidRDefault="00383E50" w:rsidP="00BD0ADE">
      <w:pPr>
        <w:jc w:val="both"/>
      </w:pPr>
    </w:p>
    <w:p w14:paraId="768B79E5" w14:textId="5FED2FD8" w:rsidR="0043794D" w:rsidRDefault="002A4AB9" w:rsidP="00BD0ADE">
      <w:pPr>
        <w:pStyle w:val="ListParagraph"/>
        <w:numPr>
          <w:ilvl w:val="0"/>
          <w:numId w:val="20"/>
        </w:numPr>
        <w:jc w:val="both"/>
      </w:pPr>
      <w:r>
        <w:t>Reflect on your current practice, identify strengths and areas for improvement, and develop an action plan for creating safer and more open classroom environments.</w:t>
      </w:r>
    </w:p>
    <w:p w14:paraId="008573F9" w14:textId="77777777" w:rsidR="00383E50" w:rsidRDefault="00383E50" w:rsidP="00BD0ADE">
      <w:pPr>
        <w:jc w:val="both"/>
      </w:pPr>
    </w:p>
    <w:p w14:paraId="438DA0E1" w14:textId="77777777" w:rsidR="00383E50" w:rsidRDefault="00383E50" w:rsidP="00BD0ADE">
      <w:pPr>
        <w:jc w:val="both"/>
      </w:pPr>
    </w:p>
    <w:p w14:paraId="67F1E1B3" w14:textId="77777777" w:rsidR="00383E50" w:rsidRDefault="00383E50" w:rsidP="00BD0ADE">
      <w:pPr>
        <w:jc w:val="both"/>
      </w:pPr>
    </w:p>
    <w:p w14:paraId="1F80DFF1" w14:textId="77777777" w:rsidR="00383E50" w:rsidRDefault="00383E50" w:rsidP="00BD0ADE">
      <w:pPr>
        <w:jc w:val="both"/>
      </w:pPr>
    </w:p>
    <w:p w14:paraId="2E5DEB78" w14:textId="77777777" w:rsidR="00383E50" w:rsidRDefault="00383E50" w:rsidP="00BD0ADE">
      <w:pPr>
        <w:jc w:val="both"/>
      </w:pPr>
    </w:p>
    <w:p w14:paraId="09913CCA" w14:textId="77777777" w:rsidR="00383E50" w:rsidRDefault="00383E50" w:rsidP="00BD0ADE">
      <w:pPr>
        <w:jc w:val="both"/>
      </w:pPr>
    </w:p>
    <w:p w14:paraId="0ED62751" w14:textId="77777777" w:rsidR="00383E50" w:rsidRDefault="00383E50" w:rsidP="00BD0ADE">
      <w:pPr>
        <w:jc w:val="both"/>
      </w:pPr>
    </w:p>
    <w:p w14:paraId="4620E6C5" w14:textId="77777777" w:rsidR="00383E50" w:rsidRDefault="00383E50" w:rsidP="00BD0ADE">
      <w:pPr>
        <w:jc w:val="both"/>
      </w:pPr>
    </w:p>
    <w:p w14:paraId="56C8A149" w14:textId="77777777" w:rsidR="00383E50" w:rsidRPr="00383E50" w:rsidRDefault="00383E50" w:rsidP="00BD0ADE">
      <w:pPr>
        <w:jc w:val="both"/>
      </w:pPr>
    </w:p>
    <w:p w14:paraId="5B304B8B" w14:textId="1561F0FD" w:rsidR="00384095" w:rsidRPr="00E1706B" w:rsidRDefault="00383E50" w:rsidP="00BD0ADE">
      <w:pPr>
        <w:pStyle w:val="Heading1"/>
        <w:jc w:val="both"/>
        <w:rPr>
          <w:b w:val="0"/>
          <w:bCs/>
        </w:rPr>
      </w:pPr>
      <w:bookmarkStart w:id="161" w:name="_Toc138430642"/>
      <w:r>
        <w:rPr>
          <w:bCs/>
        </w:rPr>
        <w:t xml:space="preserve">Appendix H: </w:t>
      </w:r>
      <w:r w:rsidR="00384095" w:rsidRPr="00E1706B">
        <w:rPr>
          <w:bCs/>
        </w:rPr>
        <w:t>Module 8</w:t>
      </w:r>
      <w:r>
        <w:rPr>
          <w:bCs/>
        </w:rPr>
        <w:t xml:space="preserve"> - </w:t>
      </w:r>
      <w:r w:rsidR="00384095" w:rsidRPr="00E1706B">
        <w:rPr>
          <w:bCs/>
        </w:rPr>
        <w:t>Enhancing Communication and Empathy</w:t>
      </w:r>
      <w:bookmarkEnd w:id="161"/>
    </w:p>
    <w:p w14:paraId="66CEEA56" w14:textId="77777777" w:rsidR="00384095" w:rsidRDefault="00384095" w:rsidP="00BD0ADE">
      <w:pPr>
        <w:jc w:val="both"/>
      </w:pPr>
    </w:p>
    <w:p w14:paraId="2B00D317" w14:textId="3CF76BDC" w:rsidR="00384095" w:rsidRPr="007B0C05" w:rsidRDefault="00383E50" w:rsidP="00BD0ADE">
      <w:pPr>
        <w:jc w:val="both"/>
        <w:rPr>
          <w:b/>
          <w:bCs/>
        </w:rPr>
      </w:pPr>
      <w:r w:rsidRPr="00383E50">
        <w:rPr>
          <w:b/>
          <w:bCs/>
          <w:i/>
          <w:iCs/>
        </w:rPr>
        <w:t>Aim</w:t>
      </w:r>
      <w:r w:rsidR="00384095" w:rsidRPr="007B0C05">
        <w:rPr>
          <w:b/>
          <w:bCs/>
        </w:rPr>
        <w:t xml:space="preserve">: </w:t>
      </w:r>
      <w:r w:rsidR="00384095" w:rsidRPr="007B0C05">
        <w:t>The aim of this module is to equip educators with practical strategies and techniques to enhance their communication skills and foster empathy, helping them better understand and respond to their students' needs.</w:t>
      </w:r>
    </w:p>
    <w:p w14:paraId="59AED7C5" w14:textId="77777777" w:rsidR="00384095" w:rsidRDefault="00384095" w:rsidP="00BD0ADE">
      <w:pPr>
        <w:jc w:val="both"/>
      </w:pPr>
    </w:p>
    <w:p w14:paraId="2398862C" w14:textId="77777777" w:rsidR="00384095" w:rsidRPr="00383E50" w:rsidRDefault="00384095" w:rsidP="00BD0ADE">
      <w:pPr>
        <w:jc w:val="both"/>
        <w:rPr>
          <w:b/>
          <w:bCs/>
          <w:i/>
          <w:iCs/>
        </w:rPr>
      </w:pPr>
      <w:r w:rsidRPr="00383E50">
        <w:rPr>
          <w:b/>
          <w:bCs/>
          <w:i/>
          <w:iCs/>
        </w:rPr>
        <w:t>PowerPoint Slide 1: Title Slide</w:t>
      </w:r>
    </w:p>
    <w:p w14:paraId="2D600526" w14:textId="77777777" w:rsidR="00384095" w:rsidRPr="007B0C05" w:rsidRDefault="00384095" w:rsidP="00BD0ADE">
      <w:pPr>
        <w:jc w:val="both"/>
      </w:pPr>
    </w:p>
    <w:p w14:paraId="57B2615D" w14:textId="77777777" w:rsidR="00384095" w:rsidRPr="00383E50" w:rsidRDefault="00384095" w:rsidP="00BD0ADE">
      <w:pPr>
        <w:jc w:val="both"/>
        <w:rPr>
          <w:i/>
          <w:iCs/>
        </w:rPr>
      </w:pPr>
      <w:r w:rsidRPr="00383E50">
        <w:rPr>
          <w:i/>
          <w:iCs/>
        </w:rPr>
        <w:t>Title: Enhancing Communication and Empathy</w:t>
      </w:r>
    </w:p>
    <w:p w14:paraId="5D35C5BA" w14:textId="77777777" w:rsidR="007B0C05" w:rsidRPr="00383E50" w:rsidRDefault="007B0C05" w:rsidP="00BD0ADE">
      <w:pPr>
        <w:jc w:val="both"/>
        <w:rPr>
          <w:i/>
          <w:iCs/>
        </w:rPr>
      </w:pPr>
    </w:p>
    <w:p w14:paraId="714E0F77" w14:textId="77777777" w:rsidR="00384095" w:rsidRPr="00383E50" w:rsidRDefault="00384095" w:rsidP="00BD0ADE">
      <w:pPr>
        <w:jc w:val="both"/>
        <w:rPr>
          <w:i/>
          <w:iCs/>
        </w:rPr>
      </w:pPr>
      <w:r w:rsidRPr="00383E50">
        <w:rPr>
          <w:i/>
          <w:iCs/>
        </w:rPr>
        <w:lastRenderedPageBreak/>
        <w:t>Subtitle: Bridging Understanding and Connection in the Classroom</w:t>
      </w:r>
    </w:p>
    <w:p w14:paraId="1A5AF824" w14:textId="77777777" w:rsidR="00383E50" w:rsidRDefault="00383E50" w:rsidP="00BD0ADE">
      <w:pPr>
        <w:jc w:val="both"/>
      </w:pPr>
    </w:p>
    <w:p w14:paraId="5AB42A89" w14:textId="3208E58C" w:rsidR="00384095" w:rsidRDefault="00384095" w:rsidP="00BD0ADE">
      <w:pPr>
        <w:pStyle w:val="ListParagraph"/>
        <w:numPr>
          <w:ilvl w:val="0"/>
          <w:numId w:val="20"/>
        </w:numPr>
        <w:jc w:val="both"/>
      </w:pPr>
      <w:r>
        <w:t>Welcome to Module 8: a journey towards better understanding and connection through improved communication and empathy.</w:t>
      </w:r>
    </w:p>
    <w:p w14:paraId="4CD0AF99" w14:textId="77777777" w:rsidR="00384095" w:rsidRDefault="00384095" w:rsidP="00BD0ADE">
      <w:pPr>
        <w:jc w:val="both"/>
      </w:pPr>
    </w:p>
    <w:p w14:paraId="7CED54A6" w14:textId="77777777" w:rsidR="00384095" w:rsidRPr="00383E50" w:rsidRDefault="00384095" w:rsidP="00BD0ADE">
      <w:pPr>
        <w:jc w:val="both"/>
        <w:rPr>
          <w:b/>
          <w:bCs/>
          <w:i/>
          <w:iCs/>
        </w:rPr>
      </w:pPr>
      <w:r w:rsidRPr="00383E50">
        <w:rPr>
          <w:b/>
          <w:bCs/>
          <w:i/>
          <w:iCs/>
        </w:rPr>
        <w:t>PowerPoint Slide 2: The Power of Communication and Empathy</w:t>
      </w:r>
    </w:p>
    <w:p w14:paraId="37D55CDD" w14:textId="77777777" w:rsidR="00384095" w:rsidRPr="00383E50" w:rsidRDefault="00384095" w:rsidP="00BD0ADE">
      <w:pPr>
        <w:jc w:val="both"/>
        <w:rPr>
          <w:i/>
          <w:iCs/>
        </w:rPr>
      </w:pPr>
    </w:p>
    <w:p w14:paraId="0F586E2B" w14:textId="77777777" w:rsidR="00384095" w:rsidRDefault="00384095" w:rsidP="00BD0ADE">
      <w:pPr>
        <w:jc w:val="both"/>
        <w:rPr>
          <w:i/>
          <w:iCs/>
        </w:rPr>
      </w:pPr>
      <w:r w:rsidRPr="00383E50">
        <w:rPr>
          <w:i/>
          <w:iCs/>
        </w:rPr>
        <w:t>Title: Why Focus on Communication and Empathy?</w:t>
      </w:r>
    </w:p>
    <w:p w14:paraId="33C7C759" w14:textId="77777777" w:rsidR="00383E50" w:rsidRPr="00383E50" w:rsidRDefault="00383E50" w:rsidP="00BD0ADE">
      <w:pPr>
        <w:jc w:val="both"/>
        <w:rPr>
          <w:i/>
          <w:iCs/>
        </w:rPr>
      </w:pPr>
    </w:p>
    <w:p w14:paraId="4E871FF7" w14:textId="7355550D" w:rsidR="00384095" w:rsidRDefault="00384095" w:rsidP="00BD0ADE">
      <w:pPr>
        <w:pStyle w:val="ListParagraph"/>
        <w:numPr>
          <w:ilvl w:val="0"/>
          <w:numId w:val="20"/>
        </w:numPr>
        <w:jc w:val="both"/>
      </w:pPr>
      <w:r>
        <w:t>Unravel the importance of effective communication and empathy in education and discover how they contribute to improved student outcomes.</w:t>
      </w:r>
    </w:p>
    <w:p w14:paraId="30E23759" w14:textId="77777777" w:rsidR="00384095" w:rsidRPr="007B0C05" w:rsidRDefault="00384095" w:rsidP="00BD0ADE">
      <w:pPr>
        <w:jc w:val="both"/>
      </w:pPr>
    </w:p>
    <w:p w14:paraId="71722B65" w14:textId="77777777" w:rsidR="00384095" w:rsidRPr="00383E50" w:rsidRDefault="00384095" w:rsidP="00BD0ADE">
      <w:pPr>
        <w:jc w:val="both"/>
        <w:rPr>
          <w:b/>
          <w:bCs/>
          <w:i/>
          <w:iCs/>
        </w:rPr>
      </w:pPr>
      <w:r w:rsidRPr="00383E50">
        <w:rPr>
          <w:b/>
          <w:bCs/>
          <w:i/>
          <w:iCs/>
        </w:rPr>
        <w:t>PowerPoint Slide 3: Improving Communication Skills</w:t>
      </w:r>
    </w:p>
    <w:p w14:paraId="43F7A845" w14:textId="77777777" w:rsidR="00384095" w:rsidRPr="00383E50" w:rsidRDefault="00384095" w:rsidP="00BD0ADE">
      <w:pPr>
        <w:jc w:val="both"/>
        <w:rPr>
          <w:b/>
          <w:bCs/>
          <w:i/>
          <w:iCs/>
        </w:rPr>
      </w:pPr>
    </w:p>
    <w:p w14:paraId="0EFF2C2C" w14:textId="77777777" w:rsidR="00384095" w:rsidRPr="00383E50" w:rsidRDefault="00384095" w:rsidP="00BD0ADE">
      <w:pPr>
        <w:jc w:val="both"/>
        <w:rPr>
          <w:i/>
          <w:iCs/>
        </w:rPr>
      </w:pPr>
      <w:r w:rsidRPr="00383E50">
        <w:rPr>
          <w:i/>
          <w:iCs/>
        </w:rPr>
        <w:t>Title: Pathways to Enhanced Communication</w:t>
      </w:r>
    </w:p>
    <w:p w14:paraId="2C801F4F" w14:textId="77777777" w:rsidR="00383E50" w:rsidRDefault="00383E50" w:rsidP="00BD0ADE">
      <w:pPr>
        <w:jc w:val="both"/>
      </w:pPr>
    </w:p>
    <w:p w14:paraId="6E4E43F0" w14:textId="56E1B8EC" w:rsidR="00384095" w:rsidRDefault="00384095" w:rsidP="00BD0ADE">
      <w:pPr>
        <w:pStyle w:val="ListParagraph"/>
        <w:numPr>
          <w:ilvl w:val="0"/>
          <w:numId w:val="20"/>
        </w:numPr>
        <w:jc w:val="both"/>
      </w:pPr>
      <w:r>
        <w:t>Learn detailed techniques and strategies for refining your communication skills, such as active listening, clarity, openness, and understanding body language.</w:t>
      </w:r>
    </w:p>
    <w:p w14:paraId="4B91319E" w14:textId="77777777" w:rsidR="00384095" w:rsidRDefault="00384095" w:rsidP="00BD0ADE">
      <w:pPr>
        <w:jc w:val="both"/>
      </w:pPr>
    </w:p>
    <w:p w14:paraId="1C2955BD" w14:textId="77777777" w:rsidR="00384095" w:rsidRPr="00383E50" w:rsidRDefault="00384095" w:rsidP="00BD0ADE">
      <w:pPr>
        <w:jc w:val="both"/>
        <w:rPr>
          <w:b/>
          <w:bCs/>
          <w:i/>
          <w:iCs/>
        </w:rPr>
      </w:pPr>
      <w:r w:rsidRPr="00383E50">
        <w:rPr>
          <w:b/>
          <w:bCs/>
          <w:i/>
          <w:iCs/>
        </w:rPr>
        <w:t>PowerPoint Slide 4: Cultivating Empathy in Education</w:t>
      </w:r>
    </w:p>
    <w:p w14:paraId="78CAF73E" w14:textId="77777777" w:rsidR="00384095" w:rsidRPr="00383E50" w:rsidRDefault="00384095" w:rsidP="00BD0ADE">
      <w:pPr>
        <w:jc w:val="both"/>
        <w:rPr>
          <w:b/>
          <w:bCs/>
          <w:i/>
          <w:iCs/>
        </w:rPr>
      </w:pPr>
    </w:p>
    <w:p w14:paraId="1D7BFF96" w14:textId="77777777" w:rsidR="00384095" w:rsidRPr="00383E50" w:rsidRDefault="00384095" w:rsidP="00BD0ADE">
      <w:pPr>
        <w:jc w:val="both"/>
        <w:rPr>
          <w:i/>
          <w:iCs/>
        </w:rPr>
      </w:pPr>
      <w:r w:rsidRPr="00383E50">
        <w:rPr>
          <w:i/>
          <w:iCs/>
        </w:rPr>
        <w:t>Title: Fostering Empathy: A Guide for Educators</w:t>
      </w:r>
    </w:p>
    <w:p w14:paraId="7C075306" w14:textId="77777777" w:rsidR="00383E50" w:rsidRDefault="00383E50" w:rsidP="00BD0ADE">
      <w:pPr>
        <w:jc w:val="both"/>
      </w:pPr>
    </w:p>
    <w:p w14:paraId="3908CCEC" w14:textId="4A5A0F3C" w:rsidR="00384095" w:rsidRDefault="00384095" w:rsidP="00BD0ADE">
      <w:pPr>
        <w:pStyle w:val="ListParagraph"/>
        <w:numPr>
          <w:ilvl w:val="0"/>
          <w:numId w:val="20"/>
        </w:numPr>
        <w:jc w:val="both"/>
      </w:pPr>
      <w:r>
        <w:t>Explore strategies for nurturing empathy, such as perspective-taking, validating feelings, and understanding emotional literacy.</w:t>
      </w:r>
    </w:p>
    <w:p w14:paraId="21AA52C0" w14:textId="77777777" w:rsidR="00384095" w:rsidRDefault="00384095" w:rsidP="00BD0ADE">
      <w:pPr>
        <w:jc w:val="both"/>
      </w:pPr>
    </w:p>
    <w:p w14:paraId="1E356180" w14:textId="77777777" w:rsidR="00384095" w:rsidRPr="00383E50" w:rsidRDefault="00384095" w:rsidP="00BD0ADE">
      <w:pPr>
        <w:jc w:val="both"/>
        <w:rPr>
          <w:b/>
          <w:bCs/>
          <w:i/>
          <w:iCs/>
        </w:rPr>
      </w:pPr>
      <w:r w:rsidRPr="00383E50">
        <w:rPr>
          <w:b/>
          <w:bCs/>
          <w:i/>
          <w:iCs/>
        </w:rPr>
        <w:lastRenderedPageBreak/>
        <w:t>PowerPoint Slide 5: Reflection and Group Discussion</w:t>
      </w:r>
    </w:p>
    <w:p w14:paraId="00EA2580" w14:textId="77777777" w:rsidR="00384095" w:rsidRDefault="00384095" w:rsidP="00BD0ADE">
      <w:pPr>
        <w:jc w:val="both"/>
      </w:pPr>
    </w:p>
    <w:p w14:paraId="31AD433E" w14:textId="77777777" w:rsidR="00384095" w:rsidRPr="00383E50" w:rsidRDefault="00384095" w:rsidP="00BD0ADE">
      <w:pPr>
        <w:jc w:val="both"/>
        <w:rPr>
          <w:i/>
          <w:iCs/>
        </w:rPr>
      </w:pPr>
      <w:r w:rsidRPr="00383E50">
        <w:rPr>
          <w:i/>
          <w:iCs/>
        </w:rPr>
        <w:t>Title: Reflecting on Our Communication and Empathy Practices</w:t>
      </w:r>
    </w:p>
    <w:p w14:paraId="4BB41AB1" w14:textId="77777777" w:rsidR="00383E50" w:rsidRDefault="00383E50" w:rsidP="00BD0ADE">
      <w:pPr>
        <w:jc w:val="both"/>
      </w:pPr>
    </w:p>
    <w:p w14:paraId="5EF96DA6" w14:textId="39C81400" w:rsidR="00384095" w:rsidRDefault="00384095" w:rsidP="00BD0ADE">
      <w:pPr>
        <w:pStyle w:val="ListParagraph"/>
        <w:numPr>
          <w:ilvl w:val="0"/>
          <w:numId w:val="20"/>
        </w:numPr>
        <w:jc w:val="both"/>
      </w:pPr>
      <w:r>
        <w:t>Reflect on your current communication and empathy practices, discuss successful strategies and brainstorm ways to improve.</w:t>
      </w:r>
    </w:p>
    <w:p w14:paraId="21F073A1" w14:textId="77777777" w:rsidR="00384095" w:rsidRDefault="00384095" w:rsidP="00BD0ADE">
      <w:pPr>
        <w:jc w:val="both"/>
      </w:pPr>
    </w:p>
    <w:p w14:paraId="20909C17" w14:textId="77777777" w:rsidR="00384095" w:rsidRPr="00963C09" w:rsidRDefault="00384095" w:rsidP="00BD0ADE">
      <w:pPr>
        <w:jc w:val="both"/>
        <w:rPr>
          <w:b/>
          <w:bCs/>
          <w:i/>
          <w:iCs/>
        </w:rPr>
      </w:pPr>
      <w:r w:rsidRPr="00963C09">
        <w:rPr>
          <w:b/>
          <w:bCs/>
          <w:i/>
          <w:iCs/>
        </w:rPr>
        <w:t>Activity Materials:</w:t>
      </w:r>
    </w:p>
    <w:p w14:paraId="66C0E576" w14:textId="77777777" w:rsidR="00384095" w:rsidRDefault="00384095" w:rsidP="00BD0ADE">
      <w:pPr>
        <w:jc w:val="both"/>
      </w:pPr>
    </w:p>
    <w:p w14:paraId="112FC82C" w14:textId="77777777" w:rsidR="00384095" w:rsidRPr="00963C09" w:rsidRDefault="00384095" w:rsidP="00BD0ADE">
      <w:pPr>
        <w:jc w:val="both"/>
        <w:rPr>
          <w:b/>
          <w:bCs/>
        </w:rPr>
      </w:pPr>
      <w:r w:rsidRPr="00963C09">
        <w:rPr>
          <w:b/>
          <w:bCs/>
        </w:rPr>
        <w:t>Communication Practice Worksheet:</w:t>
      </w:r>
    </w:p>
    <w:p w14:paraId="711EED77" w14:textId="77777777" w:rsidR="00384095" w:rsidRPr="007B0C05" w:rsidRDefault="00384095" w:rsidP="00BD0ADE">
      <w:pPr>
        <w:jc w:val="both"/>
      </w:pPr>
    </w:p>
    <w:p w14:paraId="4A88D1E3" w14:textId="77777777" w:rsidR="00384095" w:rsidRPr="00963C09" w:rsidRDefault="00384095" w:rsidP="00BD0ADE">
      <w:pPr>
        <w:jc w:val="both"/>
        <w:rPr>
          <w:i/>
          <w:iCs/>
        </w:rPr>
      </w:pPr>
      <w:r w:rsidRPr="00963C09">
        <w:rPr>
          <w:i/>
          <w:iCs/>
        </w:rPr>
        <w:t>Title: Practicing Effective Communication - Role-Play Scenarios</w:t>
      </w:r>
    </w:p>
    <w:p w14:paraId="1D62446B" w14:textId="77777777" w:rsidR="00963C09" w:rsidRDefault="00963C09" w:rsidP="00BD0ADE">
      <w:pPr>
        <w:jc w:val="both"/>
      </w:pPr>
    </w:p>
    <w:p w14:paraId="7DE8BB6A" w14:textId="4B51D4EC" w:rsidR="00384095" w:rsidRDefault="00384095" w:rsidP="00BD0ADE">
      <w:pPr>
        <w:pStyle w:val="ListParagraph"/>
        <w:numPr>
          <w:ilvl w:val="0"/>
          <w:numId w:val="20"/>
        </w:numPr>
        <w:jc w:val="both"/>
      </w:pPr>
      <w:r>
        <w:t>Engage with different scenarios that allow you to practice and refine your communication strategies.</w:t>
      </w:r>
    </w:p>
    <w:p w14:paraId="646ADC6C" w14:textId="77777777" w:rsidR="00384095" w:rsidRDefault="00384095" w:rsidP="00BD0ADE">
      <w:pPr>
        <w:jc w:val="both"/>
      </w:pPr>
    </w:p>
    <w:p w14:paraId="72971271" w14:textId="77777777" w:rsidR="00384095" w:rsidRPr="00963C09" w:rsidRDefault="00384095" w:rsidP="00BD0ADE">
      <w:pPr>
        <w:jc w:val="both"/>
        <w:rPr>
          <w:b/>
          <w:bCs/>
        </w:rPr>
      </w:pPr>
      <w:r w:rsidRPr="00963C09">
        <w:rPr>
          <w:b/>
          <w:bCs/>
        </w:rPr>
        <w:t>Empathy-building Activity Guide:</w:t>
      </w:r>
    </w:p>
    <w:p w14:paraId="28AB78E1" w14:textId="77777777" w:rsidR="00384095" w:rsidRDefault="00384095" w:rsidP="00BD0ADE">
      <w:pPr>
        <w:jc w:val="both"/>
      </w:pPr>
    </w:p>
    <w:p w14:paraId="55492515" w14:textId="77777777" w:rsidR="00384095" w:rsidRPr="00963C09" w:rsidRDefault="00384095" w:rsidP="00BD0ADE">
      <w:pPr>
        <w:jc w:val="both"/>
        <w:rPr>
          <w:i/>
          <w:iCs/>
        </w:rPr>
      </w:pPr>
      <w:r w:rsidRPr="00963C09">
        <w:rPr>
          <w:i/>
          <w:iCs/>
        </w:rPr>
        <w:t>Title: Cultivating Empathy - Activity Guide</w:t>
      </w:r>
    </w:p>
    <w:p w14:paraId="11ADA777" w14:textId="77777777" w:rsidR="00963C09" w:rsidRDefault="00963C09" w:rsidP="00BD0ADE">
      <w:pPr>
        <w:jc w:val="both"/>
      </w:pPr>
    </w:p>
    <w:p w14:paraId="72206C32" w14:textId="424FFD1A" w:rsidR="00384095" w:rsidRDefault="00384095" w:rsidP="00BD0ADE">
      <w:pPr>
        <w:pStyle w:val="ListParagraph"/>
        <w:numPr>
          <w:ilvl w:val="0"/>
          <w:numId w:val="20"/>
        </w:numPr>
        <w:jc w:val="both"/>
      </w:pPr>
      <w:r>
        <w:lastRenderedPageBreak/>
        <w:t>Use this guide to follow step-by-step instructions for activities designed to foster empathy, such as empathy maps or empathy circles.</w:t>
      </w:r>
    </w:p>
    <w:p w14:paraId="60E3A4A3" w14:textId="77777777" w:rsidR="00384095" w:rsidRDefault="00384095" w:rsidP="00BD0ADE">
      <w:pPr>
        <w:jc w:val="both"/>
      </w:pPr>
    </w:p>
    <w:p w14:paraId="182FDF67" w14:textId="77777777" w:rsidR="00384095" w:rsidRPr="00963C09" w:rsidRDefault="00384095" w:rsidP="00BD0ADE">
      <w:pPr>
        <w:jc w:val="both"/>
        <w:rPr>
          <w:b/>
          <w:bCs/>
        </w:rPr>
      </w:pPr>
      <w:r w:rsidRPr="00963C09">
        <w:rPr>
          <w:b/>
          <w:bCs/>
        </w:rPr>
        <w:t>Personal Reflection Worksheet:</w:t>
      </w:r>
    </w:p>
    <w:p w14:paraId="7F9A3241" w14:textId="77777777" w:rsidR="00384095" w:rsidRPr="00963C09" w:rsidRDefault="00384095" w:rsidP="00BD0ADE">
      <w:pPr>
        <w:jc w:val="both"/>
        <w:rPr>
          <w:b/>
          <w:bCs/>
        </w:rPr>
      </w:pPr>
    </w:p>
    <w:p w14:paraId="5986DE86" w14:textId="77777777" w:rsidR="00384095" w:rsidRPr="00963C09" w:rsidRDefault="00384095" w:rsidP="00BD0ADE">
      <w:pPr>
        <w:jc w:val="both"/>
        <w:rPr>
          <w:i/>
          <w:iCs/>
        </w:rPr>
      </w:pPr>
      <w:r w:rsidRPr="00963C09">
        <w:rPr>
          <w:i/>
          <w:iCs/>
        </w:rPr>
        <w:t>Title: Reflecting on My Communication and Empathy Skills</w:t>
      </w:r>
    </w:p>
    <w:p w14:paraId="2F089D99" w14:textId="77777777" w:rsidR="00963C09" w:rsidRDefault="00963C09" w:rsidP="00BD0ADE">
      <w:pPr>
        <w:jc w:val="both"/>
      </w:pPr>
    </w:p>
    <w:p w14:paraId="47575EA0" w14:textId="52695C59" w:rsidR="002A4AB9" w:rsidRDefault="00384095" w:rsidP="00BD0ADE">
      <w:pPr>
        <w:pStyle w:val="ListParagraph"/>
        <w:numPr>
          <w:ilvl w:val="0"/>
          <w:numId w:val="20"/>
        </w:numPr>
        <w:jc w:val="both"/>
      </w:pPr>
      <w:r>
        <w:t>Reflect on your current practices, identify your strengths and areas for improvement, and formulate an action plan to enhance your communication and empathy skills.</w:t>
      </w:r>
    </w:p>
    <w:p w14:paraId="2642E4AA" w14:textId="77777777" w:rsidR="00384095" w:rsidRDefault="00384095" w:rsidP="00BD0ADE">
      <w:pPr>
        <w:jc w:val="both"/>
      </w:pPr>
    </w:p>
    <w:p w14:paraId="2E01EF5F" w14:textId="77777777" w:rsidR="00384095" w:rsidRDefault="00384095" w:rsidP="00BD0ADE">
      <w:pPr>
        <w:jc w:val="both"/>
      </w:pPr>
    </w:p>
    <w:p w14:paraId="42AEE764" w14:textId="77777777" w:rsidR="00963C09" w:rsidRDefault="00963C09" w:rsidP="00BD0ADE">
      <w:pPr>
        <w:jc w:val="both"/>
      </w:pPr>
    </w:p>
    <w:p w14:paraId="42F5E565" w14:textId="77777777" w:rsidR="00963C09" w:rsidRDefault="00963C09" w:rsidP="00BD0ADE">
      <w:pPr>
        <w:jc w:val="both"/>
      </w:pPr>
    </w:p>
    <w:p w14:paraId="4E4FB88B" w14:textId="77777777" w:rsidR="00963C09" w:rsidRDefault="00963C09" w:rsidP="00BD0ADE">
      <w:pPr>
        <w:jc w:val="both"/>
      </w:pPr>
    </w:p>
    <w:p w14:paraId="76D983FF" w14:textId="77777777" w:rsidR="00963C09" w:rsidRDefault="00963C09" w:rsidP="00BD0ADE">
      <w:pPr>
        <w:jc w:val="both"/>
      </w:pPr>
    </w:p>
    <w:p w14:paraId="5D119BEF" w14:textId="77777777" w:rsidR="00963C09" w:rsidRDefault="00963C09" w:rsidP="00BD0ADE">
      <w:pPr>
        <w:jc w:val="both"/>
      </w:pPr>
    </w:p>
    <w:p w14:paraId="32982C47" w14:textId="77777777" w:rsidR="00963C09" w:rsidRDefault="00963C09" w:rsidP="00BD0ADE">
      <w:pPr>
        <w:jc w:val="both"/>
      </w:pPr>
    </w:p>
    <w:p w14:paraId="070E3E62" w14:textId="77777777" w:rsidR="00963C09" w:rsidRDefault="00963C09" w:rsidP="00BD0ADE">
      <w:pPr>
        <w:jc w:val="both"/>
      </w:pPr>
    </w:p>
    <w:p w14:paraId="10A627C4" w14:textId="77777777" w:rsidR="00963C09" w:rsidRDefault="00963C09" w:rsidP="00BD0ADE">
      <w:pPr>
        <w:jc w:val="both"/>
      </w:pPr>
    </w:p>
    <w:p w14:paraId="75A31B53" w14:textId="77777777" w:rsidR="00963C09" w:rsidRDefault="00963C09" w:rsidP="00BD0ADE">
      <w:pPr>
        <w:jc w:val="both"/>
      </w:pPr>
    </w:p>
    <w:p w14:paraId="2B29E419" w14:textId="77777777" w:rsidR="00963C09" w:rsidRDefault="00963C09" w:rsidP="00BD0ADE">
      <w:pPr>
        <w:jc w:val="both"/>
      </w:pPr>
    </w:p>
    <w:p w14:paraId="22726D03" w14:textId="5A9A6FAC" w:rsidR="00E53647" w:rsidRPr="00330E29" w:rsidRDefault="00963C09" w:rsidP="00BD0ADE">
      <w:pPr>
        <w:pStyle w:val="Heading1"/>
        <w:jc w:val="both"/>
        <w:rPr>
          <w:b w:val="0"/>
          <w:bCs/>
        </w:rPr>
      </w:pPr>
      <w:bookmarkStart w:id="162" w:name="_Toc138430643"/>
      <w:r>
        <w:rPr>
          <w:bCs/>
        </w:rPr>
        <w:t xml:space="preserve">Appendix I: </w:t>
      </w:r>
      <w:r w:rsidR="00E53647" w:rsidRPr="00330E29">
        <w:rPr>
          <w:bCs/>
        </w:rPr>
        <w:t>Module 9</w:t>
      </w:r>
      <w:r>
        <w:rPr>
          <w:bCs/>
        </w:rPr>
        <w:t xml:space="preserve"> - </w:t>
      </w:r>
      <w:r w:rsidR="00E53647" w:rsidRPr="00330E29">
        <w:rPr>
          <w:bCs/>
        </w:rPr>
        <w:t>Tailoring Approaches for Neurodiverse Students</w:t>
      </w:r>
      <w:bookmarkEnd w:id="162"/>
    </w:p>
    <w:p w14:paraId="1ACCE170" w14:textId="77777777" w:rsidR="00E53647" w:rsidRDefault="00E53647" w:rsidP="00BD0ADE">
      <w:pPr>
        <w:jc w:val="both"/>
      </w:pPr>
    </w:p>
    <w:p w14:paraId="40F134E5" w14:textId="77777777" w:rsidR="00E53647" w:rsidRPr="00330E29" w:rsidRDefault="00E53647" w:rsidP="00BD0ADE">
      <w:pPr>
        <w:jc w:val="both"/>
        <w:rPr>
          <w:b/>
          <w:bCs/>
        </w:rPr>
      </w:pPr>
      <w:r w:rsidRPr="00963C09">
        <w:rPr>
          <w:b/>
          <w:bCs/>
          <w:i/>
          <w:iCs/>
        </w:rPr>
        <w:t>Objective</w:t>
      </w:r>
      <w:r w:rsidRPr="00330E29">
        <w:rPr>
          <w:b/>
          <w:bCs/>
        </w:rPr>
        <w:t xml:space="preserve">: </w:t>
      </w:r>
      <w:r w:rsidRPr="00330E29">
        <w:t>The aim of this module is to provide educators with knowledge and strategies to adapt their teaching methods to meet the needs of neurodiverse students, fostering an inclusive and understanding learning environment.</w:t>
      </w:r>
    </w:p>
    <w:p w14:paraId="2EB08AA6" w14:textId="77777777" w:rsidR="00EA740D" w:rsidRDefault="00EA740D" w:rsidP="00BD0ADE">
      <w:pPr>
        <w:jc w:val="both"/>
        <w:rPr>
          <w:b/>
          <w:bCs/>
          <w:i/>
          <w:iCs/>
        </w:rPr>
      </w:pPr>
    </w:p>
    <w:p w14:paraId="5516DD15" w14:textId="6E68346F" w:rsidR="00E53647" w:rsidRPr="00963C09" w:rsidRDefault="00E53647" w:rsidP="00BD0ADE">
      <w:pPr>
        <w:jc w:val="both"/>
        <w:rPr>
          <w:b/>
          <w:bCs/>
          <w:i/>
          <w:iCs/>
        </w:rPr>
      </w:pPr>
      <w:r w:rsidRPr="00963C09">
        <w:rPr>
          <w:b/>
          <w:bCs/>
          <w:i/>
          <w:iCs/>
        </w:rPr>
        <w:t>PowerPoint Slide 1: Title Slide</w:t>
      </w:r>
    </w:p>
    <w:p w14:paraId="692C4DDD" w14:textId="77777777" w:rsidR="00E53647" w:rsidRDefault="00E53647" w:rsidP="00BD0ADE">
      <w:pPr>
        <w:jc w:val="both"/>
      </w:pPr>
    </w:p>
    <w:p w14:paraId="63B3F76B" w14:textId="77777777" w:rsidR="00E53647" w:rsidRPr="00963C09" w:rsidRDefault="00E53647" w:rsidP="00BD0ADE">
      <w:pPr>
        <w:jc w:val="both"/>
        <w:rPr>
          <w:i/>
          <w:iCs/>
        </w:rPr>
      </w:pPr>
      <w:r w:rsidRPr="00963C09">
        <w:rPr>
          <w:i/>
          <w:iCs/>
        </w:rPr>
        <w:t>Title: Tailoring Approaches for Neurodiverse Students</w:t>
      </w:r>
    </w:p>
    <w:p w14:paraId="2ABF4048" w14:textId="77777777" w:rsidR="00380BAA" w:rsidRPr="00380BAA" w:rsidRDefault="00380BAA" w:rsidP="00BD0ADE">
      <w:pPr>
        <w:jc w:val="both"/>
      </w:pPr>
    </w:p>
    <w:p w14:paraId="0A279F70" w14:textId="77777777" w:rsidR="00E53647" w:rsidRPr="00963C09" w:rsidRDefault="00E53647" w:rsidP="00BD0ADE">
      <w:pPr>
        <w:jc w:val="both"/>
        <w:rPr>
          <w:i/>
          <w:iCs/>
        </w:rPr>
      </w:pPr>
      <w:r w:rsidRPr="00963C09">
        <w:rPr>
          <w:i/>
          <w:iCs/>
        </w:rPr>
        <w:lastRenderedPageBreak/>
        <w:t>Subtitle: Inclusion and Understanding in Action</w:t>
      </w:r>
    </w:p>
    <w:p w14:paraId="4B89E920" w14:textId="77777777" w:rsidR="00963C09" w:rsidRDefault="00963C09" w:rsidP="00BD0ADE">
      <w:pPr>
        <w:jc w:val="both"/>
      </w:pPr>
    </w:p>
    <w:p w14:paraId="2D1C3DD1" w14:textId="5CEB5788" w:rsidR="00E53647" w:rsidRDefault="00E53647" w:rsidP="00BD0ADE">
      <w:pPr>
        <w:pStyle w:val="ListParagraph"/>
        <w:numPr>
          <w:ilvl w:val="0"/>
          <w:numId w:val="20"/>
        </w:numPr>
        <w:jc w:val="both"/>
      </w:pPr>
      <w:r>
        <w:t>Welcome to Module 9: a journey towards creating an inclusive and understanding learning environment for neurodiverse students.</w:t>
      </w:r>
    </w:p>
    <w:p w14:paraId="2F7C4242" w14:textId="77777777" w:rsidR="00E53647" w:rsidRDefault="00E53647" w:rsidP="00BD0ADE">
      <w:pPr>
        <w:jc w:val="both"/>
      </w:pPr>
    </w:p>
    <w:p w14:paraId="4D06B4D1" w14:textId="77777777" w:rsidR="00E53647" w:rsidRPr="00963C09" w:rsidRDefault="00E53647" w:rsidP="00BD0ADE">
      <w:pPr>
        <w:jc w:val="both"/>
        <w:rPr>
          <w:b/>
          <w:bCs/>
          <w:i/>
          <w:iCs/>
        </w:rPr>
      </w:pPr>
      <w:r w:rsidRPr="00963C09">
        <w:rPr>
          <w:b/>
          <w:bCs/>
          <w:i/>
          <w:iCs/>
        </w:rPr>
        <w:t>PowerPoint Slide 2: Understanding Neurodiversity</w:t>
      </w:r>
    </w:p>
    <w:p w14:paraId="1553A3C6" w14:textId="77777777" w:rsidR="00E53647" w:rsidRDefault="00E53647" w:rsidP="00BD0ADE">
      <w:pPr>
        <w:jc w:val="both"/>
      </w:pPr>
    </w:p>
    <w:p w14:paraId="44BEA158" w14:textId="77777777" w:rsidR="00E53647" w:rsidRPr="00963C09" w:rsidRDefault="00E53647" w:rsidP="00BD0ADE">
      <w:pPr>
        <w:jc w:val="both"/>
        <w:rPr>
          <w:i/>
          <w:iCs/>
        </w:rPr>
      </w:pPr>
      <w:r w:rsidRPr="00963C09">
        <w:rPr>
          <w:i/>
          <w:iCs/>
        </w:rPr>
        <w:t>Title: What is Neurodiversity?</w:t>
      </w:r>
    </w:p>
    <w:p w14:paraId="01951AF3" w14:textId="77777777" w:rsidR="00963C09" w:rsidRDefault="00963C09" w:rsidP="00BD0ADE">
      <w:pPr>
        <w:jc w:val="both"/>
      </w:pPr>
    </w:p>
    <w:p w14:paraId="60409292" w14:textId="08E2D86A" w:rsidR="00E53647" w:rsidRDefault="00E53647" w:rsidP="00BD0ADE">
      <w:pPr>
        <w:pStyle w:val="ListParagraph"/>
        <w:numPr>
          <w:ilvl w:val="0"/>
          <w:numId w:val="20"/>
        </w:numPr>
        <w:jc w:val="both"/>
      </w:pPr>
      <w:r>
        <w:t>Discover the concept of neurodiversity, understand the range of conditions it encompasses, and explore its relevance in the context of education."</w:t>
      </w:r>
    </w:p>
    <w:p w14:paraId="2843D092" w14:textId="77777777" w:rsidR="00E53647" w:rsidRDefault="00E53647" w:rsidP="00BD0ADE">
      <w:pPr>
        <w:jc w:val="both"/>
      </w:pPr>
    </w:p>
    <w:p w14:paraId="4CA5293C" w14:textId="77777777" w:rsidR="00E53647" w:rsidRPr="00963C09" w:rsidRDefault="00E53647" w:rsidP="00BD0ADE">
      <w:pPr>
        <w:jc w:val="both"/>
        <w:rPr>
          <w:b/>
          <w:bCs/>
          <w:i/>
          <w:iCs/>
        </w:rPr>
      </w:pPr>
      <w:r w:rsidRPr="00963C09">
        <w:rPr>
          <w:b/>
          <w:bCs/>
          <w:i/>
          <w:iCs/>
        </w:rPr>
        <w:t>PowerPoint Slide 3: The Strengths Perspective</w:t>
      </w:r>
    </w:p>
    <w:p w14:paraId="772BC579" w14:textId="77777777" w:rsidR="00E53647" w:rsidRDefault="00E53647" w:rsidP="00BD0ADE">
      <w:pPr>
        <w:jc w:val="both"/>
      </w:pPr>
    </w:p>
    <w:p w14:paraId="6543BBA0" w14:textId="77777777" w:rsidR="00E53647" w:rsidRPr="00963C09" w:rsidRDefault="00E53647" w:rsidP="00BD0ADE">
      <w:pPr>
        <w:jc w:val="both"/>
        <w:rPr>
          <w:i/>
          <w:iCs/>
        </w:rPr>
      </w:pPr>
      <w:r w:rsidRPr="00963C09">
        <w:rPr>
          <w:i/>
          <w:iCs/>
        </w:rPr>
        <w:t>Title: Focusing on Strengths</w:t>
      </w:r>
    </w:p>
    <w:p w14:paraId="347CE89B" w14:textId="77777777" w:rsidR="00963C09" w:rsidRDefault="00963C09" w:rsidP="00BD0ADE">
      <w:pPr>
        <w:jc w:val="both"/>
      </w:pPr>
    </w:p>
    <w:p w14:paraId="7281CEF3" w14:textId="61AC927E" w:rsidR="00E53647" w:rsidRDefault="00E53647" w:rsidP="00BD0ADE">
      <w:pPr>
        <w:pStyle w:val="ListParagraph"/>
        <w:numPr>
          <w:ilvl w:val="0"/>
          <w:numId w:val="20"/>
        </w:numPr>
        <w:jc w:val="both"/>
      </w:pPr>
      <w:r>
        <w:t>Learn about the strengths-based approach and its value when working with neurodiverse students.</w:t>
      </w:r>
    </w:p>
    <w:p w14:paraId="78ED3AB5" w14:textId="77777777" w:rsidR="00E53647" w:rsidRDefault="00E53647" w:rsidP="00BD0ADE">
      <w:pPr>
        <w:jc w:val="both"/>
      </w:pPr>
    </w:p>
    <w:p w14:paraId="3FF22A77" w14:textId="77777777" w:rsidR="00E53647" w:rsidRPr="00963C09" w:rsidRDefault="00E53647" w:rsidP="00BD0ADE">
      <w:pPr>
        <w:jc w:val="both"/>
        <w:rPr>
          <w:b/>
          <w:bCs/>
          <w:i/>
          <w:iCs/>
        </w:rPr>
      </w:pPr>
      <w:r w:rsidRPr="00963C09">
        <w:rPr>
          <w:b/>
          <w:bCs/>
          <w:i/>
          <w:iCs/>
        </w:rPr>
        <w:t>PowerPoint Slide 4: Tailoring Teaching Approaches</w:t>
      </w:r>
    </w:p>
    <w:p w14:paraId="4853E2AF" w14:textId="77777777" w:rsidR="00E53647" w:rsidRPr="00F920F9" w:rsidRDefault="00E53647" w:rsidP="00BD0ADE">
      <w:pPr>
        <w:jc w:val="both"/>
      </w:pPr>
    </w:p>
    <w:p w14:paraId="552C2A0A" w14:textId="77777777" w:rsidR="00E53647" w:rsidRPr="00963C09" w:rsidRDefault="00E53647" w:rsidP="00BD0ADE">
      <w:pPr>
        <w:jc w:val="both"/>
        <w:rPr>
          <w:i/>
          <w:iCs/>
        </w:rPr>
      </w:pPr>
      <w:r w:rsidRPr="00963C09">
        <w:rPr>
          <w:i/>
          <w:iCs/>
        </w:rPr>
        <w:t>Title: Adapting Our Teaching Approaches</w:t>
      </w:r>
    </w:p>
    <w:p w14:paraId="2245439E" w14:textId="77777777" w:rsidR="00963C09" w:rsidRDefault="00963C09" w:rsidP="00BD0ADE">
      <w:pPr>
        <w:jc w:val="both"/>
      </w:pPr>
    </w:p>
    <w:p w14:paraId="1A55B300" w14:textId="002B9023" w:rsidR="00E53647" w:rsidRDefault="00E53647" w:rsidP="00BD0ADE">
      <w:pPr>
        <w:pStyle w:val="ListParagraph"/>
        <w:numPr>
          <w:ilvl w:val="0"/>
          <w:numId w:val="20"/>
        </w:numPr>
        <w:jc w:val="both"/>
      </w:pPr>
      <w:r>
        <w:t>Dive deep into techniques and strategies for adapting teaching methods to cater to the needs of neurodiverse students.</w:t>
      </w:r>
    </w:p>
    <w:p w14:paraId="64C0DA05" w14:textId="77777777" w:rsidR="00E53647" w:rsidRDefault="00E53647" w:rsidP="00BD0ADE">
      <w:pPr>
        <w:jc w:val="both"/>
      </w:pPr>
    </w:p>
    <w:p w14:paraId="5578D58C" w14:textId="77777777" w:rsidR="00E53647" w:rsidRPr="00963C09" w:rsidRDefault="00E53647" w:rsidP="00BD0ADE">
      <w:pPr>
        <w:jc w:val="both"/>
        <w:rPr>
          <w:b/>
          <w:bCs/>
          <w:i/>
          <w:iCs/>
        </w:rPr>
      </w:pPr>
      <w:r w:rsidRPr="00963C09">
        <w:rPr>
          <w:b/>
          <w:bCs/>
          <w:i/>
          <w:iCs/>
        </w:rPr>
        <w:lastRenderedPageBreak/>
        <w:t>PowerPoint Slide 5: Case Study and Group Discussion</w:t>
      </w:r>
    </w:p>
    <w:p w14:paraId="17A52CA3" w14:textId="77777777" w:rsidR="00E53647" w:rsidRDefault="00E53647" w:rsidP="00BD0ADE">
      <w:pPr>
        <w:jc w:val="both"/>
      </w:pPr>
    </w:p>
    <w:p w14:paraId="36AE1559" w14:textId="77777777" w:rsidR="00E53647" w:rsidRPr="00963C09" w:rsidRDefault="00E53647" w:rsidP="00BD0ADE">
      <w:pPr>
        <w:jc w:val="both"/>
        <w:rPr>
          <w:i/>
          <w:iCs/>
        </w:rPr>
      </w:pPr>
      <w:r w:rsidRPr="00963C09">
        <w:rPr>
          <w:i/>
          <w:iCs/>
        </w:rPr>
        <w:t>Title: Applying our Learning: Case Study and Discussion</w:t>
      </w:r>
    </w:p>
    <w:p w14:paraId="707E2F70" w14:textId="77777777" w:rsidR="00963C09" w:rsidRDefault="00963C09" w:rsidP="00BD0ADE">
      <w:pPr>
        <w:jc w:val="both"/>
      </w:pPr>
    </w:p>
    <w:p w14:paraId="4F75D0A5" w14:textId="6B81E013" w:rsidR="00E53647" w:rsidRDefault="00E53647" w:rsidP="00BD0ADE">
      <w:pPr>
        <w:pStyle w:val="ListParagraph"/>
        <w:numPr>
          <w:ilvl w:val="0"/>
          <w:numId w:val="20"/>
        </w:numPr>
        <w:jc w:val="both"/>
      </w:pPr>
      <w:r>
        <w:t>Engage with a case study of an educator effectively tailoring their approach for a neurodiverse student, followed by group discussions.</w:t>
      </w:r>
    </w:p>
    <w:p w14:paraId="75D2378F" w14:textId="77777777" w:rsidR="00E53647" w:rsidRDefault="00E53647" w:rsidP="00BD0ADE">
      <w:pPr>
        <w:jc w:val="both"/>
      </w:pPr>
    </w:p>
    <w:p w14:paraId="1CAA5F30" w14:textId="77777777" w:rsidR="00E53647" w:rsidRPr="00963C09" w:rsidRDefault="00E53647" w:rsidP="00BD0ADE">
      <w:pPr>
        <w:jc w:val="both"/>
        <w:rPr>
          <w:b/>
          <w:bCs/>
          <w:i/>
          <w:iCs/>
        </w:rPr>
      </w:pPr>
      <w:r w:rsidRPr="00963C09">
        <w:rPr>
          <w:b/>
          <w:bCs/>
          <w:i/>
          <w:iCs/>
        </w:rPr>
        <w:t>Activity Materials:</w:t>
      </w:r>
    </w:p>
    <w:p w14:paraId="4F128030" w14:textId="77777777" w:rsidR="00E53647" w:rsidRDefault="00E53647" w:rsidP="00BD0ADE">
      <w:pPr>
        <w:jc w:val="both"/>
      </w:pPr>
    </w:p>
    <w:p w14:paraId="13CCA3C8" w14:textId="77777777" w:rsidR="00E53647" w:rsidRPr="00963C09" w:rsidRDefault="00E53647" w:rsidP="00BD0ADE">
      <w:pPr>
        <w:jc w:val="both"/>
        <w:rPr>
          <w:b/>
          <w:bCs/>
        </w:rPr>
      </w:pPr>
      <w:r w:rsidRPr="00963C09">
        <w:rPr>
          <w:b/>
          <w:bCs/>
        </w:rPr>
        <w:t>Scenario Cards:</w:t>
      </w:r>
    </w:p>
    <w:p w14:paraId="2CB3EA2D" w14:textId="77777777" w:rsidR="00E53647" w:rsidRDefault="00E53647" w:rsidP="00BD0ADE">
      <w:pPr>
        <w:jc w:val="both"/>
      </w:pPr>
    </w:p>
    <w:p w14:paraId="0D2B94DF" w14:textId="77777777" w:rsidR="00E53647" w:rsidRPr="00963C09" w:rsidRDefault="00E53647" w:rsidP="00BD0ADE">
      <w:pPr>
        <w:jc w:val="both"/>
        <w:rPr>
          <w:i/>
          <w:iCs/>
        </w:rPr>
      </w:pPr>
      <w:r w:rsidRPr="00963C09">
        <w:rPr>
          <w:i/>
          <w:iCs/>
        </w:rPr>
        <w:t>Title: Neurodiversity in the Classroom - Scenario Cards</w:t>
      </w:r>
    </w:p>
    <w:p w14:paraId="08DDA3CF" w14:textId="77777777" w:rsidR="00963C09" w:rsidRDefault="00963C09" w:rsidP="00BD0ADE">
      <w:pPr>
        <w:jc w:val="both"/>
      </w:pPr>
    </w:p>
    <w:p w14:paraId="5BFADE4A" w14:textId="0369B1FB" w:rsidR="00E53647" w:rsidRDefault="00E53647" w:rsidP="00BD0ADE">
      <w:pPr>
        <w:pStyle w:val="ListParagraph"/>
        <w:numPr>
          <w:ilvl w:val="0"/>
          <w:numId w:val="20"/>
        </w:numPr>
        <w:jc w:val="both"/>
      </w:pPr>
      <w:r>
        <w:t>Use these cards to understand various classroom scenarios involving a neurodiverse student and discuss ways to tailor teaching approaches.</w:t>
      </w:r>
    </w:p>
    <w:p w14:paraId="422EAE53" w14:textId="77777777" w:rsidR="00E53647" w:rsidRDefault="00E53647" w:rsidP="00BD0ADE">
      <w:pPr>
        <w:jc w:val="both"/>
      </w:pPr>
    </w:p>
    <w:p w14:paraId="13E28025" w14:textId="77777777" w:rsidR="00E53647" w:rsidRPr="00963C09" w:rsidRDefault="00E53647" w:rsidP="00BD0ADE">
      <w:pPr>
        <w:jc w:val="both"/>
        <w:rPr>
          <w:b/>
          <w:bCs/>
        </w:rPr>
      </w:pPr>
      <w:r w:rsidRPr="00963C09">
        <w:rPr>
          <w:b/>
          <w:bCs/>
        </w:rPr>
        <w:t>Strategy Planning Worksheet:</w:t>
      </w:r>
    </w:p>
    <w:p w14:paraId="735AC4AF" w14:textId="77777777" w:rsidR="00E53647" w:rsidRDefault="00E53647" w:rsidP="00BD0ADE">
      <w:pPr>
        <w:jc w:val="both"/>
      </w:pPr>
    </w:p>
    <w:p w14:paraId="7C386515" w14:textId="77777777" w:rsidR="00E53647" w:rsidRPr="00963C09" w:rsidRDefault="00E53647" w:rsidP="00BD0ADE">
      <w:pPr>
        <w:jc w:val="both"/>
        <w:rPr>
          <w:i/>
          <w:iCs/>
        </w:rPr>
      </w:pPr>
      <w:r w:rsidRPr="00963C09">
        <w:rPr>
          <w:i/>
          <w:iCs/>
        </w:rPr>
        <w:t>Title: Planning Inclusive Strategies</w:t>
      </w:r>
    </w:p>
    <w:p w14:paraId="08BE7845" w14:textId="77777777" w:rsidR="00963C09" w:rsidRDefault="00963C09" w:rsidP="00BD0ADE">
      <w:pPr>
        <w:jc w:val="both"/>
      </w:pPr>
    </w:p>
    <w:p w14:paraId="1A8ACC0B" w14:textId="00383E66" w:rsidR="00E53647" w:rsidRDefault="00E53647" w:rsidP="00BD0ADE">
      <w:pPr>
        <w:pStyle w:val="ListParagraph"/>
        <w:numPr>
          <w:ilvl w:val="0"/>
          <w:numId w:val="20"/>
        </w:numPr>
        <w:jc w:val="both"/>
      </w:pPr>
      <w:r>
        <w:lastRenderedPageBreak/>
        <w:t>Develop teaching strategies considering the unique strengths and challenges of a hypothetical neurodiverse student.</w:t>
      </w:r>
    </w:p>
    <w:p w14:paraId="59C28DBF" w14:textId="77777777" w:rsidR="00E53647" w:rsidRDefault="00E53647" w:rsidP="00BD0ADE">
      <w:pPr>
        <w:jc w:val="both"/>
      </w:pPr>
    </w:p>
    <w:p w14:paraId="17C4CABB" w14:textId="77777777" w:rsidR="00E53647" w:rsidRPr="00963C09" w:rsidRDefault="00E53647" w:rsidP="00BD0ADE">
      <w:pPr>
        <w:jc w:val="both"/>
        <w:rPr>
          <w:b/>
          <w:bCs/>
        </w:rPr>
      </w:pPr>
      <w:r w:rsidRPr="00963C09">
        <w:rPr>
          <w:b/>
          <w:bCs/>
        </w:rPr>
        <w:t>Personal Reflection Worksheet:</w:t>
      </w:r>
    </w:p>
    <w:p w14:paraId="73A22273" w14:textId="77777777" w:rsidR="00E53647" w:rsidRDefault="00E53647" w:rsidP="00BD0ADE">
      <w:pPr>
        <w:jc w:val="both"/>
      </w:pPr>
    </w:p>
    <w:p w14:paraId="2E1090A9" w14:textId="77777777" w:rsidR="00E53647" w:rsidRPr="00963C09" w:rsidRDefault="00E53647" w:rsidP="00BD0ADE">
      <w:pPr>
        <w:jc w:val="both"/>
        <w:rPr>
          <w:i/>
          <w:iCs/>
        </w:rPr>
      </w:pPr>
      <w:r w:rsidRPr="00963C09">
        <w:rPr>
          <w:i/>
          <w:iCs/>
        </w:rPr>
        <w:t>Title: Reflecting on My Practices for Neurodiverse Students</w:t>
      </w:r>
    </w:p>
    <w:p w14:paraId="0C1EF62D" w14:textId="77777777" w:rsidR="00963C09" w:rsidRDefault="00963C09" w:rsidP="00BD0ADE">
      <w:pPr>
        <w:jc w:val="both"/>
      </w:pPr>
    </w:p>
    <w:p w14:paraId="4C8A790A" w14:textId="1D0CB8EC" w:rsidR="00E53647" w:rsidRDefault="00E53647" w:rsidP="00BD0ADE">
      <w:pPr>
        <w:pStyle w:val="ListParagraph"/>
        <w:numPr>
          <w:ilvl w:val="0"/>
          <w:numId w:val="20"/>
        </w:numPr>
        <w:jc w:val="both"/>
      </w:pPr>
      <w:r>
        <w:t>Reflect on your current practices for neurodiverse students, identify areas for growth, and devise an action plan to improve.</w:t>
      </w:r>
    </w:p>
    <w:p w14:paraId="55A8CA75" w14:textId="77777777" w:rsidR="00EA740D" w:rsidRDefault="00EA740D" w:rsidP="00BD0ADE">
      <w:pPr>
        <w:jc w:val="both"/>
      </w:pPr>
    </w:p>
    <w:p w14:paraId="2F4D5B65" w14:textId="77777777" w:rsidR="00EA740D" w:rsidRDefault="00EA740D" w:rsidP="00BD0ADE">
      <w:pPr>
        <w:jc w:val="both"/>
      </w:pPr>
    </w:p>
    <w:p w14:paraId="51E58D7F" w14:textId="77777777" w:rsidR="00EA740D" w:rsidRDefault="00EA740D" w:rsidP="00BD0ADE">
      <w:pPr>
        <w:jc w:val="both"/>
      </w:pPr>
    </w:p>
    <w:p w14:paraId="29CCA2A4" w14:textId="77777777" w:rsidR="00EA740D" w:rsidRDefault="00EA740D" w:rsidP="00BD0ADE">
      <w:pPr>
        <w:jc w:val="both"/>
      </w:pPr>
    </w:p>
    <w:p w14:paraId="47C43594" w14:textId="77777777" w:rsidR="00EA740D" w:rsidRDefault="00EA740D" w:rsidP="00BD0ADE">
      <w:pPr>
        <w:jc w:val="both"/>
      </w:pPr>
    </w:p>
    <w:p w14:paraId="6ADC5F8B" w14:textId="77777777" w:rsidR="00EA740D" w:rsidRDefault="00EA740D" w:rsidP="00BD0ADE">
      <w:pPr>
        <w:jc w:val="both"/>
      </w:pPr>
    </w:p>
    <w:p w14:paraId="762A3EBD" w14:textId="77777777" w:rsidR="00EA740D" w:rsidRDefault="00EA740D" w:rsidP="00BD0ADE">
      <w:pPr>
        <w:jc w:val="both"/>
      </w:pPr>
    </w:p>
    <w:p w14:paraId="5056B5C2" w14:textId="77777777" w:rsidR="00EA740D" w:rsidRDefault="00EA740D" w:rsidP="00BD0ADE">
      <w:pPr>
        <w:jc w:val="both"/>
      </w:pPr>
    </w:p>
    <w:p w14:paraId="56A05C1F" w14:textId="77777777" w:rsidR="00EA740D" w:rsidRDefault="00EA740D" w:rsidP="00BD0ADE">
      <w:pPr>
        <w:jc w:val="both"/>
      </w:pPr>
    </w:p>
    <w:p w14:paraId="156D725F" w14:textId="77777777" w:rsidR="00EA740D" w:rsidRDefault="00EA740D" w:rsidP="00BD0ADE">
      <w:pPr>
        <w:jc w:val="both"/>
      </w:pPr>
    </w:p>
    <w:p w14:paraId="74D9134E" w14:textId="77777777" w:rsidR="00EA740D" w:rsidRDefault="00EA740D" w:rsidP="00BD0ADE">
      <w:pPr>
        <w:jc w:val="both"/>
      </w:pPr>
    </w:p>
    <w:p w14:paraId="4BBEBA28" w14:textId="77777777" w:rsidR="00EA740D" w:rsidRDefault="00EA740D" w:rsidP="00BD0ADE">
      <w:pPr>
        <w:jc w:val="both"/>
      </w:pPr>
    </w:p>
    <w:p w14:paraId="60737F14" w14:textId="77777777" w:rsidR="00924A0B" w:rsidRDefault="00924A0B" w:rsidP="00BD0ADE">
      <w:pPr>
        <w:jc w:val="both"/>
      </w:pPr>
    </w:p>
    <w:p w14:paraId="5BB0A766" w14:textId="7F4DEE52" w:rsidR="00C64972" w:rsidRPr="00924A0B" w:rsidRDefault="00EA740D" w:rsidP="00BD0ADE">
      <w:pPr>
        <w:pStyle w:val="Heading1"/>
        <w:jc w:val="both"/>
        <w:rPr>
          <w:b w:val="0"/>
          <w:bCs/>
        </w:rPr>
      </w:pPr>
      <w:bookmarkStart w:id="163" w:name="_Toc138430644"/>
      <w:r>
        <w:rPr>
          <w:bCs/>
        </w:rPr>
        <w:t xml:space="preserve">Appendix J: </w:t>
      </w:r>
      <w:r w:rsidR="00C64972" w:rsidRPr="00924A0B">
        <w:rPr>
          <w:bCs/>
        </w:rPr>
        <w:t>Module 10</w:t>
      </w:r>
      <w:r>
        <w:rPr>
          <w:bCs/>
        </w:rPr>
        <w:t xml:space="preserve"> - </w:t>
      </w:r>
      <w:r w:rsidR="00C64972" w:rsidRPr="00924A0B">
        <w:rPr>
          <w:bCs/>
        </w:rPr>
        <w:t>Fostering Effective Home-School Communication</w:t>
      </w:r>
      <w:bookmarkEnd w:id="163"/>
    </w:p>
    <w:p w14:paraId="2312D5B0" w14:textId="77777777" w:rsidR="00C64972" w:rsidRDefault="00C64972" w:rsidP="00BD0ADE">
      <w:pPr>
        <w:jc w:val="both"/>
      </w:pPr>
    </w:p>
    <w:p w14:paraId="249C8E6A" w14:textId="77777777" w:rsidR="00C64972" w:rsidRPr="00924A0B" w:rsidRDefault="00C64972" w:rsidP="00BD0ADE">
      <w:pPr>
        <w:jc w:val="both"/>
        <w:rPr>
          <w:b/>
          <w:bCs/>
        </w:rPr>
      </w:pPr>
      <w:r w:rsidRPr="00EA740D">
        <w:rPr>
          <w:b/>
          <w:bCs/>
          <w:i/>
          <w:iCs/>
        </w:rPr>
        <w:t>Aim</w:t>
      </w:r>
      <w:r w:rsidRPr="00924A0B">
        <w:rPr>
          <w:b/>
          <w:bCs/>
        </w:rPr>
        <w:t xml:space="preserve">: </w:t>
      </w:r>
      <w:r w:rsidRPr="00924A0B">
        <w:t>To provide educators with insights and strategies on strengthening the lines of communication between home and school, and to encourage reflection on the entire training series and its practical application.</w:t>
      </w:r>
    </w:p>
    <w:p w14:paraId="25104B4E" w14:textId="77777777" w:rsidR="00C64972" w:rsidRDefault="00C64972" w:rsidP="00BD0ADE">
      <w:pPr>
        <w:jc w:val="both"/>
      </w:pPr>
    </w:p>
    <w:p w14:paraId="7D25BE28" w14:textId="77777777" w:rsidR="00C64972" w:rsidRPr="00EA740D" w:rsidRDefault="00C64972" w:rsidP="00BD0ADE">
      <w:pPr>
        <w:jc w:val="both"/>
        <w:rPr>
          <w:b/>
          <w:bCs/>
          <w:i/>
          <w:iCs/>
        </w:rPr>
      </w:pPr>
      <w:r w:rsidRPr="00EA740D">
        <w:rPr>
          <w:b/>
          <w:bCs/>
          <w:i/>
          <w:iCs/>
        </w:rPr>
        <w:t>PowerPoint Slide 1: Title Slide</w:t>
      </w:r>
    </w:p>
    <w:p w14:paraId="2BFD0808" w14:textId="77777777" w:rsidR="00C64972" w:rsidRDefault="00C64972" w:rsidP="00BD0ADE">
      <w:pPr>
        <w:jc w:val="both"/>
      </w:pPr>
    </w:p>
    <w:p w14:paraId="2529EC5B" w14:textId="77777777" w:rsidR="00C64972" w:rsidRPr="00EA740D" w:rsidRDefault="00C64972" w:rsidP="00BD0ADE">
      <w:pPr>
        <w:jc w:val="both"/>
        <w:rPr>
          <w:i/>
          <w:iCs/>
        </w:rPr>
      </w:pPr>
      <w:r w:rsidRPr="00EA740D">
        <w:rPr>
          <w:i/>
          <w:iCs/>
        </w:rPr>
        <w:t>Title: Fostering Effective Home-School Communication</w:t>
      </w:r>
    </w:p>
    <w:p w14:paraId="1F3B1DE5" w14:textId="77777777" w:rsidR="00924A0B" w:rsidRPr="00EA740D" w:rsidRDefault="00924A0B" w:rsidP="00BD0ADE">
      <w:pPr>
        <w:jc w:val="both"/>
        <w:rPr>
          <w:i/>
          <w:iCs/>
        </w:rPr>
      </w:pPr>
    </w:p>
    <w:p w14:paraId="3486D1AF" w14:textId="77777777" w:rsidR="00AD235C" w:rsidRPr="00AD235C" w:rsidRDefault="00AD235C" w:rsidP="00BD0ADE">
      <w:pPr>
        <w:pStyle w:val="ListParagraph"/>
        <w:numPr>
          <w:ilvl w:val="0"/>
          <w:numId w:val="20"/>
        </w:numPr>
        <w:jc w:val="both"/>
      </w:pPr>
      <w:r w:rsidRPr="00AD235C">
        <w:lastRenderedPageBreak/>
        <w:t>Brief introduction to the topic of Home-School communication</w:t>
      </w:r>
    </w:p>
    <w:p w14:paraId="3326F360" w14:textId="77777777" w:rsidR="00AD235C" w:rsidRPr="00AD235C" w:rsidRDefault="00AD235C" w:rsidP="00BD0ADE">
      <w:pPr>
        <w:pStyle w:val="ListParagraph"/>
        <w:numPr>
          <w:ilvl w:val="0"/>
          <w:numId w:val="20"/>
        </w:numPr>
        <w:jc w:val="both"/>
      </w:pPr>
      <w:r w:rsidRPr="00AD235C">
        <w:t>Explanation of the relevance and significance of this module</w:t>
      </w:r>
    </w:p>
    <w:p w14:paraId="78538AAE" w14:textId="77777777" w:rsidR="00AD235C" w:rsidRPr="00AD235C" w:rsidRDefault="00AD235C" w:rsidP="00BD0ADE">
      <w:pPr>
        <w:pStyle w:val="ListParagraph"/>
        <w:numPr>
          <w:ilvl w:val="0"/>
          <w:numId w:val="20"/>
        </w:numPr>
        <w:jc w:val="both"/>
      </w:pPr>
      <w:r w:rsidRPr="00AD235C">
        <w:t>Statement of the primary aim: Strengthening ties between home and school to enhance outcomes</w:t>
      </w:r>
    </w:p>
    <w:p w14:paraId="545D238B" w14:textId="37FC2920" w:rsidR="00C64972" w:rsidRPr="00AD235C" w:rsidRDefault="00AD235C" w:rsidP="00BD0ADE">
      <w:pPr>
        <w:pStyle w:val="ListParagraph"/>
        <w:numPr>
          <w:ilvl w:val="0"/>
          <w:numId w:val="20"/>
        </w:numPr>
        <w:jc w:val="both"/>
      </w:pPr>
      <w:r w:rsidRPr="00AD235C">
        <w:t>A glimpse into what the module will cover, e.g., exploring barriers to effective communication, discussing strategies to enhance communication, etc.</w:t>
      </w:r>
    </w:p>
    <w:p w14:paraId="7B02E2D1" w14:textId="77777777" w:rsidR="00EA740D" w:rsidRPr="00EA740D" w:rsidRDefault="00EA740D" w:rsidP="00BD0ADE">
      <w:pPr>
        <w:jc w:val="both"/>
      </w:pPr>
    </w:p>
    <w:p w14:paraId="141A0097" w14:textId="77777777" w:rsidR="00924A0B" w:rsidRPr="00924A0B" w:rsidRDefault="00924A0B" w:rsidP="00BD0ADE">
      <w:pPr>
        <w:jc w:val="both"/>
      </w:pPr>
    </w:p>
    <w:p w14:paraId="14296616" w14:textId="77777777" w:rsidR="00C64972" w:rsidRPr="00EA740D" w:rsidRDefault="00C64972" w:rsidP="00BD0ADE">
      <w:pPr>
        <w:jc w:val="both"/>
        <w:rPr>
          <w:b/>
          <w:bCs/>
          <w:i/>
          <w:iCs/>
        </w:rPr>
      </w:pPr>
      <w:r w:rsidRPr="00EA740D">
        <w:rPr>
          <w:b/>
          <w:bCs/>
          <w:i/>
          <w:iCs/>
        </w:rPr>
        <w:t>PowerPoint Slide 2: Importance of Home-School Communication</w:t>
      </w:r>
    </w:p>
    <w:p w14:paraId="133E24A0" w14:textId="77777777" w:rsidR="00C64972" w:rsidRPr="00EA740D" w:rsidRDefault="00C64972" w:rsidP="00BD0ADE">
      <w:pPr>
        <w:jc w:val="both"/>
        <w:rPr>
          <w:i/>
          <w:iCs/>
        </w:rPr>
      </w:pPr>
    </w:p>
    <w:p w14:paraId="520FBE4E" w14:textId="77777777" w:rsidR="00C64972" w:rsidRPr="00EA740D" w:rsidRDefault="00C64972" w:rsidP="00BD0ADE">
      <w:pPr>
        <w:jc w:val="both"/>
        <w:rPr>
          <w:i/>
          <w:iCs/>
        </w:rPr>
      </w:pPr>
      <w:r w:rsidRPr="00EA740D">
        <w:rPr>
          <w:i/>
          <w:iCs/>
        </w:rPr>
        <w:t>Title: Why Home-School Communication Matters</w:t>
      </w:r>
    </w:p>
    <w:p w14:paraId="1B786BA2" w14:textId="77777777" w:rsidR="00EA740D" w:rsidRDefault="00EA740D" w:rsidP="00BD0ADE">
      <w:pPr>
        <w:jc w:val="both"/>
      </w:pPr>
    </w:p>
    <w:p w14:paraId="0B01D60B" w14:textId="77777777" w:rsidR="00EA740D" w:rsidRDefault="00C64972" w:rsidP="00BD0ADE">
      <w:pPr>
        <w:pStyle w:val="ListParagraph"/>
        <w:numPr>
          <w:ilvl w:val="0"/>
          <w:numId w:val="20"/>
        </w:numPr>
        <w:jc w:val="both"/>
      </w:pPr>
      <w:r>
        <w:lastRenderedPageBreak/>
        <w:t>Explanation of the benefits of effective home-school communication, and its influence on student success</w:t>
      </w:r>
    </w:p>
    <w:p w14:paraId="65EE0D99" w14:textId="7AE053F5" w:rsidR="00C64972" w:rsidRDefault="00C64972" w:rsidP="00BD0ADE">
      <w:pPr>
        <w:pStyle w:val="ListParagraph"/>
        <w:numPr>
          <w:ilvl w:val="0"/>
          <w:numId w:val="20"/>
        </w:numPr>
        <w:jc w:val="both"/>
      </w:pPr>
      <w:r>
        <w:t>A bridge or a two-way street symboli</w:t>
      </w:r>
      <w:r w:rsidR="00211E46">
        <w:t>s</w:t>
      </w:r>
      <w:r>
        <w:t xml:space="preserve">ing </w:t>
      </w:r>
      <w:r w:rsidR="00CC376F">
        <w:t>effective communication</w:t>
      </w:r>
    </w:p>
    <w:p w14:paraId="61AA94ED" w14:textId="77777777" w:rsidR="00246142" w:rsidRDefault="00246142" w:rsidP="00BD0ADE">
      <w:pPr>
        <w:jc w:val="both"/>
      </w:pPr>
    </w:p>
    <w:p w14:paraId="788C8AAF" w14:textId="520D4205" w:rsidR="00C64972" w:rsidRPr="00EA740D" w:rsidRDefault="00C64972" w:rsidP="00BD0ADE">
      <w:pPr>
        <w:jc w:val="both"/>
        <w:rPr>
          <w:b/>
          <w:bCs/>
          <w:i/>
          <w:iCs/>
        </w:rPr>
      </w:pPr>
      <w:r w:rsidRPr="00EA740D">
        <w:rPr>
          <w:b/>
          <w:bCs/>
          <w:i/>
          <w:iCs/>
        </w:rPr>
        <w:t>PowerPoint Slide 3: Strategies for Effective Communication</w:t>
      </w:r>
    </w:p>
    <w:p w14:paraId="42B14F30" w14:textId="77777777" w:rsidR="00C64972" w:rsidRDefault="00C64972" w:rsidP="00BD0ADE">
      <w:pPr>
        <w:jc w:val="both"/>
      </w:pPr>
    </w:p>
    <w:p w14:paraId="2737C8C5" w14:textId="77777777" w:rsidR="00C64972" w:rsidRPr="00EA740D" w:rsidRDefault="00C64972" w:rsidP="00BD0ADE">
      <w:pPr>
        <w:jc w:val="both"/>
        <w:rPr>
          <w:i/>
          <w:iCs/>
        </w:rPr>
      </w:pPr>
      <w:r w:rsidRPr="00EA740D">
        <w:rPr>
          <w:i/>
          <w:iCs/>
        </w:rPr>
        <w:t>Title: Strategies for Strengthening Home-School Ties</w:t>
      </w:r>
    </w:p>
    <w:p w14:paraId="5902EEF2" w14:textId="77777777" w:rsidR="00EA740D" w:rsidRDefault="00EA740D" w:rsidP="00BD0ADE">
      <w:pPr>
        <w:jc w:val="both"/>
      </w:pPr>
    </w:p>
    <w:p w14:paraId="221DE95D" w14:textId="21A28212" w:rsidR="00C64972" w:rsidRDefault="00C64972" w:rsidP="00BD0ADE">
      <w:pPr>
        <w:pStyle w:val="ListParagraph"/>
        <w:numPr>
          <w:ilvl w:val="0"/>
          <w:numId w:val="21"/>
        </w:numPr>
        <w:jc w:val="both"/>
      </w:pPr>
      <w:r>
        <w:t>Overview of strategies to improve communication with parents and guardians, including regular updates, accessibility, mutual respect, and responsiveness</w:t>
      </w:r>
    </w:p>
    <w:p w14:paraId="708E464F" w14:textId="574A87DB" w:rsidR="00C64972" w:rsidRDefault="00C64972" w:rsidP="00BD0ADE">
      <w:pPr>
        <w:pStyle w:val="ListParagraph"/>
        <w:numPr>
          <w:ilvl w:val="0"/>
          <w:numId w:val="21"/>
        </w:numPr>
        <w:jc w:val="both"/>
      </w:pPr>
      <w:r>
        <w:t>Icons or images illustrating each strategy</w:t>
      </w:r>
    </w:p>
    <w:p w14:paraId="4325440D" w14:textId="77777777" w:rsidR="00211E46" w:rsidRDefault="00211E46" w:rsidP="00BD0ADE">
      <w:pPr>
        <w:jc w:val="both"/>
      </w:pPr>
    </w:p>
    <w:p w14:paraId="1D2C4760" w14:textId="203C44BA" w:rsidR="00C64972" w:rsidRPr="00EA740D" w:rsidRDefault="00C64972" w:rsidP="00BD0ADE">
      <w:pPr>
        <w:jc w:val="both"/>
        <w:rPr>
          <w:b/>
          <w:bCs/>
          <w:i/>
          <w:iCs/>
        </w:rPr>
      </w:pPr>
      <w:r w:rsidRPr="00EA740D">
        <w:rPr>
          <w:b/>
          <w:bCs/>
          <w:i/>
          <w:iCs/>
        </w:rPr>
        <w:t>PowerPoint Slide 4: Reflection on Training Series</w:t>
      </w:r>
    </w:p>
    <w:p w14:paraId="46BAFF52" w14:textId="77777777" w:rsidR="00C64972" w:rsidRDefault="00C64972" w:rsidP="00BD0ADE">
      <w:pPr>
        <w:jc w:val="both"/>
      </w:pPr>
    </w:p>
    <w:p w14:paraId="0EE1D7A4" w14:textId="77777777" w:rsidR="00C64972" w:rsidRPr="00407A5C" w:rsidRDefault="00C64972" w:rsidP="00BD0ADE">
      <w:pPr>
        <w:jc w:val="both"/>
        <w:rPr>
          <w:i/>
          <w:iCs/>
        </w:rPr>
      </w:pPr>
      <w:r w:rsidRPr="00407A5C">
        <w:rPr>
          <w:i/>
          <w:iCs/>
        </w:rPr>
        <w:t>Title: Reflecting on Our Learning Journey</w:t>
      </w:r>
    </w:p>
    <w:p w14:paraId="2FBFF2CE" w14:textId="77777777" w:rsidR="00407A5C" w:rsidRDefault="00407A5C" w:rsidP="00BD0ADE">
      <w:pPr>
        <w:jc w:val="both"/>
      </w:pPr>
    </w:p>
    <w:p w14:paraId="091A62CF" w14:textId="4C7AD6FF" w:rsidR="00C64972" w:rsidRDefault="00C64972" w:rsidP="00BD0ADE">
      <w:pPr>
        <w:pStyle w:val="ListParagraph"/>
        <w:numPr>
          <w:ilvl w:val="0"/>
          <w:numId w:val="22"/>
        </w:numPr>
        <w:jc w:val="both"/>
      </w:pPr>
      <w:r>
        <w:t>Prompts for reflecting on key learnings from the entire training series and how these can be applied in practice</w:t>
      </w:r>
    </w:p>
    <w:p w14:paraId="544D4377" w14:textId="2EA3A703" w:rsidR="00C64972" w:rsidRDefault="00C64972" w:rsidP="00BD0ADE">
      <w:pPr>
        <w:pStyle w:val="ListParagraph"/>
        <w:numPr>
          <w:ilvl w:val="0"/>
          <w:numId w:val="22"/>
        </w:numPr>
        <w:jc w:val="both"/>
      </w:pPr>
      <w:r>
        <w:t>A road or pathway symboli</w:t>
      </w:r>
      <w:r w:rsidR="00163AF7">
        <w:t>s</w:t>
      </w:r>
      <w:r>
        <w:t>ing the learning journey</w:t>
      </w:r>
    </w:p>
    <w:p w14:paraId="4DFE84E9" w14:textId="77777777" w:rsidR="00163AF7" w:rsidRDefault="00163AF7" w:rsidP="00BD0ADE">
      <w:pPr>
        <w:jc w:val="both"/>
      </w:pPr>
    </w:p>
    <w:p w14:paraId="332202C6" w14:textId="577C1355" w:rsidR="00C64972" w:rsidRPr="00407A5C" w:rsidRDefault="00C64972" w:rsidP="00BD0ADE">
      <w:pPr>
        <w:jc w:val="both"/>
        <w:rPr>
          <w:b/>
          <w:bCs/>
          <w:i/>
          <w:iCs/>
        </w:rPr>
      </w:pPr>
      <w:r w:rsidRPr="00407A5C">
        <w:rPr>
          <w:b/>
          <w:bCs/>
          <w:i/>
          <w:iCs/>
        </w:rPr>
        <w:t>PowerPoint Slide 5: Action Planning</w:t>
      </w:r>
    </w:p>
    <w:p w14:paraId="3AD137E7" w14:textId="77777777" w:rsidR="00C64972" w:rsidRPr="00163AF7" w:rsidRDefault="00C64972" w:rsidP="00BD0ADE">
      <w:pPr>
        <w:jc w:val="both"/>
      </w:pPr>
    </w:p>
    <w:p w14:paraId="075A67D2" w14:textId="77777777" w:rsidR="00C64972" w:rsidRPr="00407A5C" w:rsidRDefault="00C64972" w:rsidP="00BD0ADE">
      <w:pPr>
        <w:jc w:val="both"/>
        <w:rPr>
          <w:i/>
          <w:iCs/>
        </w:rPr>
      </w:pPr>
      <w:r w:rsidRPr="00407A5C">
        <w:rPr>
          <w:i/>
          <w:iCs/>
        </w:rPr>
        <w:t>Title: Planning for Practice: From Learning to Action</w:t>
      </w:r>
    </w:p>
    <w:p w14:paraId="5656EF56" w14:textId="77777777" w:rsidR="00407A5C" w:rsidRDefault="00407A5C" w:rsidP="00BD0ADE">
      <w:pPr>
        <w:jc w:val="both"/>
      </w:pPr>
    </w:p>
    <w:p w14:paraId="324DA108" w14:textId="314A15B7" w:rsidR="00C64972" w:rsidRDefault="00C64972" w:rsidP="00BD0ADE">
      <w:pPr>
        <w:pStyle w:val="ListParagraph"/>
        <w:numPr>
          <w:ilvl w:val="0"/>
          <w:numId w:val="23"/>
        </w:numPr>
        <w:jc w:val="both"/>
      </w:pPr>
      <w:r>
        <w:t>Guidance on how to develop an action plan based on the training series, focusing on improving home-school communication and other learned skills</w:t>
      </w:r>
    </w:p>
    <w:p w14:paraId="67277D28" w14:textId="6CCB4466" w:rsidR="00C64972" w:rsidRDefault="00C64972" w:rsidP="00BD0ADE">
      <w:pPr>
        <w:pStyle w:val="ListParagraph"/>
        <w:numPr>
          <w:ilvl w:val="0"/>
          <w:numId w:val="23"/>
        </w:numPr>
        <w:jc w:val="both"/>
      </w:pPr>
      <w:r>
        <w:t>A checklist or action plan image</w:t>
      </w:r>
    </w:p>
    <w:p w14:paraId="3CE1D967" w14:textId="77777777" w:rsidR="00163AF7" w:rsidRPr="00407A5C" w:rsidRDefault="00163AF7" w:rsidP="00BD0ADE">
      <w:pPr>
        <w:jc w:val="both"/>
        <w:rPr>
          <w:b/>
          <w:bCs/>
          <w:i/>
          <w:iCs/>
        </w:rPr>
      </w:pPr>
    </w:p>
    <w:p w14:paraId="70F94BC8" w14:textId="7B81C7FB" w:rsidR="00C64972" w:rsidRPr="00407A5C" w:rsidRDefault="00C64972" w:rsidP="00BD0ADE">
      <w:pPr>
        <w:jc w:val="both"/>
        <w:rPr>
          <w:b/>
          <w:bCs/>
          <w:i/>
          <w:iCs/>
        </w:rPr>
      </w:pPr>
      <w:r w:rsidRPr="00407A5C">
        <w:rPr>
          <w:b/>
          <w:bCs/>
          <w:i/>
          <w:iCs/>
        </w:rPr>
        <w:t>Activity Materials:</w:t>
      </w:r>
    </w:p>
    <w:p w14:paraId="26DD3936" w14:textId="77777777" w:rsidR="00C64972" w:rsidRDefault="00C64972" w:rsidP="00BD0ADE">
      <w:pPr>
        <w:jc w:val="both"/>
      </w:pPr>
    </w:p>
    <w:p w14:paraId="0FE88258" w14:textId="77777777" w:rsidR="00C64972" w:rsidRPr="00407A5C" w:rsidRDefault="00C64972" w:rsidP="00BD0ADE">
      <w:pPr>
        <w:jc w:val="both"/>
        <w:rPr>
          <w:b/>
          <w:bCs/>
        </w:rPr>
      </w:pPr>
      <w:r w:rsidRPr="00407A5C">
        <w:rPr>
          <w:b/>
          <w:bCs/>
        </w:rPr>
        <w:t>Group Discussion Prompts:</w:t>
      </w:r>
    </w:p>
    <w:p w14:paraId="65DD2682" w14:textId="77777777" w:rsidR="00C64972" w:rsidRDefault="00C64972" w:rsidP="00BD0ADE">
      <w:pPr>
        <w:jc w:val="both"/>
      </w:pPr>
    </w:p>
    <w:p w14:paraId="701B406F" w14:textId="77777777" w:rsidR="00C64972" w:rsidRDefault="00C64972" w:rsidP="00BD0ADE">
      <w:pPr>
        <w:jc w:val="both"/>
      </w:pPr>
      <w:r w:rsidRPr="00407A5C">
        <w:rPr>
          <w:i/>
          <w:iCs/>
        </w:rPr>
        <w:t>Title: Reflecting on Our Learning - Group Discussion Prompts</w:t>
      </w:r>
    </w:p>
    <w:p w14:paraId="1735E179" w14:textId="77777777" w:rsidR="008F7826" w:rsidRPr="008F7826" w:rsidRDefault="008F7826" w:rsidP="00BD0ADE">
      <w:pPr>
        <w:jc w:val="both"/>
      </w:pPr>
    </w:p>
    <w:p w14:paraId="6083E226" w14:textId="5AFA8C53" w:rsidR="00C64972" w:rsidRDefault="00C64972" w:rsidP="00BD0ADE">
      <w:pPr>
        <w:pStyle w:val="ListParagraph"/>
        <w:numPr>
          <w:ilvl w:val="0"/>
          <w:numId w:val="24"/>
        </w:numPr>
        <w:jc w:val="both"/>
      </w:pPr>
      <w:r>
        <w:t>Discussion Questions on key learnings, application in practice, and insights on home-school communication</w:t>
      </w:r>
    </w:p>
    <w:p w14:paraId="3E87C783" w14:textId="089CB5D7" w:rsidR="00C64972" w:rsidRDefault="00C64972" w:rsidP="00BD0ADE">
      <w:pPr>
        <w:pStyle w:val="ListParagraph"/>
        <w:numPr>
          <w:ilvl w:val="0"/>
          <w:numId w:val="24"/>
        </w:numPr>
        <w:jc w:val="both"/>
      </w:pPr>
      <w:r>
        <w:t>These prompts are designed to facilitate meaningful discussions on the training content and its practical application.</w:t>
      </w:r>
    </w:p>
    <w:p w14:paraId="5C28AE95" w14:textId="77777777" w:rsidR="008F7826" w:rsidRDefault="008F7826" w:rsidP="00BD0ADE">
      <w:pPr>
        <w:jc w:val="both"/>
      </w:pPr>
    </w:p>
    <w:p w14:paraId="79FDC228" w14:textId="77777777" w:rsidR="00C64972" w:rsidRPr="00D277A6" w:rsidRDefault="00C64972" w:rsidP="00BD0ADE">
      <w:pPr>
        <w:jc w:val="both"/>
      </w:pPr>
      <w:r w:rsidRPr="00407A5C">
        <w:rPr>
          <w:b/>
          <w:bCs/>
        </w:rPr>
        <w:t>Action Planning Worksheet</w:t>
      </w:r>
      <w:r w:rsidRPr="00D277A6">
        <w:t>:</w:t>
      </w:r>
    </w:p>
    <w:p w14:paraId="170E6302" w14:textId="77777777" w:rsidR="00C64972" w:rsidRDefault="00C64972" w:rsidP="00BD0ADE">
      <w:pPr>
        <w:jc w:val="both"/>
      </w:pPr>
    </w:p>
    <w:p w14:paraId="1DF8FB8D" w14:textId="77777777" w:rsidR="00C64972" w:rsidRPr="00407A5C" w:rsidRDefault="00C64972" w:rsidP="00BD0ADE">
      <w:pPr>
        <w:jc w:val="both"/>
        <w:rPr>
          <w:i/>
          <w:iCs/>
        </w:rPr>
      </w:pPr>
      <w:r w:rsidRPr="00407A5C">
        <w:rPr>
          <w:i/>
          <w:iCs/>
        </w:rPr>
        <w:t>Title: My Action Plan</w:t>
      </w:r>
    </w:p>
    <w:p w14:paraId="0241017D" w14:textId="77777777" w:rsidR="00407A5C" w:rsidRDefault="00407A5C" w:rsidP="00BD0ADE">
      <w:pPr>
        <w:jc w:val="both"/>
      </w:pPr>
    </w:p>
    <w:p w14:paraId="73D7100F" w14:textId="65AA98DE" w:rsidR="00C64972" w:rsidRDefault="00C64972" w:rsidP="00BD0ADE">
      <w:pPr>
        <w:pStyle w:val="ListParagraph"/>
        <w:numPr>
          <w:ilvl w:val="0"/>
          <w:numId w:val="25"/>
        </w:numPr>
        <w:jc w:val="both"/>
      </w:pPr>
      <w:r>
        <w:t>Key Learnings, Planned Actions, Support Needed, Timeline</w:t>
      </w:r>
    </w:p>
    <w:p w14:paraId="1C90065D" w14:textId="54525632" w:rsidR="00C64972" w:rsidRDefault="00C64972" w:rsidP="00BD0ADE">
      <w:pPr>
        <w:pStyle w:val="ListParagraph"/>
        <w:numPr>
          <w:ilvl w:val="0"/>
          <w:numId w:val="25"/>
        </w:numPr>
        <w:jc w:val="both"/>
      </w:pPr>
      <w:r>
        <w:t>This worksheet guides educators in transforming their learnings from the training series into actionable steps in their practice.</w:t>
      </w:r>
    </w:p>
    <w:p w14:paraId="298137D8" w14:textId="77777777" w:rsidR="00D277A6" w:rsidRDefault="00D277A6" w:rsidP="00BD0ADE">
      <w:pPr>
        <w:jc w:val="both"/>
      </w:pPr>
    </w:p>
    <w:p w14:paraId="5C50DB73" w14:textId="62747A35" w:rsidR="00C64972" w:rsidRPr="00407A5C" w:rsidRDefault="00C64972" w:rsidP="00BD0ADE">
      <w:pPr>
        <w:jc w:val="both"/>
        <w:rPr>
          <w:b/>
          <w:bCs/>
        </w:rPr>
      </w:pPr>
      <w:r w:rsidRPr="00407A5C">
        <w:rPr>
          <w:b/>
          <w:bCs/>
        </w:rPr>
        <w:t>Personal Reflection Worksheet:</w:t>
      </w:r>
    </w:p>
    <w:p w14:paraId="24FFB76D" w14:textId="77777777" w:rsidR="00C64972" w:rsidRDefault="00C64972" w:rsidP="00BD0ADE">
      <w:pPr>
        <w:jc w:val="both"/>
      </w:pPr>
    </w:p>
    <w:p w14:paraId="012C929D" w14:textId="77777777" w:rsidR="00C64972" w:rsidRPr="00407A5C" w:rsidRDefault="00C64972" w:rsidP="00BD0ADE">
      <w:pPr>
        <w:jc w:val="both"/>
        <w:rPr>
          <w:i/>
          <w:iCs/>
        </w:rPr>
      </w:pPr>
      <w:r w:rsidRPr="00407A5C">
        <w:rPr>
          <w:i/>
          <w:iCs/>
        </w:rPr>
        <w:t>Title: Reflecting on My Learning and Practice</w:t>
      </w:r>
    </w:p>
    <w:p w14:paraId="2601457D" w14:textId="7FC2332E" w:rsidR="00C64972" w:rsidRDefault="00C64972" w:rsidP="00BD0ADE">
      <w:pPr>
        <w:pStyle w:val="ListParagraph"/>
        <w:numPr>
          <w:ilvl w:val="0"/>
          <w:numId w:val="26"/>
        </w:numPr>
        <w:jc w:val="both"/>
      </w:pPr>
      <w:r>
        <w:t>My Key Learnings, How I Will Apply These, Areas for Improvement, Support Needed</w:t>
      </w:r>
    </w:p>
    <w:p w14:paraId="26D05417" w14:textId="37B9A398" w:rsidR="00D57E03" w:rsidRDefault="00407A5C" w:rsidP="00BD0ADE">
      <w:pPr>
        <w:pStyle w:val="ListParagraph"/>
        <w:numPr>
          <w:ilvl w:val="0"/>
          <w:numId w:val="26"/>
        </w:numPr>
        <w:jc w:val="both"/>
      </w:pPr>
      <w:r>
        <w:t>T</w:t>
      </w:r>
      <w:r w:rsidR="00C64972">
        <w:t>his worksheet prompts educators to reflect on their entire learning journey, their areas of growth, and their plans for implementing their learnings.</w:t>
      </w:r>
    </w:p>
    <w:p w14:paraId="42A0126B" w14:textId="77777777" w:rsidR="00C64972" w:rsidRDefault="00C64972" w:rsidP="00BD0ADE">
      <w:pPr>
        <w:jc w:val="both"/>
      </w:pPr>
    </w:p>
    <w:p w14:paraId="0B9DBF11" w14:textId="77777777" w:rsidR="00407A5C" w:rsidRDefault="00407A5C" w:rsidP="00BD0ADE">
      <w:pPr>
        <w:jc w:val="both"/>
      </w:pPr>
    </w:p>
    <w:p w14:paraId="6B1E432F" w14:textId="77777777" w:rsidR="00407A5C" w:rsidRDefault="00407A5C" w:rsidP="00BD0ADE">
      <w:pPr>
        <w:jc w:val="both"/>
      </w:pPr>
    </w:p>
    <w:p w14:paraId="3AF048C9" w14:textId="21FB1707" w:rsidR="00C2126A" w:rsidRPr="007368A3" w:rsidRDefault="00407A5C" w:rsidP="00BD0ADE">
      <w:pPr>
        <w:pStyle w:val="Heading1"/>
        <w:jc w:val="both"/>
        <w:rPr>
          <w:b w:val="0"/>
          <w:bCs/>
        </w:rPr>
      </w:pPr>
      <w:bookmarkStart w:id="164" w:name="_Toc138430645"/>
      <w:r>
        <w:rPr>
          <w:bCs/>
        </w:rPr>
        <w:t xml:space="preserve">Appendix K: </w:t>
      </w:r>
      <w:r w:rsidR="00C2126A" w:rsidRPr="007368A3">
        <w:rPr>
          <w:bCs/>
        </w:rPr>
        <w:t>Module 11</w:t>
      </w:r>
      <w:r>
        <w:rPr>
          <w:bCs/>
        </w:rPr>
        <w:t xml:space="preserve"> - </w:t>
      </w:r>
      <w:r w:rsidR="00C2126A" w:rsidRPr="007368A3">
        <w:rPr>
          <w:bCs/>
        </w:rPr>
        <w:t>Prioriti</w:t>
      </w:r>
      <w:r w:rsidR="007368A3">
        <w:rPr>
          <w:bCs/>
        </w:rPr>
        <w:t>s</w:t>
      </w:r>
      <w:r w:rsidR="00C2126A" w:rsidRPr="007368A3">
        <w:rPr>
          <w:bCs/>
        </w:rPr>
        <w:t>ing Early Intervention and Support</w:t>
      </w:r>
      <w:bookmarkEnd w:id="164"/>
    </w:p>
    <w:p w14:paraId="2F251C11" w14:textId="77777777" w:rsidR="00C2126A" w:rsidRDefault="00C2126A" w:rsidP="00BD0ADE">
      <w:pPr>
        <w:jc w:val="both"/>
      </w:pPr>
    </w:p>
    <w:p w14:paraId="3DB288E0" w14:textId="52FC803E" w:rsidR="00C2126A" w:rsidRPr="007368A3" w:rsidRDefault="00C2126A" w:rsidP="00BD0ADE">
      <w:pPr>
        <w:jc w:val="both"/>
        <w:rPr>
          <w:b/>
          <w:bCs/>
        </w:rPr>
      </w:pPr>
      <w:r w:rsidRPr="00407A5C">
        <w:rPr>
          <w:b/>
          <w:bCs/>
          <w:i/>
          <w:iCs/>
        </w:rPr>
        <w:t>Aim</w:t>
      </w:r>
      <w:r w:rsidRPr="007368A3">
        <w:rPr>
          <w:b/>
          <w:bCs/>
        </w:rPr>
        <w:t xml:space="preserve">: </w:t>
      </w:r>
      <w:r w:rsidRPr="007368A3">
        <w:t xml:space="preserve">To </w:t>
      </w:r>
      <w:bookmarkStart w:id="165" w:name="_Hlk138312640"/>
      <w:r w:rsidRPr="007368A3">
        <w:t xml:space="preserve">educate and equip educators with the knowledge, skills, and strategies necessary for identifying early signs of learning, emotional, or </w:t>
      </w:r>
      <w:r w:rsidR="007368A3" w:rsidRPr="007368A3">
        <w:t>behavioural</w:t>
      </w:r>
      <w:r w:rsidRPr="007368A3">
        <w:t xml:space="preserve"> difficulties in students, and providing timely, effective support.</w:t>
      </w:r>
      <w:bookmarkEnd w:id="165"/>
    </w:p>
    <w:p w14:paraId="0539C4E8" w14:textId="77777777" w:rsidR="00C2126A" w:rsidRDefault="00C2126A" w:rsidP="00BD0ADE">
      <w:pPr>
        <w:jc w:val="both"/>
      </w:pPr>
    </w:p>
    <w:p w14:paraId="1443AF5B" w14:textId="77777777" w:rsidR="00C2126A" w:rsidRPr="00407A5C" w:rsidRDefault="00C2126A" w:rsidP="00BD0ADE">
      <w:pPr>
        <w:jc w:val="both"/>
        <w:rPr>
          <w:b/>
          <w:bCs/>
          <w:i/>
          <w:iCs/>
        </w:rPr>
      </w:pPr>
      <w:r w:rsidRPr="00407A5C">
        <w:rPr>
          <w:b/>
          <w:bCs/>
          <w:i/>
          <w:iCs/>
        </w:rPr>
        <w:t>PowerPoint Slide 1: Title Slide</w:t>
      </w:r>
    </w:p>
    <w:p w14:paraId="03AAFCF2" w14:textId="77777777" w:rsidR="00C2126A" w:rsidRDefault="00C2126A" w:rsidP="00BD0ADE">
      <w:pPr>
        <w:jc w:val="both"/>
      </w:pPr>
    </w:p>
    <w:p w14:paraId="51B67CF2" w14:textId="580C9DAE" w:rsidR="00C2126A" w:rsidRPr="00407A5C" w:rsidRDefault="00C2126A" w:rsidP="00BD0ADE">
      <w:pPr>
        <w:jc w:val="both"/>
        <w:rPr>
          <w:i/>
          <w:iCs/>
        </w:rPr>
      </w:pPr>
      <w:r w:rsidRPr="00407A5C">
        <w:rPr>
          <w:i/>
          <w:iCs/>
        </w:rPr>
        <w:t xml:space="preserve">Title: </w:t>
      </w:r>
      <w:r w:rsidR="007368A3" w:rsidRPr="00407A5C">
        <w:rPr>
          <w:i/>
          <w:iCs/>
        </w:rPr>
        <w:t>Prioritising</w:t>
      </w:r>
      <w:r w:rsidRPr="00407A5C">
        <w:rPr>
          <w:i/>
          <w:iCs/>
        </w:rPr>
        <w:t xml:space="preserve"> Early Intervention and Support</w:t>
      </w:r>
    </w:p>
    <w:p w14:paraId="4B1A2D35" w14:textId="77777777" w:rsidR="007368A3" w:rsidRPr="00407A5C" w:rsidRDefault="007368A3" w:rsidP="00BD0ADE">
      <w:pPr>
        <w:jc w:val="both"/>
        <w:rPr>
          <w:i/>
          <w:iCs/>
        </w:rPr>
      </w:pPr>
    </w:p>
    <w:p w14:paraId="4357C3E6" w14:textId="77777777" w:rsidR="0038758D" w:rsidRPr="00ED5E5B" w:rsidRDefault="0038758D" w:rsidP="00BD0ADE">
      <w:pPr>
        <w:pStyle w:val="ListParagraph"/>
        <w:numPr>
          <w:ilvl w:val="0"/>
          <w:numId w:val="57"/>
        </w:numPr>
        <w:jc w:val="both"/>
        <w:rPr>
          <w:rFonts w:ascii="Calibri" w:hAnsi="Calibri" w:cs="Calibri"/>
        </w:rPr>
      </w:pPr>
      <w:r w:rsidRPr="00ED5E5B">
        <w:rPr>
          <w:rFonts w:ascii="Calibri" w:hAnsi="Calibri" w:cs="Calibri"/>
        </w:rPr>
        <w:t>A brief introduction to the concept of Early Intervention and Support</w:t>
      </w:r>
    </w:p>
    <w:p w14:paraId="19031BCF" w14:textId="77777777" w:rsidR="0038758D" w:rsidRPr="00ED5E5B" w:rsidRDefault="0038758D" w:rsidP="00BD0ADE">
      <w:pPr>
        <w:pStyle w:val="ListParagraph"/>
        <w:numPr>
          <w:ilvl w:val="0"/>
          <w:numId w:val="57"/>
        </w:numPr>
        <w:jc w:val="both"/>
        <w:rPr>
          <w:rFonts w:ascii="Calibri" w:hAnsi="Calibri" w:cs="Calibri"/>
        </w:rPr>
      </w:pPr>
      <w:r w:rsidRPr="00ED5E5B">
        <w:rPr>
          <w:rFonts w:ascii="Calibri" w:hAnsi="Calibri" w:cs="Calibri"/>
        </w:rPr>
        <w:t>Explanation of the module's relevance and significance for educators</w:t>
      </w:r>
    </w:p>
    <w:p w14:paraId="749C3DDB" w14:textId="274E9218" w:rsidR="00407A5C" w:rsidRDefault="0038758D" w:rsidP="00BD0ADE">
      <w:pPr>
        <w:pStyle w:val="ListParagraph"/>
        <w:numPr>
          <w:ilvl w:val="0"/>
          <w:numId w:val="57"/>
        </w:numPr>
        <w:jc w:val="both"/>
      </w:pPr>
      <w:r w:rsidRPr="00ED5E5B">
        <w:rPr>
          <w:rFonts w:ascii="Calibri" w:hAnsi="Calibri" w:cs="Calibri"/>
        </w:rPr>
        <w:t>Overview of topics to be covered in the module</w:t>
      </w:r>
    </w:p>
    <w:p w14:paraId="57ED36B5" w14:textId="77777777" w:rsidR="00ED5E5B" w:rsidRDefault="00ED5E5B" w:rsidP="00BD0ADE">
      <w:pPr>
        <w:jc w:val="both"/>
        <w:rPr>
          <w:b/>
          <w:bCs/>
          <w:i/>
          <w:iCs/>
        </w:rPr>
      </w:pPr>
    </w:p>
    <w:p w14:paraId="2D16F7CB" w14:textId="7EFD5685" w:rsidR="00C2126A" w:rsidRPr="00407A5C" w:rsidRDefault="00C2126A" w:rsidP="00BD0ADE">
      <w:pPr>
        <w:jc w:val="both"/>
        <w:rPr>
          <w:b/>
          <w:bCs/>
          <w:i/>
          <w:iCs/>
        </w:rPr>
      </w:pPr>
      <w:r w:rsidRPr="00407A5C">
        <w:rPr>
          <w:b/>
          <w:bCs/>
          <w:i/>
          <w:iCs/>
        </w:rPr>
        <w:t>PowerPoint Slide 2: The Importance of Early Intervention</w:t>
      </w:r>
    </w:p>
    <w:p w14:paraId="652CFB1D" w14:textId="77777777" w:rsidR="00C2126A" w:rsidRDefault="00C2126A" w:rsidP="00BD0ADE">
      <w:pPr>
        <w:jc w:val="both"/>
      </w:pPr>
    </w:p>
    <w:p w14:paraId="09AA759C" w14:textId="77777777" w:rsidR="00C2126A" w:rsidRPr="00407A5C" w:rsidRDefault="00C2126A" w:rsidP="00BD0ADE">
      <w:pPr>
        <w:jc w:val="both"/>
        <w:rPr>
          <w:i/>
          <w:iCs/>
        </w:rPr>
      </w:pPr>
      <w:r w:rsidRPr="00407A5C">
        <w:rPr>
          <w:i/>
          <w:iCs/>
        </w:rPr>
        <w:t>Title: Why Early Intervention?</w:t>
      </w:r>
    </w:p>
    <w:p w14:paraId="0E0E1422" w14:textId="77777777" w:rsidR="00407A5C" w:rsidRDefault="00407A5C" w:rsidP="00BD0ADE">
      <w:pPr>
        <w:jc w:val="both"/>
      </w:pPr>
    </w:p>
    <w:p w14:paraId="5078F0F3" w14:textId="77777777" w:rsidR="00E630FD" w:rsidRDefault="00E630FD" w:rsidP="00BD0ADE">
      <w:pPr>
        <w:pStyle w:val="ListParagraph"/>
        <w:numPr>
          <w:ilvl w:val="0"/>
          <w:numId w:val="27"/>
        </w:numPr>
        <w:jc w:val="both"/>
      </w:pPr>
      <w:r>
        <w:t>Detailed explanation of the importance of early intervention</w:t>
      </w:r>
    </w:p>
    <w:p w14:paraId="4AC0893F" w14:textId="77777777" w:rsidR="00E630FD" w:rsidRDefault="00E630FD" w:rsidP="00BD0ADE">
      <w:pPr>
        <w:pStyle w:val="ListParagraph"/>
        <w:numPr>
          <w:ilvl w:val="0"/>
          <w:numId w:val="27"/>
        </w:numPr>
        <w:jc w:val="both"/>
      </w:pPr>
      <w:r>
        <w:t>Explanation of the benefits of timely support</w:t>
      </w:r>
    </w:p>
    <w:p w14:paraId="0B628FBB" w14:textId="33D685A9" w:rsidR="00C2126A" w:rsidRDefault="00E630FD" w:rsidP="00BD0ADE">
      <w:pPr>
        <w:pStyle w:val="ListParagraph"/>
        <w:numPr>
          <w:ilvl w:val="0"/>
          <w:numId w:val="27"/>
        </w:numPr>
        <w:jc w:val="both"/>
      </w:pPr>
      <w:r>
        <w:t>Discussion on the impact of early intervention on long-term student success</w:t>
      </w:r>
    </w:p>
    <w:p w14:paraId="1835BEAD" w14:textId="77777777" w:rsidR="007368A3" w:rsidRDefault="007368A3" w:rsidP="00BD0ADE">
      <w:pPr>
        <w:jc w:val="both"/>
      </w:pPr>
    </w:p>
    <w:p w14:paraId="5F30B94C" w14:textId="1DA6847F" w:rsidR="00C2126A" w:rsidRPr="00920CDA" w:rsidRDefault="00C2126A" w:rsidP="00BD0ADE">
      <w:pPr>
        <w:jc w:val="both"/>
        <w:rPr>
          <w:b/>
          <w:bCs/>
          <w:i/>
          <w:iCs/>
        </w:rPr>
      </w:pPr>
      <w:r w:rsidRPr="00920CDA">
        <w:rPr>
          <w:b/>
          <w:bCs/>
          <w:i/>
          <w:iCs/>
        </w:rPr>
        <w:lastRenderedPageBreak/>
        <w:t>PowerPoint Slide 3: Identifying Signs and Symptoms</w:t>
      </w:r>
    </w:p>
    <w:p w14:paraId="6B417392" w14:textId="77777777" w:rsidR="00C2126A" w:rsidRDefault="00C2126A" w:rsidP="00BD0ADE">
      <w:pPr>
        <w:jc w:val="both"/>
      </w:pPr>
    </w:p>
    <w:p w14:paraId="48FB9582" w14:textId="100D1A1B" w:rsidR="00C2126A" w:rsidRDefault="00C2126A" w:rsidP="00BD0ADE">
      <w:pPr>
        <w:jc w:val="both"/>
        <w:rPr>
          <w:i/>
          <w:iCs/>
        </w:rPr>
      </w:pPr>
      <w:r w:rsidRPr="00920CDA">
        <w:rPr>
          <w:i/>
          <w:iCs/>
        </w:rPr>
        <w:t xml:space="preserve">Title: </w:t>
      </w:r>
      <w:r w:rsidR="002E40AD" w:rsidRPr="00920CDA">
        <w:rPr>
          <w:i/>
          <w:iCs/>
        </w:rPr>
        <w:t>Recognising</w:t>
      </w:r>
      <w:r w:rsidRPr="00920CDA">
        <w:rPr>
          <w:i/>
          <w:iCs/>
        </w:rPr>
        <w:t xml:space="preserve"> the Early Signs</w:t>
      </w:r>
    </w:p>
    <w:p w14:paraId="0F6CE152" w14:textId="77777777" w:rsidR="00920CDA" w:rsidRPr="00920CDA" w:rsidRDefault="00920CDA" w:rsidP="00BD0ADE">
      <w:pPr>
        <w:jc w:val="both"/>
        <w:rPr>
          <w:i/>
          <w:iCs/>
        </w:rPr>
      </w:pPr>
    </w:p>
    <w:p w14:paraId="76A38499" w14:textId="25B6F5B8" w:rsidR="00C2126A" w:rsidRDefault="00C2126A" w:rsidP="00BD0ADE">
      <w:pPr>
        <w:pStyle w:val="ListParagraph"/>
        <w:numPr>
          <w:ilvl w:val="0"/>
          <w:numId w:val="28"/>
        </w:numPr>
        <w:jc w:val="both"/>
      </w:pPr>
      <w:r>
        <w:t xml:space="preserve">Overview of common signs and symptoms that may indicate learning, emotional, or </w:t>
      </w:r>
      <w:r w:rsidR="007368A3">
        <w:t>behavioural</w:t>
      </w:r>
      <w:r>
        <w:t xml:space="preserve"> difficulties in students</w:t>
      </w:r>
      <w:r w:rsidR="00920CDA">
        <w:t>.</w:t>
      </w:r>
    </w:p>
    <w:p w14:paraId="7A22E2C1" w14:textId="34D3265C" w:rsidR="00C2126A" w:rsidRDefault="00C2126A" w:rsidP="00BD0ADE">
      <w:pPr>
        <w:pStyle w:val="ListParagraph"/>
        <w:numPr>
          <w:ilvl w:val="0"/>
          <w:numId w:val="28"/>
        </w:numPr>
        <w:jc w:val="both"/>
      </w:pPr>
      <w:r>
        <w:t>Icons or illustrative images representing each sign or symptom</w:t>
      </w:r>
      <w:r w:rsidR="00920CDA">
        <w:t>.</w:t>
      </w:r>
    </w:p>
    <w:p w14:paraId="4AACDE2F" w14:textId="77777777" w:rsidR="00920CDA" w:rsidRDefault="00920CDA" w:rsidP="00BD0ADE">
      <w:pPr>
        <w:jc w:val="both"/>
      </w:pPr>
    </w:p>
    <w:p w14:paraId="27620C03" w14:textId="7E9C3BBE" w:rsidR="00C2126A" w:rsidRPr="00920CDA" w:rsidRDefault="00C2126A" w:rsidP="00BD0ADE">
      <w:pPr>
        <w:jc w:val="both"/>
        <w:rPr>
          <w:b/>
          <w:bCs/>
          <w:i/>
          <w:iCs/>
        </w:rPr>
      </w:pPr>
      <w:r w:rsidRPr="00920CDA">
        <w:rPr>
          <w:b/>
          <w:bCs/>
          <w:i/>
          <w:iCs/>
        </w:rPr>
        <w:t>PowerPoint Slide 4: Strategies for Early Intervention</w:t>
      </w:r>
    </w:p>
    <w:p w14:paraId="77739957" w14:textId="77777777" w:rsidR="00C2126A" w:rsidRDefault="00C2126A" w:rsidP="00BD0ADE">
      <w:pPr>
        <w:jc w:val="both"/>
      </w:pPr>
    </w:p>
    <w:p w14:paraId="28CE9F09" w14:textId="77777777" w:rsidR="00C2126A" w:rsidRDefault="00C2126A" w:rsidP="00BD0ADE">
      <w:pPr>
        <w:jc w:val="both"/>
        <w:rPr>
          <w:i/>
          <w:iCs/>
        </w:rPr>
      </w:pPr>
      <w:r w:rsidRPr="00920CDA">
        <w:rPr>
          <w:i/>
          <w:iCs/>
        </w:rPr>
        <w:t>Title: Strategies for Effective Early Intervention</w:t>
      </w:r>
    </w:p>
    <w:p w14:paraId="3A61A391" w14:textId="77777777" w:rsidR="00920CDA" w:rsidRPr="00920CDA" w:rsidRDefault="00920CDA" w:rsidP="00BD0ADE">
      <w:pPr>
        <w:jc w:val="both"/>
        <w:rPr>
          <w:i/>
          <w:iCs/>
        </w:rPr>
      </w:pPr>
    </w:p>
    <w:p w14:paraId="19B7DCA3" w14:textId="7D9DC0C6" w:rsidR="00C2126A" w:rsidRDefault="00C2126A" w:rsidP="00BD0ADE">
      <w:pPr>
        <w:pStyle w:val="ListParagraph"/>
        <w:numPr>
          <w:ilvl w:val="0"/>
          <w:numId w:val="29"/>
        </w:numPr>
        <w:jc w:val="both"/>
      </w:pPr>
      <w:r>
        <w:lastRenderedPageBreak/>
        <w:t xml:space="preserve">Introduction to a range of strategies and techniques for providing support to students at the </w:t>
      </w:r>
      <w:r w:rsidR="00CC376F">
        <w:t>initial stages</w:t>
      </w:r>
      <w:r>
        <w:t xml:space="preserve"> of difficulty, with a focus on inclusivity and empathy</w:t>
      </w:r>
      <w:r w:rsidR="00920CDA">
        <w:t>.</w:t>
      </w:r>
    </w:p>
    <w:p w14:paraId="3D980DD1" w14:textId="513BF357" w:rsidR="00C2126A" w:rsidRDefault="00C2126A" w:rsidP="00BD0ADE">
      <w:pPr>
        <w:pStyle w:val="ListParagraph"/>
        <w:numPr>
          <w:ilvl w:val="0"/>
          <w:numId w:val="29"/>
        </w:numPr>
        <w:jc w:val="both"/>
      </w:pPr>
      <w:r>
        <w:t>A toolbox symboli</w:t>
      </w:r>
      <w:r w:rsidR="00FB68FD">
        <w:t>s</w:t>
      </w:r>
      <w:r>
        <w:t>ing the range of strategies and techniques available</w:t>
      </w:r>
      <w:r w:rsidR="00920CDA">
        <w:t>.</w:t>
      </w:r>
    </w:p>
    <w:p w14:paraId="3D7569F6" w14:textId="77777777" w:rsidR="007368A3" w:rsidRDefault="007368A3" w:rsidP="00BD0ADE">
      <w:pPr>
        <w:jc w:val="both"/>
      </w:pPr>
    </w:p>
    <w:p w14:paraId="0D56D209" w14:textId="41C85519" w:rsidR="00C2126A" w:rsidRPr="00920CDA" w:rsidRDefault="00C2126A" w:rsidP="00BD0ADE">
      <w:pPr>
        <w:jc w:val="both"/>
        <w:rPr>
          <w:b/>
          <w:bCs/>
          <w:i/>
          <w:iCs/>
        </w:rPr>
      </w:pPr>
      <w:r w:rsidRPr="00920CDA">
        <w:rPr>
          <w:b/>
          <w:bCs/>
          <w:i/>
          <w:iCs/>
        </w:rPr>
        <w:t>PowerPoint Slide 5: Group Discussion and Case Study</w:t>
      </w:r>
    </w:p>
    <w:p w14:paraId="56C46535" w14:textId="77777777" w:rsidR="00C2126A" w:rsidRDefault="00C2126A" w:rsidP="00BD0ADE">
      <w:pPr>
        <w:jc w:val="both"/>
      </w:pPr>
    </w:p>
    <w:p w14:paraId="476B7619" w14:textId="77777777" w:rsidR="00C2126A" w:rsidRPr="00920CDA" w:rsidRDefault="00C2126A" w:rsidP="00BD0ADE">
      <w:pPr>
        <w:jc w:val="both"/>
        <w:rPr>
          <w:i/>
          <w:iCs/>
        </w:rPr>
      </w:pPr>
      <w:r w:rsidRPr="00920CDA">
        <w:rPr>
          <w:i/>
          <w:iCs/>
        </w:rPr>
        <w:t>Title: Applying Our Knowledge: Case Study and Discussion</w:t>
      </w:r>
    </w:p>
    <w:p w14:paraId="49AFDFB2" w14:textId="77777777" w:rsidR="00920CDA" w:rsidRDefault="00920CDA" w:rsidP="00BD0ADE">
      <w:pPr>
        <w:jc w:val="both"/>
      </w:pPr>
    </w:p>
    <w:p w14:paraId="009E80BE" w14:textId="0FB13D02" w:rsidR="00C2126A" w:rsidRDefault="00C2126A" w:rsidP="00BD0ADE">
      <w:pPr>
        <w:pStyle w:val="ListParagraph"/>
        <w:numPr>
          <w:ilvl w:val="0"/>
          <w:numId w:val="30"/>
        </w:numPr>
        <w:jc w:val="both"/>
      </w:pPr>
      <w:r>
        <w:t>A brief case study illustrating an educator implementing early intervention strategies, with prompts for group discussion</w:t>
      </w:r>
      <w:r w:rsidR="00920CDA">
        <w:t>.</w:t>
      </w:r>
    </w:p>
    <w:p w14:paraId="5BBD9C77" w14:textId="58F4B6F2" w:rsidR="00C2126A" w:rsidRDefault="00C2126A" w:rsidP="00BD0ADE">
      <w:pPr>
        <w:pStyle w:val="ListParagraph"/>
        <w:numPr>
          <w:ilvl w:val="0"/>
          <w:numId w:val="30"/>
        </w:numPr>
        <w:jc w:val="both"/>
      </w:pPr>
      <w:r>
        <w:t>A storyboard or comic strip illustrating the case study</w:t>
      </w:r>
      <w:r w:rsidR="00920CDA">
        <w:t>.</w:t>
      </w:r>
    </w:p>
    <w:p w14:paraId="33466C75" w14:textId="77777777" w:rsidR="00FB68FD" w:rsidRDefault="00FB68FD" w:rsidP="00BD0ADE">
      <w:pPr>
        <w:jc w:val="both"/>
      </w:pPr>
    </w:p>
    <w:p w14:paraId="142857DA" w14:textId="751B4C2E" w:rsidR="00C2126A" w:rsidRPr="00363D8F" w:rsidRDefault="00C2126A" w:rsidP="00BD0ADE">
      <w:pPr>
        <w:jc w:val="both"/>
        <w:rPr>
          <w:b/>
          <w:bCs/>
          <w:i/>
          <w:iCs/>
        </w:rPr>
      </w:pPr>
      <w:r w:rsidRPr="00363D8F">
        <w:rPr>
          <w:b/>
          <w:bCs/>
          <w:i/>
          <w:iCs/>
        </w:rPr>
        <w:t>Activity Materials:</w:t>
      </w:r>
    </w:p>
    <w:p w14:paraId="6ABF043C" w14:textId="77777777" w:rsidR="00C2126A" w:rsidRDefault="00C2126A" w:rsidP="00BD0ADE">
      <w:pPr>
        <w:jc w:val="both"/>
      </w:pPr>
    </w:p>
    <w:p w14:paraId="3D125AEC" w14:textId="77777777" w:rsidR="00C2126A" w:rsidRPr="00363D8F" w:rsidRDefault="00C2126A" w:rsidP="00BD0ADE">
      <w:pPr>
        <w:jc w:val="both"/>
        <w:rPr>
          <w:b/>
          <w:bCs/>
        </w:rPr>
      </w:pPr>
      <w:r w:rsidRPr="00363D8F">
        <w:rPr>
          <w:b/>
          <w:bCs/>
        </w:rPr>
        <w:t>Scenario Cards:</w:t>
      </w:r>
    </w:p>
    <w:p w14:paraId="0436E382" w14:textId="77777777" w:rsidR="00C2126A" w:rsidRDefault="00C2126A" w:rsidP="00BD0ADE">
      <w:pPr>
        <w:jc w:val="both"/>
      </w:pPr>
    </w:p>
    <w:p w14:paraId="48C2A88D" w14:textId="77777777" w:rsidR="00C2126A" w:rsidRPr="00363D8F" w:rsidRDefault="00C2126A" w:rsidP="00BD0ADE">
      <w:pPr>
        <w:jc w:val="both"/>
        <w:rPr>
          <w:i/>
          <w:iCs/>
        </w:rPr>
      </w:pPr>
      <w:r w:rsidRPr="00363D8F">
        <w:rPr>
          <w:i/>
          <w:iCs/>
        </w:rPr>
        <w:t>Title: Early Intervention Scenarios</w:t>
      </w:r>
    </w:p>
    <w:p w14:paraId="48D65036" w14:textId="77777777" w:rsidR="00363D8F" w:rsidRDefault="00363D8F" w:rsidP="00BD0ADE">
      <w:pPr>
        <w:jc w:val="both"/>
      </w:pPr>
    </w:p>
    <w:p w14:paraId="6EC8F725" w14:textId="59EB32C9" w:rsidR="00C2126A" w:rsidRDefault="00C2126A" w:rsidP="00BD0ADE">
      <w:pPr>
        <w:pStyle w:val="ListParagraph"/>
        <w:numPr>
          <w:ilvl w:val="0"/>
          <w:numId w:val="31"/>
        </w:numPr>
        <w:jc w:val="both"/>
      </w:pPr>
      <w:r>
        <w:t>Scenario Description, Discussion Questions</w:t>
      </w:r>
    </w:p>
    <w:p w14:paraId="2EBE430C" w14:textId="790C026B" w:rsidR="00C2126A" w:rsidRDefault="00C2126A" w:rsidP="00BD0ADE">
      <w:pPr>
        <w:pStyle w:val="ListParagraph"/>
        <w:numPr>
          <w:ilvl w:val="0"/>
          <w:numId w:val="31"/>
        </w:numPr>
        <w:jc w:val="both"/>
      </w:pPr>
      <w:r>
        <w:lastRenderedPageBreak/>
        <w:t>Each card presents a classroom scenario that provides an opportunity for educators to think through early intervention strategies.</w:t>
      </w:r>
    </w:p>
    <w:p w14:paraId="621300EA" w14:textId="77777777" w:rsidR="00455A88" w:rsidRDefault="00455A88" w:rsidP="00BD0ADE">
      <w:pPr>
        <w:jc w:val="both"/>
      </w:pPr>
    </w:p>
    <w:p w14:paraId="541EFFE5" w14:textId="3AF19CA4" w:rsidR="00C2126A" w:rsidRPr="00363D8F" w:rsidRDefault="00C2126A" w:rsidP="00BD0ADE">
      <w:pPr>
        <w:jc w:val="both"/>
        <w:rPr>
          <w:b/>
          <w:bCs/>
        </w:rPr>
      </w:pPr>
      <w:r w:rsidRPr="00363D8F">
        <w:rPr>
          <w:b/>
          <w:bCs/>
        </w:rPr>
        <w:t>Strategy Implementation Worksheet:</w:t>
      </w:r>
    </w:p>
    <w:p w14:paraId="444BDA8B" w14:textId="77777777" w:rsidR="00C2126A" w:rsidRDefault="00C2126A" w:rsidP="00BD0ADE">
      <w:pPr>
        <w:jc w:val="both"/>
      </w:pPr>
    </w:p>
    <w:p w14:paraId="2D0BE4FB" w14:textId="77777777" w:rsidR="00C2126A" w:rsidRDefault="00C2126A" w:rsidP="00BD0ADE">
      <w:pPr>
        <w:jc w:val="both"/>
        <w:rPr>
          <w:i/>
          <w:iCs/>
        </w:rPr>
      </w:pPr>
      <w:r w:rsidRPr="00363D8F">
        <w:rPr>
          <w:i/>
          <w:iCs/>
        </w:rPr>
        <w:t>Title: Implementing Early Intervention Strategies</w:t>
      </w:r>
    </w:p>
    <w:p w14:paraId="37D2BA83" w14:textId="77777777" w:rsidR="00363D8F" w:rsidRPr="00363D8F" w:rsidRDefault="00363D8F" w:rsidP="00BD0ADE">
      <w:pPr>
        <w:jc w:val="both"/>
        <w:rPr>
          <w:i/>
          <w:iCs/>
        </w:rPr>
      </w:pPr>
    </w:p>
    <w:p w14:paraId="3C5C4CE5" w14:textId="3073C59C" w:rsidR="00C2126A" w:rsidRDefault="00C2126A" w:rsidP="00BD0ADE">
      <w:pPr>
        <w:pStyle w:val="ListParagraph"/>
        <w:numPr>
          <w:ilvl w:val="0"/>
          <w:numId w:val="32"/>
        </w:numPr>
        <w:jc w:val="both"/>
      </w:pPr>
      <w:r>
        <w:t>Student Profile, Identified Signs, Planned Interventions, Anticipated Support</w:t>
      </w:r>
    </w:p>
    <w:p w14:paraId="3BFED39E" w14:textId="20C534D3" w:rsidR="00C2126A" w:rsidRDefault="00C2126A" w:rsidP="00BD0ADE">
      <w:pPr>
        <w:pStyle w:val="ListParagraph"/>
        <w:numPr>
          <w:ilvl w:val="0"/>
          <w:numId w:val="32"/>
        </w:numPr>
        <w:jc w:val="both"/>
      </w:pPr>
      <w:r>
        <w:t>This worksheet guides educators in planning early intervention strategies based on hypothetical student profiles.</w:t>
      </w:r>
    </w:p>
    <w:p w14:paraId="545DF9FA" w14:textId="77777777" w:rsidR="00455A88" w:rsidRDefault="00455A88" w:rsidP="00BD0ADE">
      <w:pPr>
        <w:jc w:val="both"/>
      </w:pPr>
    </w:p>
    <w:p w14:paraId="3A0939DA" w14:textId="52605306" w:rsidR="00C2126A" w:rsidRPr="00363D8F" w:rsidRDefault="00C2126A" w:rsidP="00BD0ADE">
      <w:pPr>
        <w:jc w:val="both"/>
        <w:rPr>
          <w:b/>
          <w:bCs/>
        </w:rPr>
      </w:pPr>
      <w:r w:rsidRPr="00363D8F">
        <w:rPr>
          <w:b/>
          <w:bCs/>
        </w:rPr>
        <w:t>Personal Reflection Worksheet:</w:t>
      </w:r>
    </w:p>
    <w:p w14:paraId="0EFD37CA" w14:textId="77777777" w:rsidR="00C2126A" w:rsidRDefault="00C2126A" w:rsidP="00BD0ADE">
      <w:pPr>
        <w:jc w:val="both"/>
      </w:pPr>
    </w:p>
    <w:p w14:paraId="235200D3" w14:textId="77777777" w:rsidR="00C2126A" w:rsidRDefault="00C2126A" w:rsidP="00BD0ADE">
      <w:pPr>
        <w:jc w:val="both"/>
        <w:rPr>
          <w:i/>
          <w:iCs/>
        </w:rPr>
      </w:pPr>
      <w:r w:rsidRPr="00363D8F">
        <w:rPr>
          <w:i/>
          <w:iCs/>
        </w:rPr>
        <w:lastRenderedPageBreak/>
        <w:t>Title: Reflecting on My Approach to Early Intervention</w:t>
      </w:r>
    </w:p>
    <w:p w14:paraId="034DABCC" w14:textId="77777777" w:rsidR="00363D8F" w:rsidRPr="00363D8F" w:rsidRDefault="00363D8F" w:rsidP="00BD0ADE">
      <w:pPr>
        <w:jc w:val="both"/>
        <w:rPr>
          <w:i/>
          <w:iCs/>
        </w:rPr>
      </w:pPr>
    </w:p>
    <w:p w14:paraId="1BF65A39" w14:textId="68C32CA1" w:rsidR="00C2126A" w:rsidRDefault="00C2126A" w:rsidP="00BD0ADE">
      <w:pPr>
        <w:pStyle w:val="ListParagraph"/>
        <w:numPr>
          <w:ilvl w:val="0"/>
          <w:numId w:val="33"/>
        </w:numPr>
        <w:jc w:val="both"/>
      </w:pPr>
      <w:r>
        <w:t>My Current Practices, Areas for Improvement, Action Plan, Support Needed</w:t>
      </w:r>
    </w:p>
    <w:p w14:paraId="6ED31CEC" w14:textId="351FE69D" w:rsidR="00C64972" w:rsidRDefault="00C2126A" w:rsidP="00BD0ADE">
      <w:pPr>
        <w:pStyle w:val="ListParagraph"/>
        <w:numPr>
          <w:ilvl w:val="0"/>
          <w:numId w:val="33"/>
        </w:numPr>
        <w:jc w:val="both"/>
      </w:pPr>
      <w:r>
        <w:t>This worksheet prompts educators to reflect on their current approach to early intervention and identify areas for growth.</w:t>
      </w:r>
    </w:p>
    <w:p w14:paraId="637AEBD9" w14:textId="77777777" w:rsidR="00C2126A" w:rsidRDefault="00C2126A" w:rsidP="00BD0ADE">
      <w:pPr>
        <w:jc w:val="both"/>
      </w:pPr>
    </w:p>
    <w:p w14:paraId="1231B846" w14:textId="77777777" w:rsidR="00363D8F" w:rsidRDefault="00363D8F" w:rsidP="00BD0ADE">
      <w:pPr>
        <w:jc w:val="both"/>
      </w:pPr>
    </w:p>
    <w:p w14:paraId="335EF97B" w14:textId="77777777" w:rsidR="00363D8F" w:rsidRDefault="00363D8F" w:rsidP="00BD0ADE">
      <w:pPr>
        <w:jc w:val="both"/>
      </w:pPr>
    </w:p>
    <w:p w14:paraId="19018EB4" w14:textId="77777777" w:rsidR="00363D8F" w:rsidRDefault="00363D8F" w:rsidP="00BD0ADE">
      <w:pPr>
        <w:jc w:val="both"/>
      </w:pPr>
    </w:p>
    <w:p w14:paraId="6A8EFBEF" w14:textId="77777777" w:rsidR="00363D8F" w:rsidRDefault="00363D8F" w:rsidP="00BD0ADE">
      <w:pPr>
        <w:jc w:val="both"/>
      </w:pPr>
    </w:p>
    <w:p w14:paraId="3E9061BE" w14:textId="77777777" w:rsidR="00363D8F" w:rsidRDefault="00363D8F" w:rsidP="00BD0ADE">
      <w:pPr>
        <w:jc w:val="both"/>
      </w:pPr>
    </w:p>
    <w:p w14:paraId="614990AD" w14:textId="77777777" w:rsidR="00363D8F" w:rsidRDefault="00363D8F" w:rsidP="00BD0ADE">
      <w:pPr>
        <w:jc w:val="both"/>
      </w:pPr>
    </w:p>
    <w:p w14:paraId="1B221AFC" w14:textId="77777777" w:rsidR="00363D8F" w:rsidRDefault="00363D8F" w:rsidP="00BD0ADE">
      <w:pPr>
        <w:jc w:val="both"/>
      </w:pPr>
    </w:p>
    <w:p w14:paraId="189E3A49" w14:textId="77777777" w:rsidR="00363D8F" w:rsidRDefault="00363D8F" w:rsidP="00BD0ADE">
      <w:pPr>
        <w:jc w:val="both"/>
      </w:pPr>
    </w:p>
    <w:p w14:paraId="358C1178" w14:textId="77777777" w:rsidR="00363D8F" w:rsidRDefault="00363D8F" w:rsidP="00BD0ADE">
      <w:pPr>
        <w:jc w:val="both"/>
      </w:pPr>
    </w:p>
    <w:p w14:paraId="5B4D742F" w14:textId="77777777" w:rsidR="00363D8F" w:rsidRDefault="00363D8F" w:rsidP="00BD0ADE">
      <w:pPr>
        <w:jc w:val="both"/>
      </w:pPr>
    </w:p>
    <w:p w14:paraId="7C67D1E3" w14:textId="77777777" w:rsidR="00363D8F" w:rsidRDefault="00363D8F" w:rsidP="00BD0ADE">
      <w:pPr>
        <w:jc w:val="both"/>
      </w:pPr>
    </w:p>
    <w:p w14:paraId="1A623D52" w14:textId="77777777" w:rsidR="00363D8F" w:rsidRDefault="00363D8F" w:rsidP="00BD0ADE">
      <w:pPr>
        <w:jc w:val="both"/>
      </w:pPr>
    </w:p>
    <w:p w14:paraId="33A517C6" w14:textId="77777777" w:rsidR="00363D8F" w:rsidRDefault="00363D8F" w:rsidP="00BD0ADE">
      <w:pPr>
        <w:jc w:val="both"/>
      </w:pPr>
    </w:p>
    <w:p w14:paraId="22284BC1" w14:textId="77777777" w:rsidR="00363D8F" w:rsidRDefault="00363D8F" w:rsidP="00BD0ADE">
      <w:pPr>
        <w:jc w:val="both"/>
      </w:pPr>
    </w:p>
    <w:p w14:paraId="28AFC297" w14:textId="77777777" w:rsidR="00363D8F" w:rsidRDefault="00363D8F" w:rsidP="00BD0ADE">
      <w:pPr>
        <w:jc w:val="both"/>
      </w:pPr>
    </w:p>
    <w:p w14:paraId="2A03133D" w14:textId="77777777" w:rsidR="00363D8F" w:rsidRDefault="00363D8F" w:rsidP="00BD0ADE">
      <w:pPr>
        <w:jc w:val="both"/>
      </w:pPr>
    </w:p>
    <w:p w14:paraId="660E517E" w14:textId="77777777" w:rsidR="00363D8F" w:rsidRDefault="00363D8F" w:rsidP="00BD0ADE">
      <w:pPr>
        <w:jc w:val="both"/>
      </w:pPr>
    </w:p>
    <w:p w14:paraId="3A05EC68" w14:textId="77777777" w:rsidR="00363D8F" w:rsidRDefault="00363D8F" w:rsidP="00BD0ADE">
      <w:pPr>
        <w:jc w:val="both"/>
      </w:pPr>
    </w:p>
    <w:p w14:paraId="1A0BE62E" w14:textId="77777777" w:rsidR="00363D8F" w:rsidRDefault="00363D8F" w:rsidP="00BD0ADE">
      <w:pPr>
        <w:jc w:val="both"/>
      </w:pPr>
    </w:p>
    <w:p w14:paraId="1424240B" w14:textId="77777777" w:rsidR="00363D8F" w:rsidRDefault="00363D8F" w:rsidP="00BD0ADE">
      <w:pPr>
        <w:jc w:val="both"/>
      </w:pPr>
    </w:p>
    <w:p w14:paraId="7D562FF6" w14:textId="77777777" w:rsidR="00363D8F" w:rsidRDefault="00363D8F" w:rsidP="00BD0ADE">
      <w:pPr>
        <w:jc w:val="both"/>
      </w:pPr>
    </w:p>
    <w:p w14:paraId="127EF3DE" w14:textId="2B84AB85" w:rsidR="00731604" w:rsidRPr="00996889" w:rsidRDefault="00363D8F" w:rsidP="00BD0ADE">
      <w:pPr>
        <w:pStyle w:val="Heading1"/>
        <w:jc w:val="both"/>
        <w:rPr>
          <w:b w:val="0"/>
          <w:bCs/>
        </w:rPr>
      </w:pPr>
      <w:bookmarkStart w:id="166" w:name="_Toc138430646"/>
      <w:r>
        <w:rPr>
          <w:bCs/>
        </w:rPr>
        <w:t xml:space="preserve">Appendix L: </w:t>
      </w:r>
      <w:r w:rsidR="00731604" w:rsidRPr="00996889">
        <w:rPr>
          <w:bCs/>
        </w:rPr>
        <w:t>Module 12</w:t>
      </w:r>
      <w:r>
        <w:rPr>
          <w:bCs/>
        </w:rPr>
        <w:t xml:space="preserve"> - </w:t>
      </w:r>
      <w:r w:rsidR="00731604" w:rsidRPr="00996889">
        <w:rPr>
          <w:bCs/>
        </w:rPr>
        <w:t>Building Flexibility into Curriculum and Instruction</w:t>
      </w:r>
      <w:bookmarkEnd w:id="166"/>
    </w:p>
    <w:p w14:paraId="2B5E3ADB" w14:textId="77777777" w:rsidR="00731604" w:rsidRDefault="00731604" w:rsidP="00BD0ADE">
      <w:pPr>
        <w:jc w:val="both"/>
      </w:pPr>
    </w:p>
    <w:p w14:paraId="5904A7AB" w14:textId="77777777" w:rsidR="00731604" w:rsidRPr="00996889" w:rsidRDefault="00731604" w:rsidP="00BD0ADE">
      <w:pPr>
        <w:jc w:val="both"/>
        <w:rPr>
          <w:b/>
          <w:bCs/>
        </w:rPr>
      </w:pPr>
      <w:r w:rsidRPr="00363D8F">
        <w:rPr>
          <w:b/>
          <w:bCs/>
          <w:i/>
          <w:iCs/>
        </w:rPr>
        <w:t>Aim</w:t>
      </w:r>
      <w:r w:rsidRPr="00996889">
        <w:rPr>
          <w:b/>
          <w:bCs/>
        </w:rPr>
        <w:t xml:space="preserve">: </w:t>
      </w:r>
      <w:r w:rsidRPr="00996889">
        <w:t>To empower educators with the knowledge and techniques necessary for creating a flexible curriculum and adaptable instruction methods that can cater to diverse student needs.</w:t>
      </w:r>
    </w:p>
    <w:p w14:paraId="22A1293C" w14:textId="77777777" w:rsidR="00731604" w:rsidRDefault="00731604" w:rsidP="00BD0ADE">
      <w:pPr>
        <w:jc w:val="both"/>
      </w:pPr>
    </w:p>
    <w:p w14:paraId="1BB79BAC" w14:textId="77777777" w:rsidR="00731604" w:rsidRPr="00363D8F" w:rsidRDefault="00731604" w:rsidP="00BD0ADE">
      <w:pPr>
        <w:jc w:val="both"/>
        <w:rPr>
          <w:b/>
          <w:bCs/>
          <w:i/>
          <w:iCs/>
        </w:rPr>
      </w:pPr>
      <w:r w:rsidRPr="00363D8F">
        <w:rPr>
          <w:b/>
          <w:bCs/>
          <w:i/>
          <w:iCs/>
        </w:rPr>
        <w:t>PowerPoint Slide 1: Title Slide</w:t>
      </w:r>
    </w:p>
    <w:p w14:paraId="6DDBC3CA" w14:textId="77777777" w:rsidR="00731604" w:rsidRDefault="00731604" w:rsidP="00BD0ADE">
      <w:pPr>
        <w:jc w:val="both"/>
      </w:pPr>
    </w:p>
    <w:p w14:paraId="22F2FFF7" w14:textId="77777777" w:rsidR="00731604" w:rsidRPr="00363D8F" w:rsidRDefault="00731604" w:rsidP="00BD0ADE">
      <w:pPr>
        <w:jc w:val="both"/>
        <w:rPr>
          <w:i/>
          <w:iCs/>
        </w:rPr>
      </w:pPr>
      <w:r w:rsidRPr="00363D8F">
        <w:rPr>
          <w:i/>
          <w:iCs/>
        </w:rPr>
        <w:t>Title: Building Flexibility into Curriculum and Instruction</w:t>
      </w:r>
    </w:p>
    <w:p w14:paraId="10480FE5" w14:textId="77777777" w:rsidR="00750022" w:rsidRPr="00363D8F" w:rsidRDefault="00750022" w:rsidP="00BD0ADE">
      <w:pPr>
        <w:jc w:val="both"/>
        <w:rPr>
          <w:i/>
          <w:iCs/>
        </w:rPr>
      </w:pPr>
    </w:p>
    <w:p w14:paraId="5F5269A4" w14:textId="77777777" w:rsidR="00731604" w:rsidRDefault="00731604" w:rsidP="00BD0ADE">
      <w:pPr>
        <w:jc w:val="both"/>
        <w:rPr>
          <w:i/>
          <w:iCs/>
        </w:rPr>
      </w:pPr>
      <w:r w:rsidRPr="00363D8F">
        <w:rPr>
          <w:i/>
          <w:iCs/>
        </w:rPr>
        <w:t>Subtitle: Catering to Diverse Learning Styles and Needs</w:t>
      </w:r>
    </w:p>
    <w:p w14:paraId="226216B1" w14:textId="77777777" w:rsidR="00363D8F" w:rsidRDefault="00363D8F" w:rsidP="00BD0ADE">
      <w:pPr>
        <w:jc w:val="both"/>
        <w:rPr>
          <w:i/>
          <w:iCs/>
        </w:rPr>
      </w:pPr>
    </w:p>
    <w:p w14:paraId="613CEF31" w14:textId="77777777" w:rsidR="005C05B3" w:rsidRDefault="005C05B3" w:rsidP="00BD0ADE">
      <w:pPr>
        <w:pStyle w:val="ListParagraph"/>
        <w:numPr>
          <w:ilvl w:val="0"/>
          <w:numId w:val="58"/>
        </w:numPr>
        <w:jc w:val="both"/>
      </w:pPr>
      <w:r>
        <w:t>Brief introduction to the theme of the module: flexibility in curriculum design and instruction</w:t>
      </w:r>
    </w:p>
    <w:p w14:paraId="79B117BE" w14:textId="77777777" w:rsidR="005C05B3" w:rsidRDefault="005C05B3" w:rsidP="00BD0ADE">
      <w:pPr>
        <w:pStyle w:val="ListParagraph"/>
        <w:numPr>
          <w:ilvl w:val="0"/>
          <w:numId w:val="58"/>
        </w:numPr>
        <w:jc w:val="both"/>
      </w:pPr>
      <w:r>
        <w:t>Outline of the session's primary objective: to cater to diverse learning styles and needs</w:t>
      </w:r>
    </w:p>
    <w:p w14:paraId="5E8A5D77" w14:textId="19E8D846" w:rsidR="00363D8F" w:rsidRPr="00363D8F" w:rsidRDefault="005C05B3" w:rsidP="00BD0ADE">
      <w:pPr>
        <w:pStyle w:val="ListParagraph"/>
        <w:numPr>
          <w:ilvl w:val="0"/>
          <w:numId w:val="58"/>
        </w:numPr>
        <w:jc w:val="both"/>
      </w:pPr>
      <w:r>
        <w:t>Overview of the topics that will be covered throughout the module</w:t>
      </w:r>
    </w:p>
    <w:p w14:paraId="5E7484F1" w14:textId="77777777" w:rsidR="00750022" w:rsidRDefault="00750022" w:rsidP="00BD0ADE">
      <w:pPr>
        <w:jc w:val="both"/>
      </w:pPr>
    </w:p>
    <w:p w14:paraId="77AB9A48" w14:textId="792D6B26" w:rsidR="00731604" w:rsidRPr="00363D8F" w:rsidRDefault="00731604" w:rsidP="00BD0ADE">
      <w:pPr>
        <w:jc w:val="both"/>
        <w:rPr>
          <w:b/>
          <w:bCs/>
          <w:i/>
          <w:iCs/>
        </w:rPr>
      </w:pPr>
      <w:r w:rsidRPr="00363D8F">
        <w:rPr>
          <w:b/>
          <w:bCs/>
          <w:i/>
          <w:iCs/>
        </w:rPr>
        <w:t>PowerPoint Slide 2: The Importance of Flexibility in Education</w:t>
      </w:r>
    </w:p>
    <w:p w14:paraId="0D4AB6F8" w14:textId="77777777" w:rsidR="00731604" w:rsidRDefault="00731604" w:rsidP="00BD0ADE">
      <w:pPr>
        <w:jc w:val="both"/>
      </w:pPr>
    </w:p>
    <w:p w14:paraId="0659F07C" w14:textId="77777777" w:rsidR="00731604" w:rsidRDefault="00731604" w:rsidP="00BD0ADE">
      <w:pPr>
        <w:jc w:val="both"/>
        <w:rPr>
          <w:i/>
          <w:iCs/>
        </w:rPr>
      </w:pPr>
      <w:r w:rsidRPr="00363D8F">
        <w:rPr>
          <w:i/>
          <w:iCs/>
        </w:rPr>
        <w:t>Title: Why is Flexibility Important?</w:t>
      </w:r>
    </w:p>
    <w:p w14:paraId="7B801E8A" w14:textId="77777777" w:rsidR="00363D8F" w:rsidRPr="00363D8F" w:rsidRDefault="00363D8F" w:rsidP="00BD0ADE">
      <w:pPr>
        <w:jc w:val="both"/>
        <w:rPr>
          <w:i/>
          <w:iCs/>
        </w:rPr>
      </w:pPr>
    </w:p>
    <w:p w14:paraId="436B74DA" w14:textId="4D9ADC1D" w:rsidR="00731604" w:rsidRPr="00750022" w:rsidRDefault="00731604" w:rsidP="00BD0ADE">
      <w:pPr>
        <w:pStyle w:val="ListParagraph"/>
        <w:numPr>
          <w:ilvl w:val="0"/>
          <w:numId w:val="34"/>
        </w:numPr>
        <w:jc w:val="both"/>
      </w:pPr>
      <w:r w:rsidRPr="00750022">
        <w:lastRenderedPageBreak/>
        <w:t>Explanation of the importance of flexible curriculum and instruction, benefits of adaptable teaching methods, and its impact on inclusive education</w:t>
      </w:r>
      <w:r w:rsidR="00363D8F">
        <w:t>.</w:t>
      </w:r>
    </w:p>
    <w:p w14:paraId="0C6EA4B1" w14:textId="39F711AD" w:rsidR="00731604" w:rsidRPr="00750022" w:rsidRDefault="00731604" w:rsidP="00BD0ADE">
      <w:pPr>
        <w:pStyle w:val="ListParagraph"/>
        <w:numPr>
          <w:ilvl w:val="0"/>
          <w:numId w:val="34"/>
        </w:numPr>
        <w:jc w:val="both"/>
      </w:pPr>
      <w:r w:rsidRPr="00750022">
        <w:t>An illustrative image representing flexibility in education</w:t>
      </w:r>
      <w:r w:rsidR="00363D8F">
        <w:t>.</w:t>
      </w:r>
    </w:p>
    <w:p w14:paraId="393DF274" w14:textId="77777777" w:rsidR="00750022" w:rsidRDefault="00750022" w:rsidP="00BD0ADE">
      <w:pPr>
        <w:jc w:val="both"/>
      </w:pPr>
    </w:p>
    <w:p w14:paraId="0BB0D772" w14:textId="52EF1679" w:rsidR="00731604" w:rsidRPr="00363D8F" w:rsidRDefault="00731604" w:rsidP="00BD0ADE">
      <w:pPr>
        <w:jc w:val="both"/>
        <w:rPr>
          <w:b/>
          <w:bCs/>
          <w:i/>
          <w:iCs/>
        </w:rPr>
      </w:pPr>
      <w:r w:rsidRPr="00363D8F">
        <w:rPr>
          <w:b/>
          <w:bCs/>
          <w:i/>
          <w:iCs/>
        </w:rPr>
        <w:t>PowerPoint Slide 3: Principles of Flexible Curriculum Design</w:t>
      </w:r>
    </w:p>
    <w:p w14:paraId="1A45EC49" w14:textId="77777777" w:rsidR="00731604" w:rsidRDefault="00731604" w:rsidP="00BD0ADE">
      <w:pPr>
        <w:jc w:val="both"/>
      </w:pPr>
    </w:p>
    <w:p w14:paraId="07866505" w14:textId="77777777" w:rsidR="00731604" w:rsidRPr="00363D8F" w:rsidRDefault="00731604" w:rsidP="00BD0ADE">
      <w:pPr>
        <w:jc w:val="both"/>
        <w:rPr>
          <w:i/>
          <w:iCs/>
        </w:rPr>
      </w:pPr>
      <w:r w:rsidRPr="00363D8F">
        <w:rPr>
          <w:i/>
          <w:iCs/>
        </w:rPr>
        <w:t>Title: Principles of Flexible Curriculum Design</w:t>
      </w:r>
    </w:p>
    <w:p w14:paraId="4BD77533" w14:textId="77777777" w:rsidR="00363D8F" w:rsidRDefault="00363D8F" w:rsidP="00BD0ADE">
      <w:pPr>
        <w:jc w:val="both"/>
      </w:pPr>
    </w:p>
    <w:p w14:paraId="49DE22A5" w14:textId="634792CC" w:rsidR="00731604" w:rsidRDefault="00731604" w:rsidP="00BD0ADE">
      <w:pPr>
        <w:pStyle w:val="ListParagraph"/>
        <w:numPr>
          <w:ilvl w:val="0"/>
          <w:numId w:val="35"/>
        </w:numPr>
        <w:jc w:val="both"/>
      </w:pPr>
      <w:r>
        <w:t>Overview of key principles for designing a flexible curriculum, such as differentiation, universal design for learning, and student-</w:t>
      </w:r>
      <w:r w:rsidR="007A057D">
        <w:t>centred</w:t>
      </w:r>
      <w:r>
        <w:t xml:space="preserve"> learning</w:t>
      </w:r>
    </w:p>
    <w:p w14:paraId="69E3E5C3" w14:textId="05E6161D" w:rsidR="00731604" w:rsidRDefault="00731604" w:rsidP="00BD0ADE">
      <w:pPr>
        <w:pStyle w:val="ListParagraph"/>
        <w:numPr>
          <w:ilvl w:val="0"/>
          <w:numId w:val="35"/>
        </w:numPr>
        <w:jc w:val="both"/>
      </w:pPr>
      <w:r>
        <w:t>Icons or illustrative images representing each principle</w:t>
      </w:r>
    </w:p>
    <w:p w14:paraId="75E88332" w14:textId="77777777" w:rsidR="007A057D" w:rsidRDefault="007A057D" w:rsidP="00BD0ADE">
      <w:pPr>
        <w:jc w:val="both"/>
      </w:pPr>
    </w:p>
    <w:p w14:paraId="66F2512A" w14:textId="6EC425BC" w:rsidR="00731604" w:rsidRPr="00363D8F" w:rsidRDefault="00731604" w:rsidP="00BD0ADE">
      <w:pPr>
        <w:jc w:val="both"/>
        <w:rPr>
          <w:b/>
          <w:bCs/>
          <w:i/>
          <w:iCs/>
        </w:rPr>
      </w:pPr>
      <w:r w:rsidRPr="00363D8F">
        <w:rPr>
          <w:b/>
          <w:bCs/>
          <w:i/>
          <w:iCs/>
        </w:rPr>
        <w:t>PowerPoint Slide 4: Adaptable Instruction Strategies</w:t>
      </w:r>
    </w:p>
    <w:p w14:paraId="7920A49A" w14:textId="77777777" w:rsidR="00731604" w:rsidRDefault="00731604" w:rsidP="00BD0ADE">
      <w:pPr>
        <w:jc w:val="both"/>
      </w:pPr>
    </w:p>
    <w:p w14:paraId="74579ACF" w14:textId="77777777" w:rsidR="00731604" w:rsidRPr="00363D8F" w:rsidRDefault="00731604" w:rsidP="00BD0ADE">
      <w:pPr>
        <w:jc w:val="both"/>
        <w:rPr>
          <w:i/>
          <w:iCs/>
        </w:rPr>
      </w:pPr>
      <w:r w:rsidRPr="00363D8F">
        <w:rPr>
          <w:i/>
          <w:iCs/>
        </w:rPr>
        <w:t>Title: Adaptable Instruction: Strategies for Success</w:t>
      </w:r>
    </w:p>
    <w:p w14:paraId="701D5C11" w14:textId="77777777" w:rsidR="00363D8F" w:rsidRDefault="00363D8F" w:rsidP="00BD0ADE">
      <w:pPr>
        <w:jc w:val="both"/>
      </w:pPr>
    </w:p>
    <w:p w14:paraId="5FDAE292" w14:textId="3E0CAD55" w:rsidR="00731604" w:rsidRDefault="00731604" w:rsidP="00BD0ADE">
      <w:pPr>
        <w:pStyle w:val="ListParagraph"/>
        <w:numPr>
          <w:ilvl w:val="0"/>
          <w:numId w:val="36"/>
        </w:numPr>
        <w:jc w:val="both"/>
      </w:pPr>
      <w:r>
        <w:t>Introduction to a range of strategies and techniques for adaptable instruction, with a focus on differentiation, multimodal learning, and student engagement</w:t>
      </w:r>
    </w:p>
    <w:p w14:paraId="6B32E01D" w14:textId="4529DB47" w:rsidR="00731604" w:rsidRDefault="00731604" w:rsidP="00BD0ADE">
      <w:pPr>
        <w:pStyle w:val="ListParagraph"/>
        <w:numPr>
          <w:ilvl w:val="0"/>
          <w:numId w:val="36"/>
        </w:numPr>
        <w:jc w:val="both"/>
      </w:pPr>
      <w:r>
        <w:t>A toolbox symboli</w:t>
      </w:r>
      <w:r w:rsidR="007A057D">
        <w:t>s</w:t>
      </w:r>
      <w:r>
        <w:t>ing the range of strategies and techniques available</w:t>
      </w:r>
    </w:p>
    <w:p w14:paraId="602411DB" w14:textId="77777777" w:rsidR="007A057D" w:rsidRDefault="007A057D" w:rsidP="00BD0ADE">
      <w:pPr>
        <w:jc w:val="both"/>
      </w:pPr>
    </w:p>
    <w:p w14:paraId="19CCBA04" w14:textId="04879321" w:rsidR="00731604" w:rsidRPr="00363D8F" w:rsidRDefault="00731604" w:rsidP="00BD0ADE">
      <w:pPr>
        <w:jc w:val="both"/>
        <w:rPr>
          <w:b/>
          <w:bCs/>
          <w:i/>
          <w:iCs/>
        </w:rPr>
      </w:pPr>
      <w:r w:rsidRPr="00363D8F">
        <w:rPr>
          <w:b/>
          <w:bCs/>
          <w:i/>
          <w:iCs/>
        </w:rPr>
        <w:t>PowerPoint Slide 5: Group Discussion and Case Study</w:t>
      </w:r>
    </w:p>
    <w:p w14:paraId="5E08DA22" w14:textId="77777777" w:rsidR="00731604" w:rsidRDefault="00731604" w:rsidP="00BD0ADE">
      <w:pPr>
        <w:jc w:val="both"/>
      </w:pPr>
    </w:p>
    <w:p w14:paraId="14A52A6A" w14:textId="77777777" w:rsidR="00731604" w:rsidRPr="00363D8F" w:rsidRDefault="00731604" w:rsidP="00BD0ADE">
      <w:pPr>
        <w:jc w:val="both"/>
        <w:rPr>
          <w:i/>
          <w:iCs/>
        </w:rPr>
      </w:pPr>
      <w:r w:rsidRPr="00363D8F">
        <w:rPr>
          <w:i/>
          <w:iCs/>
        </w:rPr>
        <w:t>Title: Implementing Flexibility: Case Study and Discussion</w:t>
      </w:r>
    </w:p>
    <w:p w14:paraId="08E58AFB" w14:textId="77777777" w:rsidR="00363D8F" w:rsidRDefault="00363D8F" w:rsidP="00BD0ADE">
      <w:pPr>
        <w:jc w:val="both"/>
      </w:pPr>
    </w:p>
    <w:p w14:paraId="1F58D2BE" w14:textId="5DA82E7B" w:rsidR="00731604" w:rsidRDefault="00731604" w:rsidP="00BD0ADE">
      <w:pPr>
        <w:pStyle w:val="ListParagraph"/>
        <w:numPr>
          <w:ilvl w:val="0"/>
          <w:numId w:val="37"/>
        </w:numPr>
        <w:jc w:val="both"/>
      </w:pPr>
      <w:r>
        <w:t>A brief case study illustrating an educator implementing flexible curriculum design and adaptable instruction, with prompts for group discussion</w:t>
      </w:r>
    </w:p>
    <w:p w14:paraId="2D997946" w14:textId="5CEA86FB" w:rsidR="00731604" w:rsidRDefault="00731604" w:rsidP="00BD0ADE">
      <w:pPr>
        <w:pStyle w:val="ListParagraph"/>
        <w:numPr>
          <w:ilvl w:val="0"/>
          <w:numId w:val="37"/>
        </w:numPr>
        <w:jc w:val="both"/>
      </w:pPr>
      <w:r>
        <w:t>A storyboard or comic strip illustrating the case study</w:t>
      </w:r>
    </w:p>
    <w:p w14:paraId="6E300115" w14:textId="77777777" w:rsidR="007A057D" w:rsidRDefault="007A057D" w:rsidP="00BD0ADE">
      <w:pPr>
        <w:jc w:val="both"/>
      </w:pPr>
    </w:p>
    <w:p w14:paraId="73CE3962" w14:textId="1C7C78B9" w:rsidR="00731604" w:rsidRPr="00363D8F" w:rsidRDefault="00731604" w:rsidP="00BD0ADE">
      <w:pPr>
        <w:jc w:val="both"/>
        <w:rPr>
          <w:b/>
          <w:bCs/>
          <w:i/>
          <w:iCs/>
        </w:rPr>
      </w:pPr>
      <w:r w:rsidRPr="00363D8F">
        <w:rPr>
          <w:b/>
          <w:bCs/>
          <w:i/>
          <w:iCs/>
        </w:rPr>
        <w:t>Activity Materials:</w:t>
      </w:r>
    </w:p>
    <w:p w14:paraId="497C6554" w14:textId="77777777" w:rsidR="00731604" w:rsidRDefault="00731604" w:rsidP="00BD0ADE">
      <w:pPr>
        <w:jc w:val="both"/>
      </w:pPr>
    </w:p>
    <w:p w14:paraId="444823C1" w14:textId="77777777" w:rsidR="00731604" w:rsidRPr="00363D8F" w:rsidRDefault="00731604" w:rsidP="00BD0ADE">
      <w:pPr>
        <w:jc w:val="both"/>
        <w:rPr>
          <w:b/>
          <w:bCs/>
        </w:rPr>
      </w:pPr>
      <w:r w:rsidRPr="00363D8F">
        <w:rPr>
          <w:b/>
          <w:bCs/>
        </w:rPr>
        <w:t>Curriculum Design Task:</w:t>
      </w:r>
    </w:p>
    <w:p w14:paraId="1E906D98" w14:textId="77777777" w:rsidR="00731604" w:rsidRDefault="00731604" w:rsidP="00BD0ADE">
      <w:pPr>
        <w:jc w:val="both"/>
      </w:pPr>
    </w:p>
    <w:p w14:paraId="25C928D4" w14:textId="77777777" w:rsidR="00731604" w:rsidRPr="00363D8F" w:rsidRDefault="00731604" w:rsidP="00BD0ADE">
      <w:pPr>
        <w:jc w:val="both"/>
        <w:rPr>
          <w:i/>
          <w:iCs/>
        </w:rPr>
      </w:pPr>
      <w:r w:rsidRPr="00363D8F">
        <w:rPr>
          <w:i/>
          <w:iCs/>
        </w:rPr>
        <w:t>Title: Designing a Flexible Lesson Plan</w:t>
      </w:r>
    </w:p>
    <w:p w14:paraId="1A7B55A5" w14:textId="77777777" w:rsidR="00363D8F" w:rsidRDefault="00363D8F" w:rsidP="00BD0ADE">
      <w:pPr>
        <w:jc w:val="both"/>
      </w:pPr>
    </w:p>
    <w:p w14:paraId="313000DE" w14:textId="426668B4" w:rsidR="00731604" w:rsidRDefault="00731604" w:rsidP="00BD0ADE">
      <w:pPr>
        <w:pStyle w:val="ListParagraph"/>
        <w:numPr>
          <w:ilvl w:val="0"/>
          <w:numId w:val="38"/>
        </w:numPr>
        <w:jc w:val="both"/>
      </w:pPr>
      <w:r>
        <w:t>Lesson Objective, Flexible Strategies, Assessment Methods</w:t>
      </w:r>
    </w:p>
    <w:p w14:paraId="199E12CD" w14:textId="616ED591" w:rsidR="00731604" w:rsidRDefault="00731604" w:rsidP="00BD0ADE">
      <w:pPr>
        <w:pStyle w:val="ListParagraph"/>
        <w:numPr>
          <w:ilvl w:val="0"/>
          <w:numId w:val="38"/>
        </w:numPr>
        <w:jc w:val="both"/>
      </w:pPr>
      <w:r>
        <w:t>This task guides educators in creating a lesson plan that incorporates elements of flexible curriculum design and adaptable instruction.</w:t>
      </w:r>
    </w:p>
    <w:p w14:paraId="4A4DF12F" w14:textId="77777777" w:rsidR="0056657A" w:rsidRDefault="0056657A" w:rsidP="00BD0ADE">
      <w:pPr>
        <w:jc w:val="both"/>
      </w:pPr>
    </w:p>
    <w:p w14:paraId="60440741" w14:textId="42A18A93" w:rsidR="00731604" w:rsidRPr="00363D8F" w:rsidRDefault="00731604" w:rsidP="00BD0ADE">
      <w:pPr>
        <w:jc w:val="both"/>
        <w:rPr>
          <w:b/>
          <w:bCs/>
        </w:rPr>
      </w:pPr>
      <w:r w:rsidRPr="00363D8F">
        <w:rPr>
          <w:b/>
          <w:bCs/>
        </w:rPr>
        <w:t>Strategy Implementation Worksheet:</w:t>
      </w:r>
    </w:p>
    <w:p w14:paraId="2CD73F14" w14:textId="77777777" w:rsidR="00731604" w:rsidRDefault="00731604" w:rsidP="00BD0ADE">
      <w:pPr>
        <w:jc w:val="both"/>
      </w:pPr>
    </w:p>
    <w:p w14:paraId="589B9C69" w14:textId="77777777" w:rsidR="00731604" w:rsidRDefault="00731604" w:rsidP="00BD0ADE">
      <w:pPr>
        <w:jc w:val="both"/>
        <w:rPr>
          <w:i/>
          <w:iCs/>
        </w:rPr>
      </w:pPr>
      <w:r w:rsidRPr="00363D8F">
        <w:rPr>
          <w:i/>
          <w:iCs/>
        </w:rPr>
        <w:t>Title: Implementing Flexible Strategies</w:t>
      </w:r>
    </w:p>
    <w:p w14:paraId="4CB9AA2D" w14:textId="77777777" w:rsidR="00363D8F" w:rsidRPr="00363D8F" w:rsidRDefault="00363D8F" w:rsidP="00BD0ADE">
      <w:pPr>
        <w:jc w:val="both"/>
        <w:rPr>
          <w:i/>
          <w:iCs/>
        </w:rPr>
      </w:pPr>
    </w:p>
    <w:p w14:paraId="64CC402F" w14:textId="7748570C" w:rsidR="00731604" w:rsidRDefault="00731604" w:rsidP="00BD0ADE">
      <w:pPr>
        <w:pStyle w:val="ListParagraph"/>
        <w:numPr>
          <w:ilvl w:val="0"/>
          <w:numId w:val="39"/>
        </w:numPr>
        <w:jc w:val="both"/>
      </w:pPr>
      <w:r>
        <w:t>Teaching Goal, Chosen Strategy, Implementation Plan, Anticipated Challenges</w:t>
      </w:r>
    </w:p>
    <w:p w14:paraId="0AC73553" w14:textId="4A72C7C7" w:rsidR="00731604" w:rsidRDefault="00731604" w:rsidP="00BD0ADE">
      <w:pPr>
        <w:pStyle w:val="ListParagraph"/>
        <w:numPr>
          <w:ilvl w:val="0"/>
          <w:numId w:val="39"/>
        </w:numPr>
        <w:jc w:val="both"/>
      </w:pPr>
      <w:r>
        <w:t>This worksheet helps educators plan the implementation of flexible strategies in their instruction.</w:t>
      </w:r>
    </w:p>
    <w:p w14:paraId="71DABF71" w14:textId="77777777" w:rsidR="0056657A" w:rsidRDefault="0056657A" w:rsidP="00BD0ADE">
      <w:pPr>
        <w:jc w:val="both"/>
      </w:pPr>
    </w:p>
    <w:p w14:paraId="17557A5C" w14:textId="3ACD524A" w:rsidR="00731604" w:rsidRPr="00363D8F" w:rsidRDefault="00731604" w:rsidP="00BD0ADE">
      <w:pPr>
        <w:jc w:val="both"/>
        <w:rPr>
          <w:b/>
          <w:bCs/>
        </w:rPr>
      </w:pPr>
      <w:r w:rsidRPr="00363D8F">
        <w:rPr>
          <w:b/>
          <w:bCs/>
        </w:rPr>
        <w:lastRenderedPageBreak/>
        <w:t>Personal Reflection Worksheet:</w:t>
      </w:r>
    </w:p>
    <w:p w14:paraId="4543E0A8" w14:textId="77777777" w:rsidR="00731604" w:rsidRDefault="00731604" w:rsidP="00BD0ADE">
      <w:pPr>
        <w:jc w:val="both"/>
      </w:pPr>
    </w:p>
    <w:p w14:paraId="580E6093" w14:textId="77777777" w:rsidR="00731604" w:rsidRPr="00363D8F" w:rsidRDefault="00731604" w:rsidP="00BD0ADE">
      <w:pPr>
        <w:jc w:val="both"/>
        <w:rPr>
          <w:i/>
          <w:iCs/>
        </w:rPr>
      </w:pPr>
      <w:r w:rsidRPr="00363D8F">
        <w:rPr>
          <w:i/>
          <w:iCs/>
        </w:rPr>
        <w:t>Title: Reflecting on My Approach to Flexibility in Teaching</w:t>
      </w:r>
    </w:p>
    <w:p w14:paraId="1DC2BFC3" w14:textId="77777777" w:rsidR="00363D8F" w:rsidRDefault="00363D8F" w:rsidP="00BD0ADE">
      <w:pPr>
        <w:jc w:val="both"/>
      </w:pPr>
    </w:p>
    <w:p w14:paraId="3A9BD58C" w14:textId="215073F0" w:rsidR="00731604" w:rsidRDefault="00731604" w:rsidP="00BD0ADE">
      <w:pPr>
        <w:pStyle w:val="ListParagraph"/>
        <w:numPr>
          <w:ilvl w:val="0"/>
          <w:numId w:val="40"/>
        </w:numPr>
        <w:jc w:val="both"/>
      </w:pPr>
      <w:r>
        <w:t>My Current Practices, Areas for Improvement, Action Plan, Support Needed</w:t>
      </w:r>
    </w:p>
    <w:p w14:paraId="6C0C424D" w14:textId="3CF1DF9C" w:rsidR="00C2126A" w:rsidRDefault="00731604" w:rsidP="00BD0ADE">
      <w:pPr>
        <w:pStyle w:val="ListParagraph"/>
        <w:numPr>
          <w:ilvl w:val="0"/>
          <w:numId w:val="40"/>
        </w:numPr>
        <w:jc w:val="both"/>
      </w:pPr>
      <w:r>
        <w:t xml:space="preserve">This worksheet prompts educators to reflect on their current approach to flexible curriculum design and adaptable </w:t>
      </w:r>
      <w:r w:rsidR="0056657A">
        <w:t>instruction and</w:t>
      </w:r>
      <w:r>
        <w:t xml:space="preserve"> identify areas for growth.</w:t>
      </w:r>
    </w:p>
    <w:p w14:paraId="597616E8" w14:textId="77777777" w:rsidR="00731604" w:rsidRDefault="00731604" w:rsidP="00BD0ADE">
      <w:pPr>
        <w:jc w:val="both"/>
      </w:pPr>
    </w:p>
    <w:p w14:paraId="6420136A" w14:textId="77777777" w:rsidR="00731604" w:rsidRDefault="00731604" w:rsidP="00BD0ADE">
      <w:pPr>
        <w:jc w:val="both"/>
      </w:pPr>
    </w:p>
    <w:p w14:paraId="7E5DE185" w14:textId="77777777" w:rsidR="00363D8F" w:rsidRDefault="00363D8F" w:rsidP="00BD0ADE">
      <w:pPr>
        <w:jc w:val="both"/>
      </w:pPr>
    </w:p>
    <w:p w14:paraId="0A402311" w14:textId="77777777" w:rsidR="00363D8F" w:rsidRDefault="00363D8F" w:rsidP="00BD0ADE">
      <w:pPr>
        <w:jc w:val="both"/>
      </w:pPr>
    </w:p>
    <w:p w14:paraId="588398A5" w14:textId="77777777" w:rsidR="00363D8F" w:rsidRDefault="00363D8F" w:rsidP="00BD0ADE">
      <w:pPr>
        <w:jc w:val="both"/>
      </w:pPr>
    </w:p>
    <w:p w14:paraId="46244FF4" w14:textId="77777777" w:rsidR="00363D8F" w:rsidRDefault="00363D8F" w:rsidP="00BD0ADE">
      <w:pPr>
        <w:jc w:val="both"/>
      </w:pPr>
    </w:p>
    <w:p w14:paraId="4E2C27D3" w14:textId="77777777" w:rsidR="00363D8F" w:rsidRDefault="00363D8F" w:rsidP="00BD0ADE">
      <w:pPr>
        <w:jc w:val="both"/>
      </w:pPr>
    </w:p>
    <w:p w14:paraId="39CF51DB" w14:textId="77777777" w:rsidR="00363D8F" w:rsidRDefault="00363D8F" w:rsidP="00BD0ADE">
      <w:pPr>
        <w:jc w:val="both"/>
      </w:pPr>
    </w:p>
    <w:p w14:paraId="02526E48" w14:textId="77777777" w:rsidR="00363D8F" w:rsidRDefault="00363D8F" w:rsidP="00BD0ADE">
      <w:pPr>
        <w:jc w:val="both"/>
      </w:pPr>
    </w:p>
    <w:p w14:paraId="50444F75" w14:textId="77777777" w:rsidR="00363D8F" w:rsidRDefault="00363D8F" w:rsidP="00BD0ADE">
      <w:pPr>
        <w:jc w:val="both"/>
      </w:pPr>
    </w:p>
    <w:p w14:paraId="0E9A43AF" w14:textId="77777777" w:rsidR="00363D8F" w:rsidRDefault="00363D8F" w:rsidP="00BD0ADE">
      <w:pPr>
        <w:jc w:val="both"/>
      </w:pPr>
    </w:p>
    <w:p w14:paraId="3E50927C" w14:textId="77777777" w:rsidR="00363D8F" w:rsidRDefault="00363D8F" w:rsidP="00BD0ADE">
      <w:pPr>
        <w:jc w:val="both"/>
      </w:pPr>
    </w:p>
    <w:p w14:paraId="35778C4D" w14:textId="77777777" w:rsidR="00363D8F" w:rsidRDefault="00363D8F" w:rsidP="00BD0ADE">
      <w:pPr>
        <w:jc w:val="both"/>
      </w:pPr>
    </w:p>
    <w:p w14:paraId="181F6CBC" w14:textId="77777777" w:rsidR="00363D8F" w:rsidRDefault="00363D8F" w:rsidP="00BD0ADE">
      <w:pPr>
        <w:jc w:val="both"/>
      </w:pPr>
    </w:p>
    <w:p w14:paraId="4CE639EE" w14:textId="77777777" w:rsidR="00363D8F" w:rsidRDefault="00363D8F" w:rsidP="00BD0ADE">
      <w:pPr>
        <w:jc w:val="both"/>
      </w:pPr>
    </w:p>
    <w:p w14:paraId="29FA7795" w14:textId="77777777" w:rsidR="00363D8F" w:rsidRDefault="00363D8F" w:rsidP="00BD0ADE">
      <w:pPr>
        <w:jc w:val="both"/>
      </w:pPr>
    </w:p>
    <w:p w14:paraId="27A64897" w14:textId="77777777" w:rsidR="00363D8F" w:rsidRDefault="00363D8F" w:rsidP="00BD0ADE">
      <w:pPr>
        <w:jc w:val="both"/>
      </w:pPr>
    </w:p>
    <w:p w14:paraId="0BD82F01" w14:textId="77777777" w:rsidR="00363D8F" w:rsidRDefault="00363D8F" w:rsidP="00BD0ADE">
      <w:pPr>
        <w:jc w:val="both"/>
      </w:pPr>
    </w:p>
    <w:p w14:paraId="444AA683" w14:textId="77777777" w:rsidR="00363D8F" w:rsidRDefault="00363D8F" w:rsidP="00BD0ADE">
      <w:pPr>
        <w:jc w:val="both"/>
      </w:pPr>
    </w:p>
    <w:p w14:paraId="6A99CBC3" w14:textId="77777777" w:rsidR="00363D8F" w:rsidRDefault="00363D8F" w:rsidP="00BD0ADE">
      <w:pPr>
        <w:jc w:val="both"/>
      </w:pPr>
    </w:p>
    <w:p w14:paraId="51E794E3" w14:textId="0BA8B22F" w:rsidR="006B66CB" w:rsidRPr="0056657A" w:rsidRDefault="00363D8F" w:rsidP="00BD0ADE">
      <w:pPr>
        <w:pStyle w:val="Heading1"/>
        <w:jc w:val="both"/>
        <w:rPr>
          <w:b w:val="0"/>
          <w:bCs/>
        </w:rPr>
      </w:pPr>
      <w:bookmarkStart w:id="167" w:name="_Toc138430647"/>
      <w:r>
        <w:rPr>
          <w:bCs/>
        </w:rPr>
        <w:t xml:space="preserve">Appendix M: </w:t>
      </w:r>
      <w:r w:rsidR="006B66CB" w:rsidRPr="0056657A">
        <w:rPr>
          <w:bCs/>
        </w:rPr>
        <w:t>Module 13</w:t>
      </w:r>
      <w:r>
        <w:rPr>
          <w:bCs/>
        </w:rPr>
        <w:t xml:space="preserve"> - </w:t>
      </w:r>
      <w:r w:rsidR="006B66CB" w:rsidRPr="0056657A">
        <w:rPr>
          <w:bCs/>
        </w:rPr>
        <w:t>Final Wrap-up and Reflective Practices</w:t>
      </w:r>
      <w:bookmarkEnd w:id="167"/>
    </w:p>
    <w:p w14:paraId="3C47A647" w14:textId="77777777" w:rsidR="006B66CB" w:rsidRDefault="006B66CB" w:rsidP="00BD0ADE">
      <w:pPr>
        <w:jc w:val="both"/>
      </w:pPr>
    </w:p>
    <w:p w14:paraId="23C2B528" w14:textId="77777777" w:rsidR="006B66CB" w:rsidRPr="0056657A" w:rsidRDefault="006B66CB" w:rsidP="00BD0ADE">
      <w:pPr>
        <w:jc w:val="both"/>
      </w:pPr>
      <w:r w:rsidRPr="00363D8F">
        <w:rPr>
          <w:b/>
          <w:bCs/>
          <w:i/>
          <w:iCs/>
        </w:rPr>
        <w:t>Aim</w:t>
      </w:r>
      <w:r w:rsidRPr="0056657A">
        <w:rPr>
          <w:b/>
          <w:bCs/>
        </w:rPr>
        <w:t xml:space="preserve">: </w:t>
      </w:r>
      <w:r w:rsidRPr="0056657A">
        <w:t>To review the training content, reinforce its importance and utility, and encourage ongoing self-reflection and professional growth.</w:t>
      </w:r>
    </w:p>
    <w:p w14:paraId="7FAC7E51" w14:textId="77777777" w:rsidR="006B66CB" w:rsidRDefault="006B66CB" w:rsidP="00BD0ADE">
      <w:pPr>
        <w:jc w:val="both"/>
      </w:pPr>
    </w:p>
    <w:p w14:paraId="1776F1DF" w14:textId="77777777" w:rsidR="006B66CB" w:rsidRPr="00363D8F" w:rsidRDefault="006B66CB" w:rsidP="00BD0ADE">
      <w:pPr>
        <w:jc w:val="both"/>
        <w:rPr>
          <w:b/>
          <w:bCs/>
          <w:i/>
          <w:iCs/>
        </w:rPr>
      </w:pPr>
      <w:r w:rsidRPr="00363D8F">
        <w:rPr>
          <w:b/>
          <w:bCs/>
          <w:i/>
          <w:iCs/>
        </w:rPr>
        <w:t>PowerPoint Slide 1: Title Slide</w:t>
      </w:r>
    </w:p>
    <w:p w14:paraId="4929C902" w14:textId="77777777" w:rsidR="006B66CB" w:rsidRDefault="006B66CB" w:rsidP="00BD0ADE">
      <w:pPr>
        <w:jc w:val="both"/>
      </w:pPr>
    </w:p>
    <w:p w14:paraId="63113920" w14:textId="77777777" w:rsidR="006B66CB" w:rsidRPr="00363D8F" w:rsidRDefault="006B66CB" w:rsidP="00BD0ADE">
      <w:pPr>
        <w:jc w:val="both"/>
        <w:rPr>
          <w:i/>
          <w:iCs/>
        </w:rPr>
      </w:pPr>
      <w:r w:rsidRPr="00363D8F">
        <w:rPr>
          <w:i/>
          <w:iCs/>
        </w:rPr>
        <w:t>Title: Final Wrap-up and Reflective Practices</w:t>
      </w:r>
    </w:p>
    <w:p w14:paraId="7FF5B315" w14:textId="77777777" w:rsidR="00AF0554" w:rsidRPr="00AF0554" w:rsidRDefault="00AF0554" w:rsidP="00BD0ADE">
      <w:pPr>
        <w:jc w:val="both"/>
      </w:pPr>
    </w:p>
    <w:p w14:paraId="26C973F1" w14:textId="77777777" w:rsidR="006B66CB" w:rsidRPr="00363D8F" w:rsidRDefault="006B66CB" w:rsidP="00BD0ADE">
      <w:pPr>
        <w:jc w:val="both"/>
        <w:rPr>
          <w:i/>
          <w:iCs/>
        </w:rPr>
      </w:pPr>
      <w:r w:rsidRPr="00363D8F">
        <w:rPr>
          <w:i/>
          <w:iCs/>
        </w:rPr>
        <w:t>Subtitle: Review, Reflect, and Grow</w:t>
      </w:r>
    </w:p>
    <w:p w14:paraId="15A19504" w14:textId="77777777" w:rsidR="003D10E1" w:rsidRDefault="003D10E1" w:rsidP="00BD0ADE">
      <w:pPr>
        <w:pStyle w:val="ListParagraph"/>
        <w:numPr>
          <w:ilvl w:val="0"/>
          <w:numId w:val="59"/>
        </w:numPr>
        <w:jc w:val="both"/>
      </w:pPr>
      <w:r>
        <w:t>A succinct introduction to the final session: review of the training and the significance of reflective practices</w:t>
      </w:r>
    </w:p>
    <w:p w14:paraId="72DE6CBA" w14:textId="6F7B9508" w:rsidR="003D10E1" w:rsidRDefault="003D10E1" w:rsidP="00BD0ADE">
      <w:pPr>
        <w:pStyle w:val="ListParagraph"/>
        <w:numPr>
          <w:ilvl w:val="0"/>
          <w:numId w:val="59"/>
        </w:numPr>
        <w:jc w:val="both"/>
      </w:pPr>
      <w:r>
        <w:t>The main aim of this session: to recap, reflect, and promote continuous professional growth</w:t>
      </w:r>
    </w:p>
    <w:p w14:paraId="5CEE24B3" w14:textId="73114246" w:rsidR="00AF0554" w:rsidRDefault="003D10E1" w:rsidP="00BD0ADE">
      <w:pPr>
        <w:pStyle w:val="ListParagraph"/>
        <w:numPr>
          <w:ilvl w:val="0"/>
          <w:numId w:val="59"/>
        </w:numPr>
        <w:jc w:val="both"/>
      </w:pPr>
      <w:r>
        <w:t>Brief preview of the topics to be discussed in the wrap-up session</w:t>
      </w:r>
    </w:p>
    <w:p w14:paraId="0ED2711A" w14:textId="77777777" w:rsidR="00363D8F" w:rsidRDefault="00363D8F" w:rsidP="00BD0ADE">
      <w:pPr>
        <w:jc w:val="both"/>
      </w:pPr>
    </w:p>
    <w:p w14:paraId="1971ACEF" w14:textId="77777777" w:rsidR="006B66CB" w:rsidRPr="00363D8F" w:rsidRDefault="006B66CB" w:rsidP="00BD0ADE">
      <w:pPr>
        <w:jc w:val="both"/>
        <w:rPr>
          <w:b/>
          <w:bCs/>
          <w:i/>
          <w:iCs/>
        </w:rPr>
      </w:pPr>
      <w:r w:rsidRPr="00363D8F">
        <w:rPr>
          <w:b/>
          <w:bCs/>
          <w:i/>
          <w:iCs/>
        </w:rPr>
        <w:t>PowerPoint Slide 2: Training Review</w:t>
      </w:r>
    </w:p>
    <w:p w14:paraId="39041222" w14:textId="77777777" w:rsidR="006B66CB" w:rsidRDefault="006B66CB" w:rsidP="00BD0ADE">
      <w:pPr>
        <w:jc w:val="both"/>
      </w:pPr>
    </w:p>
    <w:p w14:paraId="6C387CDD" w14:textId="77777777" w:rsidR="006B66CB" w:rsidRPr="00363D8F" w:rsidRDefault="006B66CB" w:rsidP="00BD0ADE">
      <w:pPr>
        <w:jc w:val="both"/>
        <w:rPr>
          <w:i/>
          <w:iCs/>
        </w:rPr>
      </w:pPr>
      <w:r w:rsidRPr="00363D8F">
        <w:rPr>
          <w:i/>
          <w:iCs/>
        </w:rPr>
        <w:t>Title: A Journey of Learning and Growth</w:t>
      </w:r>
    </w:p>
    <w:p w14:paraId="70B7846D" w14:textId="77777777" w:rsidR="00363D8F" w:rsidRDefault="00363D8F" w:rsidP="00BD0ADE">
      <w:pPr>
        <w:jc w:val="both"/>
      </w:pPr>
    </w:p>
    <w:p w14:paraId="77B11C3D" w14:textId="77777777" w:rsidR="00363D8F" w:rsidRDefault="006B66CB" w:rsidP="00BD0ADE">
      <w:pPr>
        <w:pStyle w:val="ListParagraph"/>
        <w:numPr>
          <w:ilvl w:val="0"/>
          <w:numId w:val="41"/>
        </w:numPr>
        <w:jc w:val="both"/>
      </w:pPr>
      <w:r>
        <w:lastRenderedPageBreak/>
        <w:t>A recap of key points from each module, the overall purpose, and potential impacts</w:t>
      </w:r>
    </w:p>
    <w:p w14:paraId="7FE6F56F" w14:textId="4FFFA6CD" w:rsidR="006B66CB" w:rsidRDefault="006B66CB" w:rsidP="00BD0ADE">
      <w:pPr>
        <w:pStyle w:val="ListParagraph"/>
        <w:numPr>
          <w:ilvl w:val="0"/>
          <w:numId w:val="41"/>
        </w:numPr>
        <w:jc w:val="both"/>
      </w:pPr>
      <w:r>
        <w:t>A road or path symboli</w:t>
      </w:r>
      <w:r w:rsidR="00AF0554">
        <w:t>s</w:t>
      </w:r>
      <w:r>
        <w:t>ing the journey of the training</w:t>
      </w:r>
      <w:r w:rsidR="00363D8F">
        <w:t>.</w:t>
      </w:r>
    </w:p>
    <w:p w14:paraId="1211BCC2" w14:textId="77777777" w:rsidR="00AF0554" w:rsidRDefault="00AF0554" w:rsidP="00BD0ADE">
      <w:pPr>
        <w:jc w:val="both"/>
      </w:pPr>
    </w:p>
    <w:p w14:paraId="5A62A240" w14:textId="72D5E07B" w:rsidR="006B66CB" w:rsidRPr="00363D8F" w:rsidRDefault="006B66CB" w:rsidP="00BD0ADE">
      <w:pPr>
        <w:jc w:val="both"/>
        <w:rPr>
          <w:b/>
          <w:bCs/>
          <w:i/>
          <w:iCs/>
        </w:rPr>
      </w:pPr>
      <w:r w:rsidRPr="00363D8F">
        <w:rPr>
          <w:b/>
          <w:bCs/>
          <w:i/>
          <w:iCs/>
        </w:rPr>
        <w:t>PowerPoint Slide 3: The Power of Reflection</w:t>
      </w:r>
    </w:p>
    <w:p w14:paraId="14F76611" w14:textId="77777777" w:rsidR="006B66CB" w:rsidRDefault="006B66CB" w:rsidP="00BD0ADE">
      <w:pPr>
        <w:jc w:val="both"/>
      </w:pPr>
    </w:p>
    <w:p w14:paraId="72135478" w14:textId="77777777" w:rsidR="006B66CB" w:rsidRPr="00363D8F" w:rsidRDefault="006B66CB" w:rsidP="00BD0ADE">
      <w:pPr>
        <w:jc w:val="both"/>
        <w:rPr>
          <w:i/>
          <w:iCs/>
        </w:rPr>
      </w:pPr>
      <w:r w:rsidRPr="00363D8F">
        <w:rPr>
          <w:i/>
          <w:iCs/>
        </w:rPr>
        <w:t>Title: Reflection as a Tool for Growth</w:t>
      </w:r>
    </w:p>
    <w:p w14:paraId="13143385" w14:textId="77777777" w:rsidR="00363D8F" w:rsidRDefault="00363D8F" w:rsidP="00BD0ADE">
      <w:pPr>
        <w:jc w:val="both"/>
      </w:pPr>
    </w:p>
    <w:p w14:paraId="6A9C6592" w14:textId="3DC40D28" w:rsidR="006B66CB" w:rsidRDefault="006B66CB" w:rsidP="00BD0ADE">
      <w:pPr>
        <w:pStyle w:val="ListParagraph"/>
        <w:numPr>
          <w:ilvl w:val="0"/>
          <w:numId w:val="42"/>
        </w:numPr>
        <w:jc w:val="both"/>
      </w:pPr>
      <w:r>
        <w:t>Explanation of the importance of reflective practice in education, ways to integrate reflection into daily routines, and potential benefits</w:t>
      </w:r>
      <w:r w:rsidR="00363D8F">
        <w:t>.</w:t>
      </w:r>
    </w:p>
    <w:p w14:paraId="0CF17420" w14:textId="7C1803D3" w:rsidR="006B66CB" w:rsidRDefault="006B66CB" w:rsidP="00BD0ADE">
      <w:pPr>
        <w:pStyle w:val="ListParagraph"/>
        <w:numPr>
          <w:ilvl w:val="0"/>
          <w:numId w:val="42"/>
        </w:numPr>
        <w:jc w:val="both"/>
      </w:pPr>
      <w:r>
        <w:t xml:space="preserve">A mirror </w:t>
      </w:r>
      <w:r w:rsidR="00AF0554">
        <w:t>symbolising</w:t>
      </w:r>
      <w:r>
        <w:t xml:space="preserve"> reflection</w:t>
      </w:r>
      <w:r w:rsidR="00363D8F">
        <w:t>.</w:t>
      </w:r>
    </w:p>
    <w:p w14:paraId="01D5AC71" w14:textId="77777777" w:rsidR="00AF0554" w:rsidRDefault="00AF0554" w:rsidP="00BD0ADE">
      <w:pPr>
        <w:jc w:val="both"/>
      </w:pPr>
    </w:p>
    <w:p w14:paraId="26009A30" w14:textId="1D91EA49" w:rsidR="006B66CB" w:rsidRPr="00363D8F" w:rsidRDefault="006B66CB" w:rsidP="00BD0ADE">
      <w:pPr>
        <w:jc w:val="both"/>
        <w:rPr>
          <w:b/>
          <w:bCs/>
          <w:i/>
          <w:iCs/>
        </w:rPr>
      </w:pPr>
      <w:r w:rsidRPr="00363D8F">
        <w:rPr>
          <w:b/>
          <w:bCs/>
          <w:i/>
          <w:iCs/>
        </w:rPr>
        <w:t>PowerPoint Slide 4: Continuing the Journey</w:t>
      </w:r>
    </w:p>
    <w:p w14:paraId="0027DD83" w14:textId="77777777" w:rsidR="006B66CB" w:rsidRDefault="006B66CB" w:rsidP="00BD0ADE">
      <w:pPr>
        <w:jc w:val="both"/>
      </w:pPr>
    </w:p>
    <w:p w14:paraId="1469954D" w14:textId="77777777" w:rsidR="006B66CB" w:rsidRPr="00363D8F" w:rsidRDefault="006B66CB" w:rsidP="00BD0ADE">
      <w:pPr>
        <w:jc w:val="both"/>
        <w:rPr>
          <w:i/>
          <w:iCs/>
        </w:rPr>
      </w:pPr>
      <w:r w:rsidRPr="00363D8F">
        <w:rPr>
          <w:i/>
          <w:iCs/>
        </w:rPr>
        <w:lastRenderedPageBreak/>
        <w:t>Title: Keep Growing, Keep Learning</w:t>
      </w:r>
    </w:p>
    <w:p w14:paraId="706DFC2C" w14:textId="77777777" w:rsidR="00363D8F" w:rsidRDefault="00363D8F" w:rsidP="00BD0ADE">
      <w:pPr>
        <w:jc w:val="both"/>
      </w:pPr>
    </w:p>
    <w:p w14:paraId="319172FB" w14:textId="0A70C380" w:rsidR="006B66CB" w:rsidRDefault="006B66CB" w:rsidP="00BD0ADE">
      <w:pPr>
        <w:pStyle w:val="ListParagraph"/>
        <w:numPr>
          <w:ilvl w:val="0"/>
          <w:numId w:val="43"/>
        </w:numPr>
        <w:jc w:val="both"/>
      </w:pPr>
      <w:r>
        <w:t>Encouragement for continued learning and growth beyond the training, with suggestions for further resources and professional development opportunities</w:t>
      </w:r>
      <w:r w:rsidR="00363D8F">
        <w:t>.</w:t>
      </w:r>
    </w:p>
    <w:p w14:paraId="33F4DE62" w14:textId="4F334E48" w:rsidR="006B66CB" w:rsidRDefault="006B66CB" w:rsidP="00BD0ADE">
      <w:pPr>
        <w:pStyle w:val="ListParagraph"/>
        <w:numPr>
          <w:ilvl w:val="0"/>
          <w:numId w:val="43"/>
        </w:numPr>
        <w:jc w:val="both"/>
      </w:pPr>
      <w:r>
        <w:t xml:space="preserve">A tree or plant </w:t>
      </w:r>
      <w:r w:rsidR="00AF0554">
        <w:t>symbolising</w:t>
      </w:r>
      <w:r>
        <w:t xml:space="preserve"> growth</w:t>
      </w:r>
      <w:r w:rsidR="00363D8F">
        <w:t>.</w:t>
      </w:r>
    </w:p>
    <w:p w14:paraId="14A2B9B1" w14:textId="77777777" w:rsidR="00AF0554" w:rsidRDefault="00AF0554" w:rsidP="00BD0ADE">
      <w:pPr>
        <w:jc w:val="both"/>
      </w:pPr>
    </w:p>
    <w:p w14:paraId="5404216E" w14:textId="14F4F68A" w:rsidR="006B66CB" w:rsidRPr="00363D8F" w:rsidRDefault="006B66CB" w:rsidP="00BD0ADE">
      <w:pPr>
        <w:jc w:val="both"/>
        <w:rPr>
          <w:b/>
          <w:bCs/>
          <w:i/>
          <w:iCs/>
        </w:rPr>
      </w:pPr>
      <w:r w:rsidRPr="00363D8F">
        <w:rPr>
          <w:b/>
          <w:bCs/>
          <w:i/>
          <w:iCs/>
        </w:rPr>
        <w:t>PowerPoint Slide 5: Feedback and Thanks</w:t>
      </w:r>
    </w:p>
    <w:p w14:paraId="3D834BE8" w14:textId="77777777" w:rsidR="006B66CB" w:rsidRDefault="006B66CB" w:rsidP="00BD0ADE">
      <w:pPr>
        <w:jc w:val="both"/>
      </w:pPr>
    </w:p>
    <w:p w14:paraId="7103E00A" w14:textId="77777777" w:rsidR="006B66CB" w:rsidRPr="00363D8F" w:rsidRDefault="006B66CB" w:rsidP="00BD0ADE">
      <w:pPr>
        <w:jc w:val="both"/>
        <w:rPr>
          <w:i/>
          <w:iCs/>
        </w:rPr>
      </w:pPr>
      <w:r w:rsidRPr="00363D8F">
        <w:rPr>
          <w:i/>
          <w:iCs/>
        </w:rPr>
        <w:t>Title: Your Feedback Matters</w:t>
      </w:r>
    </w:p>
    <w:p w14:paraId="0B12EDBB" w14:textId="77777777" w:rsidR="00363D8F" w:rsidRDefault="00363D8F" w:rsidP="00BD0ADE">
      <w:pPr>
        <w:jc w:val="both"/>
      </w:pPr>
    </w:p>
    <w:p w14:paraId="3CB6DAE4" w14:textId="673C64F2" w:rsidR="006B66CB" w:rsidRDefault="006B66CB" w:rsidP="00BD0ADE">
      <w:pPr>
        <w:pStyle w:val="ListParagraph"/>
        <w:numPr>
          <w:ilvl w:val="0"/>
          <w:numId w:val="44"/>
        </w:numPr>
        <w:jc w:val="both"/>
      </w:pPr>
      <w:r>
        <w:t>A call for feedback on the training and gratitude for participants' engagement and dedication</w:t>
      </w:r>
    </w:p>
    <w:p w14:paraId="27913B37" w14:textId="74163419" w:rsidR="00363D8F" w:rsidRDefault="006B66CB" w:rsidP="00BD0ADE">
      <w:pPr>
        <w:pStyle w:val="ListParagraph"/>
        <w:numPr>
          <w:ilvl w:val="0"/>
          <w:numId w:val="44"/>
        </w:numPr>
        <w:jc w:val="both"/>
      </w:pPr>
      <w:r>
        <w:t>A feedback box or similar symbol</w:t>
      </w:r>
    </w:p>
    <w:p w14:paraId="284A6B48" w14:textId="77777777" w:rsidR="00363D8F" w:rsidRDefault="00363D8F" w:rsidP="00BD0ADE">
      <w:pPr>
        <w:jc w:val="both"/>
      </w:pPr>
    </w:p>
    <w:p w14:paraId="4530DCFC" w14:textId="17C40018" w:rsidR="006B66CB" w:rsidRPr="00363D8F" w:rsidRDefault="006B66CB" w:rsidP="00BD0ADE">
      <w:pPr>
        <w:jc w:val="both"/>
        <w:rPr>
          <w:b/>
          <w:bCs/>
          <w:i/>
          <w:iCs/>
        </w:rPr>
      </w:pPr>
      <w:r w:rsidRPr="00363D8F">
        <w:rPr>
          <w:b/>
          <w:bCs/>
          <w:i/>
          <w:iCs/>
        </w:rPr>
        <w:t>Activity Materials:</w:t>
      </w:r>
    </w:p>
    <w:p w14:paraId="7E9A8749" w14:textId="77777777" w:rsidR="006B66CB" w:rsidRDefault="006B66CB" w:rsidP="00BD0ADE">
      <w:pPr>
        <w:jc w:val="both"/>
      </w:pPr>
    </w:p>
    <w:p w14:paraId="0944F043" w14:textId="77777777" w:rsidR="006B66CB" w:rsidRPr="00363D8F" w:rsidRDefault="006B66CB" w:rsidP="00BD0ADE">
      <w:pPr>
        <w:jc w:val="both"/>
        <w:rPr>
          <w:b/>
          <w:bCs/>
        </w:rPr>
      </w:pPr>
      <w:r w:rsidRPr="00363D8F">
        <w:rPr>
          <w:b/>
          <w:bCs/>
        </w:rPr>
        <w:t>Final Reflection Worksheet:</w:t>
      </w:r>
    </w:p>
    <w:p w14:paraId="34C1EDD1" w14:textId="77777777" w:rsidR="006B66CB" w:rsidRDefault="006B66CB" w:rsidP="00BD0ADE">
      <w:pPr>
        <w:jc w:val="both"/>
      </w:pPr>
    </w:p>
    <w:p w14:paraId="0ECD3C9A" w14:textId="77777777" w:rsidR="006B66CB" w:rsidRPr="00363D8F" w:rsidRDefault="006B66CB" w:rsidP="00BD0ADE">
      <w:pPr>
        <w:jc w:val="both"/>
        <w:rPr>
          <w:i/>
          <w:iCs/>
        </w:rPr>
      </w:pPr>
      <w:r w:rsidRPr="00363D8F">
        <w:rPr>
          <w:i/>
          <w:iCs/>
        </w:rPr>
        <w:t>Title: Reflecting on the Training and Looking Ahead</w:t>
      </w:r>
    </w:p>
    <w:p w14:paraId="5FEF2621" w14:textId="77777777" w:rsidR="00363D8F" w:rsidRDefault="00363D8F" w:rsidP="00BD0ADE">
      <w:pPr>
        <w:jc w:val="both"/>
      </w:pPr>
    </w:p>
    <w:p w14:paraId="729A92F8" w14:textId="2E113625" w:rsidR="006B66CB" w:rsidRDefault="006B66CB" w:rsidP="00BD0ADE">
      <w:pPr>
        <w:pStyle w:val="ListParagraph"/>
        <w:numPr>
          <w:ilvl w:val="0"/>
          <w:numId w:val="45"/>
        </w:numPr>
        <w:jc w:val="both"/>
      </w:pPr>
      <w:r>
        <w:lastRenderedPageBreak/>
        <w:t>Key Takeaways, Personal Growth, Future Goals, Feedback for the Training</w:t>
      </w:r>
    </w:p>
    <w:p w14:paraId="2F0528AF" w14:textId="16712DE4" w:rsidR="006B66CB" w:rsidRDefault="006B66CB" w:rsidP="00BD0ADE">
      <w:pPr>
        <w:pStyle w:val="ListParagraph"/>
        <w:numPr>
          <w:ilvl w:val="0"/>
          <w:numId w:val="45"/>
        </w:numPr>
        <w:jc w:val="both"/>
      </w:pPr>
      <w:r>
        <w:t>This worksheet allows educators to consolidate their learning from the training, reflect on personal growth, set future goals, and provide feedback.</w:t>
      </w:r>
    </w:p>
    <w:p w14:paraId="29D5C31C" w14:textId="77777777" w:rsidR="007B511C" w:rsidRDefault="007B511C" w:rsidP="00BD0ADE">
      <w:pPr>
        <w:jc w:val="both"/>
      </w:pPr>
    </w:p>
    <w:p w14:paraId="73F68D53" w14:textId="1C920BA7" w:rsidR="006B66CB" w:rsidRPr="007B511C" w:rsidRDefault="006B66CB" w:rsidP="00BD0ADE">
      <w:pPr>
        <w:jc w:val="both"/>
      </w:pPr>
      <w:r w:rsidRPr="00363D8F">
        <w:rPr>
          <w:b/>
          <w:bCs/>
        </w:rPr>
        <w:t>Professional Development Planning Template</w:t>
      </w:r>
      <w:r w:rsidRPr="007B511C">
        <w:t>:</w:t>
      </w:r>
    </w:p>
    <w:p w14:paraId="54989B7E" w14:textId="77777777" w:rsidR="006B66CB" w:rsidRDefault="006B66CB" w:rsidP="00BD0ADE">
      <w:pPr>
        <w:jc w:val="both"/>
      </w:pPr>
    </w:p>
    <w:p w14:paraId="7D9211CD" w14:textId="77777777" w:rsidR="006B66CB" w:rsidRPr="00363D8F" w:rsidRDefault="006B66CB" w:rsidP="00BD0ADE">
      <w:pPr>
        <w:jc w:val="both"/>
        <w:rPr>
          <w:i/>
          <w:iCs/>
        </w:rPr>
      </w:pPr>
      <w:r w:rsidRPr="00363D8F">
        <w:rPr>
          <w:i/>
          <w:iCs/>
        </w:rPr>
        <w:t>Title: My Professional Development Plan</w:t>
      </w:r>
    </w:p>
    <w:p w14:paraId="29318EA6" w14:textId="77777777" w:rsidR="00363D8F" w:rsidRDefault="00363D8F" w:rsidP="00BD0ADE">
      <w:pPr>
        <w:jc w:val="both"/>
      </w:pPr>
    </w:p>
    <w:p w14:paraId="67C1EE4A" w14:textId="6732E2C4" w:rsidR="006B66CB" w:rsidRDefault="006B66CB" w:rsidP="00BD0ADE">
      <w:pPr>
        <w:pStyle w:val="ListParagraph"/>
        <w:numPr>
          <w:ilvl w:val="0"/>
          <w:numId w:val="46"/>
        </w:numPr>
        <w:jc w:val="both"/>
      </w:pPr>
      <w:r>
        <w:t>Areas of Interest, Potential Resources/Opportunities, Action Steps, Timeline</w:t>
      </w:r>
    </w:p>
    <w:p w14:paraId="15DF80CD" w14:textId="2D919115" w:rsidR="006B66CB" w:rsidRDefault="006B66CB" w:rsidP="00BD0ADE">
      <w:pPr>
        <w:pStyle w:val="ListParagraph"/>
        <w:numPr>
          <w:ilvl w:val="0"/>
          <w:numId w:val="46"/>
        </w:numPr>
        <w:jc w:val="both"/>
      </w:pPr>
      <w:r>
        <w:t>This template helps educators plan for their ongoing professional development beyond the training.</w:t>
      </w:r>
    </w:p>
    <w:p w14:paraId="19B24BC6" w14:textId="77777777" w:rsidR="007B511C" w:rsidRDefault="007B511C" w:rsidP="00BD0ADE">
      <w:pPr>
        <w:jc w:val="both"/>
      </w:pPr>
    </w:p>
    <w:p w14:paraId="3A5CEBE0" w14:textId="2932B764" w:rsidR="006B66CB" w:rsidRPr="007B511C" w:rsidRDefault="006B66CB" w:rsidP="00BD0ADE">
      <w:pPr>
        <w:jc w:val="both"/>
      </w:pPr>
      <w:r w:rsidRPr="00363D8F">
        <w:rPr>
          <w:b/>
          <w:bCs/>
        </w:rPr>
        <w:t>Training Feedback Form</w:t>
      </w:r>
      <w:r w:rsidRPr="007B511C">
        <w:t>:</w:t>
      </w:r>
    </w:p>
    <w:p w14:paraId="19D1BB15" w14:textId="77777777" w:rsidR="006B66CB" w:rsidRDefault="006B66CB" w:rsidP="00BD0ADE">
      <w:pPr>
        <w:jc w:val="both"/>
      </w:pPr>
    </w:p>
    <w:p w14:paraId="1E02CBC7" w14:textId="77777777" w:rsidR="006B66CB" w:rsidRPr="00363D8F" w:rsidRDefault="006B66CB" w:rsidP="00BD0ADE">
      <w:pPr>
        <w:jc w:val="both"/>
        <w:rPr>
          <w:i/>
          <w:iCs/>
        </w:rPr>
      </w:pPr>
      <w:r w:rsidRPr="00363D8F">
        <w:rPr>
          <w:i/>
          <w:iCs/>
        </w:rPr>
        <w:t>Title: Training Feedback Form</w:t>
      </w:r>
    </w:p>
    <w:p w14:paraId="70BDB329" w14:textId="77777777" w:rsidR="00363D8F" w:rsidRDefault="00363D8F" w:rsidP="00BD0ADE">
      <w:pPr>
        <w:jc w:val="both"/>
      </w:pPr>
    </w:p>
    <w:p w14:paraId="6C505F24" w14:textId="46B6067B" w:rsidR="006B66CB" w:rsidRDefault="006B66CB" w:rsidP="00BD0ADE">
      <w:pPr>
        <w:pStyle w:val="ListParagraph"/>
        <w:numPr>
          <w:ilvl w:val="0"/>
          <w:numId w:val="47"/>
        </w:numPr>
        <w:jc w:val="both"/>
      </w:pPr>
      <w:r>
        <w:t>General Feedback, Module-specific Feedback, Suggestions for Improvement</w:t>
      </w:r>
    </w:p>
    <w:p w14:paraId="3138188A" w14:textId="1186E09E" w:rsidR="00731604" w:rsidRDefault="006B66CB" w:rsidP="00BD0ADE">
      <w:pPr>
        <w:pStyle w:val="ListParagraph"/>
        <w:numPr>
          <w:ilvl w:val="0"/>
          <w:numId w:val="47"/>
        </w:numPr>
        <w:jc w:val="both"/>
      </w:pPr>
      <w:r>
        <w:t>This form collects feedback from educators to improve future iterations of the training.</w:t>
      </w:r>
    </w:p>
    <w:p w14:paraId="5CCB26D8" w14:textId="77777777" w:rsidR="006B66CB" w:rsidRDefault="006B66CB" w:rsidP="00BD0ADE">
      <w:pPr>
        <w:jc w:val="both"/>
      </w:pPr>
    </w:p>
    <w:p w14:paraId="62FFE3E0" w14:textId="77777777" w:rsidR="006B66CB" w:rsidRDefault="006B66CB" w:rsidP="00BD0ADE">
      <w:pPr>
        <w:jc w:val="both"/>
      </w:pPr>
    </w:p>
    <w:p w14:paraId="52376105" w14:textId="77777777" w:rsidR="00363D8F" w:rsidRDefault="00363D8F" w:rsidP="00BD0ADE">
      <w:pPr>
        <w:jc w:val="both"/>
      </w:pPr>
    </w:p>
    <w:p w14:paraId="2A7B455F" w14:textId="77777777" w:rsidR="00363D8F" w:rsidRDefault="00363D8F" w:rsidP="00BD0ADE">
      <w:pPr>
        <w:jc w:val="both"/>
      </w:pPr>
    </w:p>
    <w:p w14:paraId="4BFEB245" w14:textId="77777777" w:rsidR="00363D8F" w:rsidRDefault="00363D8F" w:rsidP="00BD0ADE">
      <w:pPr>
        <w:jc w:val="both"/>
      </w:pPr>
    </w:p>
    <w:p w14:paraId="0EC2946C" w14:textId="77777777" w:rsidR="00130A44" w:rsidRDefault="00130A44" w:rsidP="00BD0ADE">
      <w:pPr>
        <w:jc w:val="both"/>
      </w:pPr>
    </w:p>
    <w:p w14:paraId="50FA6681" w14:textId="3B2D11E6" w:rsidR="00A870DC" w:rsidRPr="0082763E" w:rsidRDefault="00363D8F" w:rsidP="00BD0ADE">
      <w:pPr>
        <w:pStyle w:val="Heading1"/>
        <w:jc w:val="both"/>
        <w:rPr>
          <w:b w:val="0"/>
          <w:bCs/>
        </w:rPr>
      </w:pPr>
      <w:bookmarkStart w:id="168" w:name="_Toc138430648"/>
      <w:r>
        <w:rPr>
          <w:bCs/>
        </w:rPr>
        <w:t xml:space="preserve">Appendix N: </w:t>
      </w:r>
      <w:r w:rsidR="00A870DC" w:rsidRPr="0082763E">
        <w:rPr>
          <w:bCs/>
        </w:rPr>
        <w:t>Supplementary materials</w:t>
      </w:r>
      <w:bookmarkEnd w:id="168"/>
    </w:p>
    <w:p w14:paraId="46D42B3D" w14:textId="77777777" w:rsidR="00A870DC" w:rsidRDefault="00A870DC" w:rsidP="00BD0ADE">
      <w:pPr>
        <w:jc w:val="both"/>
      </w:pPr>
    </w:p>
    <w:p w14:paraId="15AB448D" w14:textId="25E6B51B" w:rsidR="008935AC" w:rsidRPr="005D060E" w:rsidRDefault="008935AC" w:rsidP="00BD0ADE">
      <w:pPr>
        <w:jc w:val="both"/>
        <w:rPr>
          <w:b/>
          <w:bCs/>
        </w:rPr>
      </w:pPr>
      <w:r w:rsidRPr="005D060E">
        <w:rPr>
          <w:b/>
          <w:bCs/>
        </w:rPr>
        <w:t>PowerPoint Presentations:</w:t>
      </w:r>
    </w:p>
    <w:p w14:paraId="5562ADC9" w14:textId="77777777" w:rsidR="000C032C" w:rsidRDefault="000C032C" w:rsidP="00BD0ADE">
      <w:pPr>
        <w:jc w:val="both"/>
      </w:pPr>
    </w:p>
    <w:p w14:paraId="667190A4" w14:textId="1CF746C5" w:rsidR="008935AC" w:rsidRDefault="008935AC" w:rsidP="00BD0ADE">
      <w:pPr>
        <w:jc w:val="both"/>
      </w:pPr>
      <w:r w:rsidRPr="005D060E">
        <w:t>Supplementary to the training, these presentations will offer a concise overview of each module's key concepts. Enhanced with visual aids, key points, and case studies, they serve to reinforce the training content and facilitate a deeper understanding.</w:t>
      </w:r>
    </w:p>
    <w:p w14:paraId="2DC6BEFE" w14:textId="77777777" w:rsidR="008935AC" w:rsidRDefault="008935AC" w:rsidP="00BD0ADE">
      <w:pPr>
        <w:jc w:val="both"/>
      </w:pPr>
    </w:p>
    <w:p w14:paraId="3C99E0D4" w14:textId="3435F00E" w:rsidR="008935AC" w:rsidRPr="0082763E" w:rsidRDefault="008935AC" w:rsidP="00BD0ADE">
      <w:pPr>
        <w:jc w:val="both"/>
        <w:rPr>
          <w:b/>
          <w:bCs/>
        </w:rPr>
      </w:pPr>
      <w:r w:rsidRPr="0082763E">
        <w:rPr>
          <w:b/>
          <w:bCs/>
        </w:rPr>
        <w:lastRenderedPageBreak/>
        <w:t>Case Studies and Anonymized Vignettes:</w:t>
      </w:r>
    </w:p>
    <w:p w14:paraId="1E4A2196" w14:textId="77777777" w:rsidR="000C032C" w:rsidRDefault="000C032C" w:rsidP="00BD0ADE">
      <w:pPr>
        <w:jc w:val="both"/>
      </w:pPr>
    </w:p>
    <w:p w14:paraId="7652F496" w14:textId="17366EEC" w:rsidR="008935AC" w:rsidRDefault="008935AC" w:rsidP="00BD0ADE">
      <w:pPr>
        <w:jc w:val="both"/>
      </w:pPr>
      <w:r>
        <w:t>These resources provide educators with real-world scenarios for further exploration and understanding. While adapted from actual experiences to maintain confidentiality, they still encapsulate the complexities of real-life situations, aiding in the practical application of training content.</w:t>
      </w:r>
    </w:p>
    <w:p w14:paraId="677E1AF2" w14:textId="77777777" w:rsidR="008935AC" w:rsidRDefault="008935AC" w:rsidP="00BD0ADE">
      <w:pPr>
        <w:jc w:val="both"/>
      </w:pPr>
    </w:p>
    <w:p w14:paraId="6BDCAAE0" w14:textId="42716AD7" w:rsidR="008935AC" w:rsidRPr="0082763E" w:rsidRDefault="008935AC" w:rsidP="00BD0ADE">
      <w:pPr>
        <w:jc w:val="both"/>
        <w:rPr>
          <w:b/>
          <w:bCs/>
        </w:rPr>
      </w:pPr>
      <w:r w:rsidRPr="0082763E">
        <w:rPr>
          <w:b/>
          <w:bCs/>
        </w:rPr>
        <w:t>Self-Assessment Tools:</w:t>
      </w:r>
    </w:p>
    <w:p w14:paraId="6B6EDD8E" w14:textId="77777777" w:rsidR="000C032C" w:rsidRDefault="000C032C" w:rsidP="00BD0ADE">
      <w:pPr>
        <w:jc w:val="both"/>
      </w:pPr>
    </w:p>
    <w:p w14:paraId="0B9441F9" w14:textId="5A8996E6" w:rsidR="008935AC" w:rsidRDefault="008935AC" w:rsidP="00BD0ADE">
      <w:pPr>
        <w:jc w:val="both"/>
      </w:pPr>
      <w:r>
        <w:t>These tools are designed to help educators assess their understanding and application of the training material. They can be used during or after the training to identify areas for further study or practice, thus promoting ongoing professional development.</w:t>
      </w:r>
    </w:p>
    <w:p w14:paraId="51B3A4D4" w14:textId="77777777" w:rsidR="008935AC" w:rsidRDefault="008935AC" w:rsidP="00BD0ADE">
      <w:pPr>
        <w:jc w:val="both"/>
      </w:pPr>
    </w:p>
    <w:p w14:paraId="73C73BC5" w14:textId="14654DAD" w:rsidR="008935AC" w:rsidRPr="0082763E" w:rsidRDefault="008935AC" w:rsidP="00BD0ADE">
      <w:pPr>
        <w:jc w:val="both"/>
        <w:rPr>
          <w:b/>
          <w:bCs/>
        </w:rPr>
      </w:pPr>
      <w:r w:rsidRPr="0082763E">
        <w:rPr>
          <w:b/>
          <w:bCs/>
        </w:rPr>
        <w:t>The UNCRC in a Table: Articles, Explanations, and Applications:</w:t>
      </w:r>
    </w:p>
    <w:p w14:paraId="6798588A" w14:textId="77777777" w:rsidR="000C032C" w:rsidRDefault="000C032C" w:rsidP="00BD0ADE">
      <w:pPr>
        <w:jc w:val="both"/>
      </w:pPr>
    </w:p>
    <w:p w14:paraId="3D4CDDD7" w14:textId="13315BB8" w:rsidR="008935AC" w:rsidRDefault="008935AC" w:rsidP="00BD0ADE">
      <w:pPr>
        <w:jc w:val="both"/>
      </w:pPr>
      <w:r>
        <w:t>This handy resource condenses key articles of the UNCRC, provides simple explanations, and suggests practical applications for the classroom. It serves as a quick reference guide for educators seeking to uphold children's rights in their teaching practices.</w:t>
      </w:r>
    </w:p>
    <w:p w14:paraId="48E762E3" w14:textId="77777777" w:rsidR="008935AC" w:rsidRDefault="008935AC" w:rsidP="00BD0ADE">
      <w:pPr>
        <w:jc w:val="both"/>
      </w:pPr>
    </w:p>
    <w:p w14:paraId="6FC979E0" w14:textId="5E04DB48" w:rsidR="008935AC" w:rsidRPr="0082763E" w:rsidRDefault="008935AC" w:rsidP="00BD0ADE">
      <w:pPr>
        <w:jc w:val="both"/>
        <w:rPr>
          <w:b/>
          <w:bCs/>
        </w:rPr>
      </w:pPr>
      <w:r w:rsidRPr="0082763E">
        <w:rPr>
          <w:b/>
          <w:bCs/>
        </w:rPr>
        <w:t>Recommended Readings and References:</w:t>
      </w:r>
    </w:p>
    <w:p w14:paraId="25D5B945" w14:textId="77777777" w:rsidR="000C032C" w:rsidRDefault="000C032C" w:rsidP="00BD0ADE">
      <w:pPr>
        <w:jc w:val="both"/>
      </w:pPr>
    </w:p>
    <w:p w14:paraId="1F55774B" w14:textId="0F616112" w:rsidR="008935AC" w:rsidRDefault="008935AC" w:rsidP="00BD0ADE">
      <w:pPr>
        <w:jc w:val="both"/>
      </w:pPr>
      <w:r>
        <w:t>For educators who wish to dive deeper into the subjects covered in the training, this curated list offers a selection of further reading options. It includes academic articles, books, and reputable online resources, facilitating continued exploration and learning.</w:t>
      </w:r>
    </w:p>
    <w:p w14:paraId="2CCE47E5" w14:textId="77777777" w:rsidR="008935AC" w:rsidRDefault="008935AC" w:rsidP="00BD0ADE">
      <w:pPr>
        <w:jc w:val="both"/>
      </w:pPr>
    </w:p>
    <w:p w14:paraId="64F1C002" w14:textId="4A4C1140" w:rsidR="006B66CB" w:rsidRDefault="008935AC" w:rsidP="00BD0ADE">
      <w:pPr>
        <w:jc w:val="both"/>
      </w:pPr>
      <w:r>
        <w:t xml:space="preserve">By </w:t>
      </w:r>
      <w:r w:rsidR="00CC376F">
        <w:t>using</w:t>
      </w:r>
      <w:r>
        <w:t xml:space="preserve"> these resources in their ongoing professional development, educators can reinforce their understanding of the training material, identify and address areas for improvement, and explore </w:t>
      </w:r>
      <w:r>
        <w:lastRenderedPageBreak/>
        <w:t>the topics in greater depth. They offer a holistic approach to continued learning, promoting both theoretical understanding and practical application.</w:t>
      </w:r>
    </w:p>
    <w:p w14:paraId="29DAF351" w14:textId="77777777" w:rsidR="00363D8F" w:rsidRDefault="00363D8F" w:rsidP="00BD0ADE">
      <w:pPr>
        <w:jc w:val="both"/>
      </w:pPr>
    </w:p>
    <w:p w14:paraId="63B267C2" w14:textId="77777777" w:rsidR="00363D8F" w:rsidRDefault="00363D8F" w:rsidP="00BD0ADE">
      <w:pPr>
        <w:jc w:val="both"/>
      </w:pPr>
    </w:p>
    <w:p w14:paraId="7766874A" w14:textId="77777777" w:rsidR="00363D8F" w:rsidRDefault="00363D8F" w:rsidP="00BD0ADE">
      <w:pPr>
        <w:jc w:val="both"/>
      </w:pPr>
    </w:p>
    <w:p w14:paraId="54380848" w14:textId="77777777" w:rsidR="00363D8F" w:rsidRDefault="00363D8F" w:rsidP="00BD0ADE">
      <w:pPr>
        <w:jc w:val="both"/>
      </w:pPr>
    </w:p>
    <w:p w14:paraId="6226C24D" w14:textId="77777777" w:rsidR="00363D8F" w:rsidRDefault="00363D8F" w:rsidP="00BD0ADE">
      <w:pPr>
        <w:jc w:val="both"/>
      </w:pPr>
    </w:p>
    <w:p w14:paraId="0E407B2A" w14:textId="77777777" w:rsidR="00363D8F" w:rsidRDefault="00363D8F" w:rsidP="00BD0ADE">
      <w:pPr>
        <w:jc w:val="both"/>
      </w:pPr>
    </w:p>
    <w:p w14:paraId="6C660F71" w14:textId="77777777" w:rsidR="00363D8F" w:rsidRDefault="00363D8F" w:rsidP="00BD0ADE">
      <w:pPr>
        <w:jc w:val="both"/>
      </w:pPr>
    </w:p>
    <w:p w14:paraId="0608B4A1" w14:textId="77777777" w:rsidR="006A3625" w:rsidRDefault="006A3625" w:rsidP="00BD0ADE">
      <w:pPr>
        <w:jc w:val="both"/>
      </w:pPr>
    </w:p>
    <w:p w14:paraId="3D80C6AE" w14:textId="5B02A7B6" w:rsidR="00296EB1" w:rsidRPr="000C032C" w:rsidRDefault="0073204E" w:rsidP="00BD0ADE">
      <w:pPr>
        <w:pStyle w:val="Heading1"/>
        <w:jc w:val="both"/>
        <w:rPr>
          <w:b w:val="0"/>
          <w:bCs/>
        </w:rPr>
      </w:pPr>
      <w:bookmarkStart w:id="169" w:name="_Toc138430649"/>
      <w:r>
        <w:rPr>
          <w:bCs/>
        </w:rPr>
        <w:t>Appendix</w:t>
      </w:r>
      <w:ins w:id="170" w:author="Abigail Hills" w:date="2023-06-23T16:25:00Z">
        <w:r w:rsidR="00914199">
          <w:rPr>
            <w:bCs/>
          </w:rPr>
          <w:t xml:space="preserve"> O</w:t>
        </w:r>
      </w:ins>
      <w:r>
        <w:rPr>
          <w:bCs/>
        </w:rPr>
        <w:t xml:space="preserve">: </w:t>
      </w:r>
      <w:r w:rsidR="003C6F21" w:rsidRPr="000C032C">
        <w:rPr>
          <w:bCs/>
        </w:rPr>
        <w:t>Vignettes</w:t>
      </w:r>
      <w:bookmarkEnd w:id="169"/>
    </w:p>
    <w:p w14:paraId="388BA1F0" w14:textId="77777777" w:rsidR="0082763E" w:rsidRDefault="0082763E" w:rsidP="00BD0ADE">
      <w:pPr>
        <w:pStyle w:val="ListParagraph"/>
        <w:ind w:left="360"/>
        <w:jc w:val="both"/>
      </w:pPr>
    </w:p>
    <w:p w14:paraId="5635416E" w14:textId="24825F38" w:rsidR="003C6F21" w:rsidRPr="00B96FA8" w:rsidRDefault="003C6F21" w:rsidP="00BD0ADE">
      <w:pPr>
        <w:jc w:val="both"/>
        <w:rPr>
          <w:i/>
          <w:iCs/>
        </w:rPr>
      </w:pPr>
      <w:r w:rsidRPr="00B96FA8">
        <w:rPr>
          <w:i/>
          <w:iCs/>
        </w:rPr>
        <w:t>Case Studies and Anonymised Vignettes</w:t>
      </w:r>
    </w:p>
    <w:p w14:paraId="541BF80B" w14:textId="77777777" w:rsidR="003C6F21" w:rsidRDefault="003C6F21" w:rsidP="00BD0ADE">
      <w:pPr>
        <w:pStyle w:val="ListParagraph"/>
        <w:ind w:left="360"/>
        <w:jc w:val="both"/>
      </w:pPr>
    </w:p>
    <w:p w14:paraId="5007AB17" w14:textId="77777777" w:rsidR="003C6F21" w:rsidRDefault="003C6F21" w:rsidP="00BD0ADE">
      <w:pPr>
        <w:jc w:val="both"/>
      </w:pPr>
      <w:r>
        <w:t>These case studies and anonymised vignettes are designed to allow educators to apply their understanding of the training concepts in practical scenarios. Here are some key features of these case studies and vignettes:</w:t>
      </w:r>
    </w:p>
    <w:p w14:paraId="513B7D2D" w14:textId="77777777" w:rsidR="003C6F21" w:rsidRDefault="003C6F21" w:rsidP="00BD0ADE">
      <w:pPr>
        <w:jc w:val="both"/>
      </w:pPr>
    </w:p>
    <w:p w14:paraId="723E0FCC" w14:textId="77777777" w:rsidR="003C6F21" w:rsidRDefault="003C6F21" w:rsidP="00BD0ADE">
      <w:pPr>
        <w:pStyle w:val="ListParagraph"/>
        <w:numPr>
          <w:ilvl w:val="0"/>
          <w:numId w:val="48"/>
        </w:numPr>
        <w:jc w:val="both"/>
      </w:pPr>
      <w:bookmarkStart w:id="171" w:name="_Toc138430419"/>
      <w:r w:rsidRPr="00956AC7">
        <w:rPr>
          <w:i/>
          <w:iCs/>
        </w:rPr>
        <w:lastRenderedPageBreak/>
        <w:t>Real-world context</w:t>
      </w:r>
      <w:r w:rsidRPr="00B96FA8">
        <w:rPr>
          <w:rStyle w:val="Heading2Char"/>
          <w:color w:val="auto"/>
        </w:rPr>
        <w:t>:</w:t>
      </w:r>
      <w:bookmarkEnd w:id="171"/>
      <w:r w:rsidRPr="000C032C">
        <w:t xml:space="preserve"> </w:t>
      </w:r>
      <w:r>
        <w:t>Each case study and vignette is derived from actual experiences and situations in educational settings. This gives educators the opportunity to consider realistic situations and challenges.</w:t>
      </w:r>
    </w:p>
    <w:p w14:paraId="04176261" w14:textId="77777777" w:rsidR="000C032C" w:rsidRDefault="000C032C" w:rsidP="00BD0ADE">
      <w:pPr>
        <w:jc w:val="both"/>
      </w:pPr>
    </w:p>
    <w:p w14:paraId="51F0E6E4" w14:textId="77777777" w:rsidR="003C6F21" w:rsidRDefault="003C6F21" w:rsidP="00BD0ADE">
      <w:pPr>
        <w:pStyle w:val="ListParagraph"/>
        <w:numPr>
          <w:ilvl w:val="0"/>
          <w:numId w:val="48"/>
        </w:numPr>
        <w:jc w:val="both"/>
      </w:pPr>
      <w:bookmarkStart w:id="172" w:name="_Toc138430420"/>
      <w:r w:rsidRPr="00956AC7">
        <w:rPr>
          <w:i/>
          <w:iCs/>
        </w:rPr>
        <w:t>Anonymised</w:t>
      </w:r>
      <w:r w:rsidRPr="00B96FA8">
        <w:rPr>
          <w:rStyle w:val="Heading2Char"/>
          <w:color w:val="auto"/>
        </w:rPr>
        <w:t>:</w:t>
      </w:r>
      <w:bookmarkEnd w:id="172"/>
      <w:r>
        <w:t xml:space="preserve"> In order to respect privacy and confidentiality, all case studies and vignettes are anonymised. Any identifying details are changed or omitted.</w:t>
      </w:r>
    </w:p>
    <w:p w14:paraId="14C625AB" w14:textId="77777777" w:rsidR="000C032C" w:rsidRDefault="000C032C" w:rsidP="00BD0ADE">
      <w:pPr>
        <w:jc w:val="both"/>
      </w:pPr>
    </w:p>
    <w:p w14:paraId="21D69451" w14:textId="77777777" w:rsidR="003C6F21" w:rsidRDefault="003C6F21" w:rsidP="00BD0ADE">
      <w:pPr>
        <w:pStyle w:val="ListParagraph"/>
        <w:numPr>
          <w:ilvl w:val="0"/>
          <w:numId w:val="48"/>
        </w:numPr>
        <w:jc w:val="both"/>
      </w:pPr>
      <w:bookmarkStart w:id="173" w:name="_Toc138430421"/>
      <w:r w:rsidRPr="00956AC7">
        <w:rPr>
          <w:i/>
          <w:iCs/>
        </w:rPr>
        <w:t>Range of scenarios</w:t>
      </w:r>
      <w:r w:rsidRPr="00B96FA8">
        <w:rPr>
          <w:rStyle w:val="Heading2Char"/>
          <w:color w:val="auto"/>
        </w:rPr>
        <w:t>:</w:t>
      </w:r>
      <w:bookmarkEnd w:id="173"/>
      <w:r w:rsidRPr="000C032C">
        <w:t xml:space="preserve"> </w:t>
      </w:r>
      <w:r>
        <w:t>The case studies and vignettes cover a wide variety of situations and contexts, catering to the diverse range of topics covered in the training.</w:t>
      </w:r>
    </w:p>
    <w:p w14:paraId="2F1C60FC" w14:textId="77777777" w:rsidR="000C032C" w:rsidRDefault="000C032C" w:rsidP="00BD0ADE">
      <w:pPr>
        <w:jc w:val="both"/>
      </w:pPr>
    </w:p>
    <w:p w14:paraId="62D8C5F4" w14:textId="4004B8F3" w:rsidR="003C6F21" w:rsidRDefault="003C6F21" w:rsidP="00BD0ADE">
      <w:pPr>
        <w:pStyle w:val="ListParagraph"/>
        <w:numPr>
          <w:ilvl w:val="0"/>
          <w:numId w:val="48"/>
        </w:numPr>
        <w:jc w:val="both"/>
      </w:pPr>
      <w:bookmarkStart w:id="174" w:name="_Toc138430422"/>
      <w:r w:rsidRPr="00956AC7">
        <w:rPr>
          <w:i/>
          <w:iCs/>
        </w:rPr>
        <w:t>Reflection prompts</w:t>
      </w:r>
      <w:r w:rsidRPr="00B96FA8">
        <w:rPr>
          <w:rStyle w:val="Heading2Char"/>
          <w:color w:val="auto"/>
        </w:rPr>
        <w:t>:</w:t>
      </w:r>
      <w:bookmarkEnd w:id="174"/>
      <w:r w:rsidRPr="000C032C">
        <w:t xml:space="preserve"> </w:t>
      </w:r>
      <w:r>
        <w:t>Each case study and vignette is followed by reflection prompts and questions. These are designed to facilitate deep thinking and discussion about the scenario and the applicable concepts and strategies from the training.</w:t>
      </w:r>
    </w:p>
    <w:p w14:paraId="21DC9E86" w14:textId="77777777" w:rsidR="006A3625" w:rsidRDefault="006A3625" w:rsidP="00BD0ADE">
      <w:pPr>
        <w:jc w:val="both"/>
      </w:pPr>
    </w:p>
    <w:p w14:paraId="069AA171" w14:textId="77777777" w:rsidR="006A3625" w:rsidRDefault="006A3625" w:rsidP="00BD0ADE">
      <w:pPr>
        <w:jc w:val="both"/>
      </w:pPr>
    </w:p>
    <w:p w14:paraId="7237FA19" w14:textId="77777777" w:rsidR="006A3625" w:rsidRDefault="006A3625" w:rsidP="00BD0ADE">
      <w:pPr>
        <w:jc w:val="both"/>
      </w:pPr>
    </w:p>
    <w:p w14:paraId="4580466F" w14:textId="77777777" w:rsidR="006A3625" w:rsidRDefault="006A3625" w:rsidP="00BD0ADE">
      <w:pPr>
        <w:jc w:val="both"/>
      </w:pPr>
    </w:p>
    <w:p w14:paraId="3119AC8A" w14:textId="77777777" w:rsidR="006A3625" w:rsidRDefault="006A3625" w:rsidP="00BD0ADE">
      <w:pPr>
        <w:jc w:val="both"/>
      </w:pPr>
    </w:p>
    <w:p w14:paraId="335BC424" w14:textId="77777777" w:rsidR="006A3625" w:rsidRDefault="006A3625" w:rsidP="00BD0ADE">
      <w:pPr>
        <w:jc w:val="both"/>
      </w:pPr>
    </w:p>
    <w:p w14:paraId="58938FAB" w14:textId="77777777" w:rsidR="006A3625" w:rsidRDefault="006A3625" w:rsidP="00BD0ADE">
      <w:pPr>
        <w:jc w:val="both"/>
      </w:pPr>
    </w:p>
    <w:p w14:paraId="5CB09101" w14:textId="77777777" w:rsidR="006A3625" w:rsidRDefault="006A3625" w:rsidP="00BD0ADE">
      <w:pPr>
        <w:jc w:val="both"/>
      </w:pPr>
    </w:p>
    <w:p w14:paraId="0D688FBF" w14:textId="77777777" w:rsidR="006A3625" w:rsidRDefault="006A3625" w:rsidP="00BD0ADE">
      <w:pPr>
        <w:jc w:val="both"/>
      </w:pPr>
    </w:p>
    <w:p w14:paraId="3C30AE0B" w14:textId="77777777" w:rsidR="006A3625" w:rsidRDefault="006A3625" w:rsidP="00BD0ADE">
      <w:pPr>
        <w:jc w:val="both"/>
      </w:pPr>
    </w:p>
    <w:p w14:paraId="2F3D0636" w14:textId="77777777" w:rsidR="006A3625" w:rsidRDefault="006A3625" w:rsidP="00BD0ADE">
      <w:pPr>
        <w:jc w:val="both"/>
      </w:pPr>
    </w:p>
    <w:p w14:paraId="063B750E" w14:textId="77777777" w:rsidR="006A3625" w:rsidRDefault="006A3625" w:rsidP="00BD0ADE">
      <w:pPr>
        <w:jc w:val="both"/>
      </w:pPr>
    </w:p>
    <w:p w14:paraId="0EE1C689" w14:textId="77777777" w:rsidR="006A3625" w:rsidRDefault="006A3625" w:rsidP="00BD0ADE">
      <w:pPr>
        <w:jc w:val="both"/>
      </w:pPr>
    </w:p>
    <w:p w14:paraId="205A5A8F" w14:textId="77777777" w:rsidR="006A3625" w:rsidRDefault="006A3625" w:rsidP="00BD0ADE">
      <w:pPr>
        <w:jc w:val="both"/>
      </w:pPr>
    </w:p>
    <w:p w14:paraId="077F2F1F" w14:textId="77777777" w:rsidR="006A3625" w:rsidRDefault="006A3625" w:rsidP="00BD0ADE">
      <w:pPr>
        <w:jc w:val="both"/>
      </w:pPr>
    </w:p>
    <w:p w14:paraId="4445AE1B" w14:textId="77777777" w:rsidR="006A3625" w:rsidRDefault="006A3625" w:rsidP="00BD0ADE">
      <w:pPr>
        <w:jc w:val="both"/>
      </w:pPr>
    </w:p>
    <w:p w14:paraId="739CBDBC" w14:textId="77777777" w:rsidR="006A3625" w:rsidRDefault="006A3625" w:rsidP="00BD0ADE">
      <w:pPr>
        <w:jc w:val="both"/>
      </w:pPr>
    </w:p>
    <w:p w14:paraId="71C05CD3" w14:textId="77777777" w:rsidR="006A3625" w:rsidRDefault="006A3625" w:rsidP="00BD0ADE">
      <w:pPr>
        <w:jc w:val="both"/>
      </w:pPr>
    </w:p>
    <w:p w14:paraId="43FF3A33" w14:textId="77777777" w:rsidR="006A3625" w:rsidRDefault="006A3625" w:rsidP="00BD0ADE">
      <w:pPr>
        <w:jc w:val="both"/>
      </w:pPr>
    </w:p>
    <w:p w14:paraId="282B94AA" w14:textId="77777777" w:rsidR="006A3625" w:rsidRDefault="006A3625" w:rsidP="00BD0ADE">
      <w:pPr>
        <w:jc w:val="both"/>
      </w:pPr>
    </w:p>
    <w:p w14:paraId="2210FA1A" w14:textId="77777777" w:rsidR="006A3625" w:rsidRDefault="006A3625" w:rsidP="00BD0ADE">
      <w:pPr>
        <w:jc w:val="both"/>
      </w:pPr>
    </w:p>
    <w:p w14:paraId="05D1A9EE" w14:textId="77777777" w:rsidR="006A3625" w:rsidRDefault="006A3625" w:rsidP="00BD0ADE">
      <w:pPr>
        <w:jc w:val="both"/>
      </w:pPr>
    </w:p>
    <w:p w14:paraId="37294D8F" w14:textId="77777777" w:rsidR="006A3625" w:rsidRDefault="006A3625" w:rsidP="00BD0ADE">
      <w:pPr>
        <w:jc w:val="both"/>
      </w:pPr>
    </w:p>
    <w:p w14:paraId="09C34547" w14:textId="77777777" w:rsidR="006A3625" w:rsidRDefault="006A3625" w:rsidP="00BD0ADE">
      <w:pPr>
        <w:jc w:val="both"/>
      </w:pPr>
    </w:p>
    <w:p w14:paraId="16531244" w14:textId="39CE22B4" w:rsidR="002E720C" w:rsidRPr="000C032C" w:rsidRDefault="0073204E" w:rsidP="00BD0ADE">
      <w:pPr>
        <w:pStyle w:val="Heading1"/>
        <w:jc w:val="both"/>
        <w:rPr>
          <w:b w:val="0"/>
          <w:bCs/>
        </w:rPr>
      </w:pPr>
      <w:bookmarkStart w:id="175" w:name="_Toc138430650"/>
      <w:r>
        <w:rPr>
          <w:bCs/>
        </w:rPr>
        <w:t xml:space="preserve">Appendix </w:t>
      </w:r>
      <w:ins w:id="176" w:author="Abigail Hills" w:date="2023-06-23T16:25:00Z">
        <w:r w:rsidR="00914199">
          <w:rPr>
            <w:bCs/>
          </w:rPr>
          <w:t>P</w:t>
        </w:r>
      </w:ins>
      <w:r>
        <w:rPr>
          <w:bCs/>
        </w:rPr>
        <w:t xml:space="preserve">: </w:t>
      </w:r>
      <w:r w:rsidR="002E720C" w:rsidRPr="000C032C">
        <w:rPr>
          <w:bCs/>
        </w:rPr>
        <w:t>Facilitator Guide</w:t>
      </w:r>
      <w:bookmarkEnd w:id="175"/>
    </w:p>
    <w:p w14:paraId="0BF07467" w14:textId="77777777" w:rsidR="002E720C" w:rsidRDefault="002E720C" w:rsidP="00BD0ADE">
      <w:pPr>
        <w:jc w:val="both"/>
      </w:pPr>
    </w:p>
    <w:p w14:paraId="22AE41A7" w14:textId="77777777" w:rsidR="002E720C" w:rsidRDefault="002E720C" w:rsidP="00BD0ADE">
      <w:pPr>
        <w:jc w:val="both"/>
      </w:pPr>
      <w:r>
        <w:t>A facilitator guide will be essential for ensuring a smooth and effective delivery of the training. The guide will contain:</w:t>
      </w:r>
    </w:p>
    <w:p w14:paraId="121959EB" w14:textId="77777777" w:rsidR="002E720C" w:rsidRDefault="002E720C" w:rsidP="00BD0ADE">
      <w:pPr>
        <w:jc w:val="both"/>
      </w:pPr>
    </w:p>
    <w:p w14:paraId="719B5353" w14:textId="343FBF58" w:rsidR="002E720C" w:rsidRDefault="002E720C" w:rsidP="00BD0ADE">
      <w:pPr>
        <w:pStyle w:val="ListParagraph"/>
        <w:numPr>
          <w:ilvl w:val="0"/>
          <w:numId w:val="49"/>
        </w:numPr>
        <w:jc w:val="both"/>
      </w:pPr>
      <w:r>
        <w:t>Detailed presentation notes for each slide of every module</w:t>
      </w:r>
      <w:r w:rsidR="00015C0D">
        <w:t>.</w:t>
      </w:r>
    </w:p>
    <w:p w14:paraId="6ED897E0" w14:textId="26E40702" w:rsidR="002E720C" w:rsidRDefault="002E720C" w:rsidP="00BD0ADE">
      <w:pPr>
        <w:pStyle w:val="ListParagraph"/>
        <w:numPr>
          <w:ilvl w:val="0"/>
          <w:numId w:val="49"/>
        </w:numPr>
        <w:jc w:val="both"/>
      </w:pPr>
      <w:r>
        <w:t>Instructions on how to facilitate discussions and activities</w:t>
      </w:r>
      <w:r w:rsidR="00015C0D">
        <w:t>.</w:t>
      </w:r>
    </w:p>
    <w:p w14:paraId="06476EFB" w14:textId="579769FC" w:rsidR="002E720C" w:rsidRDefault="00CC376F" w:rsidP="00BD0ADE">
      <w:pPr>
        <w:pStyle w:val="ListParagraph"/>
        <w:numPr>
          <w:ilvl w:val="0"/>
          <w:numId w:val="49"/>
        </w:numPr>
        <w:jc w:val="both"/>
      </w:pPr>
      <w:r>
        <w:t>Answers</w:t>
      </w:r>
      <w:r w:rsidR="002E720C">
        <w:t xml:space="preserve"> or responses to the reflection prompts and discussion questions</w:t>
      </w:r>
      <w:r w:rsidR="00015C0D">
        <w:t>.</w:t>
      </w:r>
    </w:p>
    <w:p w14:paraId="7D79375F" w14:textId="1C95E0DD" w:rsidR="002E720C" w:rsidRDefault="002E720C" w:rsidP="00BD0ADE">
      <w:pPr>
        <w:pStyle w:val="ListParagraph"/>
        <w:numPr>
          <w:ilvl w:val="0"/>
          <w:numId w:val="49"/>
        </w:numPr>
        <w:jc w:val="both"/>
      </w:pPr>
      <w:r>
        <w:t xml:space="preserve">Tips for addressing potential challenges or </w:t>
      </w:r>
      <w:r w:rsidR="00CC376F">
        <w:t>tough questions</w:t>
      </w:r>
      <w:r>
        <w:t xml:space="preserve"> from participants</w:t>
      </w:r>
      <w:r w:rsidR="00015C0D">
        <w:t>.</w:t>
      </w:r>
    </w:p>
    <w:p w14:paraId="2E4E2D73" w14:textId="459EAEDC" w:rsidR="002E720C" w:rsidRDefault="002E720C" w:rsidP="00BD0ADE">
      <w:pPr>
        <w:pStyle w:val="ListParagraph"/>
        <w:numPr>
          <w:ilvl w:val="0"/>
          <w:numId w:val="49"/>
        </w:numPr>
        <w:jc w:val="both"/>
      </w:pPr>
      <w:r>
        <w:lastRenderedPageBreak/>
        <w:t>Guidelines for creating an inclusive, respectful, and engaging learning environment</w:t>
      </w:r>
      <w:r w:rsidR="00015C0D">
        <w:t>.</w:t>
      </w:r>
    </w:p>
    <w:p w14:paraId="08326B06" w14:textId="19A4B646" w:rsidR="002E720C" w:rsidRDefault="002E720C" w:rsidP="00BD0ADE">
      <w:pPr>
        <w:pStyle w:val="ListParagraph"/>
        <w:numPr>
          <w:ilvl w:val="0"/>
          <w:numId w:val="49"/>
        </w:numPr>
        <w:jc w:val="both"/>
      </w:pPr>
      <w:r>
        <w:t>Assessments/Evaluations</w:t>
      </w:r>
      <w:r w:rsidR="00015C0D">
        <w:t>.</w:t>
      </w:r>
    </w:p>
    <w:p w14:paraId="11407B48" w14:textId="77777777" w:rsidR="002E720C" w:rsidRDefault="002E720C" w:rsidP="00BD0ADE">
      <w:pPr>
        <w:jc w:val="both"/>
      </w:pPr>
    </w:p>
    <w:p w14:paraId="71C6322D" w14:textId="77777777" w:rsidR="002E720C" w:rsidRDefault="002E720C" w:rsidP="00BD0ADE">
      <w:pPr>
        <w:jc w:val="both"/>
      </w:pPr>
      <w:r>
        <w:t>In addition to the self-assessment tools, pre- and post-training assessments will be used to evaluate the effectiveness of the training and measure the participants' learning progress. These may include:</w:t>
      </w:r>
    </w:p>
    <w:p w14:paraId="5B7FCAF4" w14:textId="77777777" w:rsidR="002E720C" w:rsidRDefault="002E720C" w:rsidP="00BD0ADE">
      <w:pPr>
        <w:jc w:val="both"/>
      </w:pPr>
    </w:p>
    <w:p w14:paraId="5099CDFA" w14:textId="0E05BBC5" w:rsidR="002E720C" w:rsidRDefault="002E720C" w:rsidP="00BD0ADE">
      <w:pPr>
        <w:pStyle w:val="ListParagraph"/>
        <w:numPr>
          <w:ilvl w:val="0"/>
          <w:numId w:val="49"/>
        </w:numPr>
        <w:jc w:val="both"/>
      </w:pPr>
      <w:r>
        <w:t>Surveys to assess participants' attitudes, knowledge, and skills related to the training topics before and after the training</w:t>
      </w:r>
      <w:r w:rsidR="00015C0D">
        <w:t>.</w:t>
      </w:r>
    </w:p>
    <w:p w14:paraId="377FD9C5" w14:textId="08AED3F3" w:rsidR="002E720C" w:rsidRDefault="002E720C" w:rsidP="00BD0ADE">
      <w:pPr>
        <w:pStyle w:val="ListParagraph"/>
        <w:numPr>
          <w:ilvl w:val="0"/>
          <w:numId w:val="49"/>
        </w:numPr>
        <w:jc w:val="both"/>
      </w:pPr>
      <w:r>
        <w:t>Tests or quizzes to measure understanding of the key concepts and ability to apply them in practice</w:t>
      </w:r>
      <w:r w:rsidR="00015C0D">
        <w:t>.</w:t>
      </w:r>
    </w:p>
    <w:p w14:paraId="3ED22E43" w14:textId="04BB6846" w:rsidR="002E720C" w:rsidRDefault="002E720C" w:rsidP="00BD0ADE">
      <w:pPr>
        <w:pStyle w:val="ListParagraph"/>
        <w:numPr>
          <w:ilvl w:val="0"/>
          <w:numId w:val="49"/>
        </w:numPr>
        <w:jc w:val="both"/>
      </w:pPr>
      <w:r>
        <w:t>Accessibility Considerations</w:t>
      </w:r>
      <w:r w:rsidR="00015C0D">
        <w:t>.</w:t>
      </w:r>
    </w:p>
    <w:p w14:paraId="2045960F" w14:textId="77777777" w:rsidR="002E720C" w:rsidRDefault="002E720C" w:rsidP="00BD0ADE">
      <w:pPr>
        <w:jc w:val="both"/>
      </w:pPr>
    </w:p>
    <w:p w14:paraId="289A8F7F" w14:textId="77777777" w:rsidR="002E720C" w:rsidRDefault="002E720C" w:rsidP="00BD0ADE">
      <w:pPr>
        <w:jc w:val="both"/>
      </w:pPr>
      <w:r>
        <w:t>All training materials will be designed with accessibility in mind. This means:</w:t>
      </w:r>
    </w:p>
    <w:p w14:paraId="4C7FD101" w14:textId="77777777" w:rsidR="002E720C" w:rsidRDefault="002E720C" w:rsidP="00BD0ADE">
      <w:pPr>
        <w:jc w:val="both"/>
      </w:pPr>
    </w:p>
    <w:p w14:paraId="5E81F358" w14:textId="33C4DA9C" w:rsidR="002E720C" w:rsidRDefault="002E720C" w:rsidP="00BD0ADE">
      <w:pPr>
        <w:pStyle w:val="ListParagraph"/>
        <w:numPr>
          <w:ilvl w:val="0"/>
          <w:numId w:val="49"/>
        </w:numPr>
        <w:jc w:val="both"/>
      </w:pPr>
      <w:r>
        <w:t>Materials will be compatible with screen readers and other assistive technology</w:t>
      </w:r>
      <w:r w:rsidR="00015C0D">
        <w:t>.</w:t>
      </w:r>
    </w:p>
    <w:p w14:paraId="3A616AF5" w14:textId="1593653F" w:rsidR="002E720C" w:rsidRDefault="002E720C" w:rsidP="00BD0ADE">
      <w:pPr>
        <w:pStyle w:val="ListParagraph"/>
        <w:numPr>
          <w:ilvl w:val="0"/>
          <w:numId w:val="49"/>
        </w:numPr>
        <w:jc w:val="both"/>
      </w:pPr>
      <w:r>
        <w:t>Clear and simple language will be used to cater to participants with varying levels of language proficiency</w:t>
      </w:r>
      <w:r w:rsidR="00015C0D">
        <w:t>.</w:t>
      </w:r>
    </w:p>
    <w:p w14:paraId="465119BC" w14:textId="2D836963" w:rsidR="002E720C" w:rsidRDefault="002E720C" w:rsidP="00BD0ADE">
      <w:pPr>
        <w:pStyle w:val="ListParagraph"/>
        <w:numPr>
          <w:ilvl w:val="0"/>
          <w:numId w:val="49"/>
        </w:numPr>
        <w:jc w:val="both"/>
      </w:pPr>
      <w:r>
        <w:t>Consideration will be given to participants with limited digital access, with options for offline resources if needed</w:t>
      </w:r>
      <w:r w:rsidR="00015C0D">
        <w:t>.</w:t>
      </w:r>
    </w:p>
    <w:p w14:paraId="30552E3E" w14:textId="07D9CCB0" w:rsidR="002E720C" w:rsidRDefault="002E720C" w:rsidP="00BD0ADE">
      <w:pPr>
        <w:pStyle w:val="ListParagraph"/>
        <w:numPr>
          <w:ilvl w:val="0"/>
          <w:numId w:val="49"/>
        </w:numPr>
        <w:jc w:val="both"/>
      </w:pPr>
      <w:r>
        <w:t>Follow-up Support</w:t>
      </w:r>
      <w:r w:rsidR="00015C0D">
        <w:t>.</w:t>
      </w:r>
    </w:p>
    <w:p w14:paraId="4EDBDE68" w14:textId="77777777" w:rsidR="002E720C" w:rsidRDefault="002E720C" w:rsidP="00BD0ADE">
      <w:pPr>
        <w:jc w:val="both"/>
      </w:pPr>
    </w:p>
    <w:p w14:paraId="63F02C79" w14:textId="77777777" w:rsidR="002E720C" w:rsidRDefault="002E720C" w:rsidP="00BD0ADE">
      <w:pPr>
        <w:jc w:val="both"/>
      </w:pPr>
      <w:r>
        <w:t>Participants will have access to ongoing support after the training, including:</w:t>
      </w:r>
    </w:p>
    <w:p w14:paraId="0FE6FEFE" w14:textId="77777777" w:rsidR="002E720C" w:rsidRDefault="002E720C" w:rsidP="00BD0ADE">
      <w:pPr>
        <w:jc w:val="both"/>
      </w:pPr>
    </w:p>
    <w:p w14:paraId="2BD1125E" w14:textId="1BE690EB" w:rsidR="002E720C" w:rsidRDefault="002E720C" w:rsidP="00BD0ADE">
      <w:pPr>
        <w:pStyle w:val="ListParagraph"/>
        <w:numPr>
          <w:ilvl w:val="0"/>
          <w:numId w:val="49"/>
        </w:numPr>
        <w:jc w:val="both"/>
      </w:pPr>
      <w:r>
        <w:t>Additional resources related to the training topics</w:t>
      </w:r>
      <w:r w:rsidR="00015C0D">
        <w:t>.</w:t>
      </w:r>
    </w:p>
    <w:p w14:paraId="0EBA6D8D" w14:textId="06C8DC11" w:rsidR="002E720C" w:rsidRDefault="002E720C" w:rsidP="00BD0ADE">
      <w:pPr>
        <w:pStyle w:val="ListParagraph"/>
        <w:numPr>
          <w:ilvl w:val="0"/>
          <w:numId w:val="49"/>
        </w:numPr>
        <w:jc w:val="both"/>
      </w:pPr>
      <w:r>
        <w:t>Regular check-ins to discuss any challenges, successes, or questions they have as they apply the training in their practice</w:t>
      </w:r>
      <w:r w:rsidR="00015C0D">
        <w:t>.</w:t>
      </w:r>
    </w:p>
    <w:p w14:paraId="201B8651" w14:textId="72982F0A" w:rsidR="003C6F21" w:rsidRDefault="002E720C" w:rsidP="00BD0ADE">
      <w:pPr>
        <w:pStyle w:val="ListParagraph"/>
        <w:numPr>
          <w:ilvl w:val="0"/>
          <w:numId w:val="49"/>
        </w:numPr>
        <w:jc w:val="both"/>
      </w:pPr>
      <w:r>
        <w:lastRenderedPageBreak/>
        <w:t>A community of practice, where they can connect with other educators who have completed the training to share experiences, advice, and encouragement</w:t>
      </w:r>
      <w:r w:rsidR="00015C0D">
        <w:t>.</w:t>
      </w:r>
    </w:p>
    <w:p w14:paraId="56CF8634" w14:textId="77777777" w:rsidR="00296EB1" w:rsidRPr="004244DB" w:rsidRDefault="00296EB1" w:rsidP="00BD0ADE">
      <w:pPr>
        <w:jc w:val="both"/>
      </w:pPr>
    </w:p>
    <w:p w14:paraId="26517C69" w14:textId="77777777" w:rsidR="001F4041" w:rsidRDefault="001F4041" w:rsidP="00BD0ADE">
      <w:pPr>
        <w:jc w:val="both"/>
      </w:pPr>
    </w:p>
    <w:p w14:paraId="7A6EDBDC" w14:textId="77777777" w:rsidR="00015C0D" w:rsidRDefault="00015C0D" w:rsidP="00BD0ADE">
      <w:pPr>
        <w:jc w:val="both"/>
      </w:pPr>
    </w:p>
    <w:p w14:paraId="4E247669" w14:textId="77777777" w:rsidR="00015C0D" w:rsidRDefault="00015C0D" w:rsidP="00BD0ADE">
      <w:pPr>
        <w:jc w:val="both"/>
      </w:pPr>
    </w:p>
    <w:p w14:paraId="5D8F2C44" w14:textId="77777777" w:rsidR="00015C0D" w:rsidRDefault="00015C0D" w:rsidP="00BD0ADE">
      <w:pPr>
        <w:jc w:val="both"/>
      </w:pPr>
    </w:p>
    <w:p w14:paraId="209AA992" w14:textId="77777777" w:rsidR="00015C0D" w:rsidRDefault="00015C0D" w:rsidP="00BD0ADE">
      <w:pPr>
        <w:jc w:val="both"/>
      </w:pPr>
    </w:p>
    <w:p w14:paraId="46E6DDF5" w14:textId="77777777" w:rsidR="00015C0D" w:rsidRDefault="00015C0D" w:rsidP="00BD0ADE">
      <w:pPr>
        <w:jc w:val="both"/>
      </w:pPr>
    </w:p>
    <w:p w14:paraId="7208B6F2" w14:textId="5F2A974E" w:rsidR="001F4041" w:rsidRPr="0012650D" w:rsidRDefault="00015C0D" w:rsidP="00BD0ADE">
      <w:pPr>
        <w:pStyle w:val="Heading1"/>
        <w:jc w:val="both"/>
        <w:rPr>
          <w:b w:val="0"/>
          <w:bCs/>
        </w:rPr>
      </w:pPr>
      <w:bookmarkStart w:id="177" w:name="_Toc138430651"/>
      <w:r>
        <w:rPr>
          <w:bCs/>
        </w:rPr>
        <w:t xml:space="preserve">Appendix </w:t>
      </w:r>
      <w:ins w:id="178" w:author="Abigail Hills" w:date="2023-06-23T16:25:00Z">
        <w:r w:rsidR="00914199">
          <w:rPr>
            <w:bCs/>
          </w:rPr>
          <w:t>Q</w:t>
        </w:r>
      </w:ins>
      <w:r>
        <w:rPr>
          <w:bCs/>
        </w:rPr>
        <w:t xml:space="preserve">: </w:t>
      </w:r>
      <w:r w:rsidR="00CE70FD" w:rsidRPr="0012650D">
        <w:rPr>
          <w:bCs/>
        </w:rPr>
        <w:t xml:space="preserve">Draft </w:t>
      </w:r>
      <w:r w:rsidR="00326397" w:rsidRPr="0012650D">
        <w:rPr>
          <w:bCs/>
        </w:rPr>
        <w:t>Training Handbook/Manual</w:t>
      </w:r>
      <w:bookmarkEnd w:id="177"/>
    </w:p>
    <w:p w14:paraId="38A6F97A" w14:textId="77777777" w:rsidR="00326397" w:rsidRDefault="00326397" w:rsidP="00BD0ADE">
      <w:pPr>
        <w:jc w:val="both"/>
      </w:pPr>
    </w:p>
    <w:p w14:paraId="2540DDB1" w14:textId="1F7AFF4E" w:rsidR="006F7A1F" w:rsidRPr="006F7A1F" w:rsidRDefault="006F7A1F" w:rsidP="00BD0ADE">
      <w:pPr>
        <w:jc w:val="both"/>
        <w:rPr>
          <w:b/>
          <w:bCs/>
        </w:rPr>
      </w:pPr>
      <w:r w:rsidRPr="006F7A1F">
        <w:rPr>
          <w:b/>
          <w:bCs/>
        </w:rPr>
        <w:t>Introduction</w:t>
      </w:r>
    </w:p>
    <w:p w14:paraId="4485A7DE" w14:textId="77777777" w:rsidR="006F7A1F" w:rsidRDefault="006F7A1F" w:rsidP="00BD0ADE">
      <w:pPr>
        <w:jc w:val="both"/>
      </w:pPr>
    </w:p>
    <w:p w14:paraId="1C6EDF8D" w14:textId="0E2B9EA0" w:rsidR="00AE208E" w:rsidRDefault="00AE208E" w:rsidP="00BD0ADE">
      <w:pPr>
        <w:pStyle w:val="ListParagraph"/>
        <w:numPr>
          <w:ilvl w:val="0"/>
          <w:numId w:val="50"/>
        </w:numPr>
        <w:jc w:val="both"/>
      </w:pPr>
      <w:r>
        <w:t>Overview of the Training Program</w:t>
      </w:r>
      <w:r w:rsidR="001128BC">
        <w:t>me</w:t>
      </w:r>
      <w:r>
        <w:t xml:space="preserve">: This training program is designed to equip educators with a deep understanding of the UNCRC, its application in the classroom, and how to </w:t>
      </w:r>
      <w:r w:rsidR="00CC376F">
        <w:t>manage</w:t>
      </w:r>
      <w:r>
        <w:t xml:space="preserve"> the emotional well-being of students. The program</w:t>
      </w:r>
      <w:r w:rsidR="001128BC">
        <w:t>me</w:t>
      </w:r>
      <w:r>
        <w:t xml:space="preserve"> focuses on implementing humanistic and affective approaches in teaching and creating safe spaces for students.</w:t>
      </w:r>
    </w:p>
    <w:p w14:paraId="6482E5B5" w14:textId="77777777" w:rsidR="00AE208E" w:rsidRDefault="00AE208E" w:rsidP="00BD0ADE">
      <w:pPr>
        <w:pStyle w:val="ListParagraph"/>
        <w:numPr>
          <w:ilvl w:val="0"/>
          <w:numId w:val="50"/>
        </w:numPr>
        <w:jc w:val="both"/>
      </w:pPr>
      <w:r>
        <w:t xml:space="preserve">Purpose and Objectives: The main aim of the training is to promote a child-centric approach to education that respects children's rights and emotional well-being. It aims to enhance </w:t>
      </w:r>
      <w:r>
        <w:lastRenderedPageBreak/>
        <w:t>educators' understanding and skills in addressing affective barriers, promoting emotional well-being, and fostering effective home-school communication.</w:t>
      </w:r>
    </w:p>
    <w:p w14:paraId="0884CBE9" w14:textId="09893110" w:rsidR="00AE208E" w:rsidRDefault="00AE208E" w:rsidP="00BD0ADE">
      <w:pPr>
        <w:pStyle w:val="ListParagraph"/>
        <w:numPr>
          <w:ilvl w:val="0"/>
          <w:numId w:val="50"/>
        </w:numPr>
        <w:jc w:val="both"/>
      </w:pPr>
      <w:r>
        <w:t>Target Audience: This training program</w:t>
      </w:r>
      <w:r w:rsidR="001128BC">
        <w:t>me</w:t>
      </w:r>
      <w:r>
        <w:t xml:space="preserve"> is tailored for educators, teachers, and school administrators who wish to incorporate a more inclusive, empathetic approach to teaching.</w:t>
      </w:r>
    </w:p>
    <w:p w14:paraId="4474ABF8" w14:textId="77777777" w:rsidR="006128EC" w:rsidRDefault="006128EC" w:rsidP="00BD0ADE">
      <w:pPr>
        <w:jc w:val="both"/>
      </w:pPr>
    </w:p>
    <w:p w14:paraId="526D2C0A" w14:textId="34A8896B" w:rsidR="006128EC" w:rsidRPr="006128EC" w:rsidRDefault="006128EC" w:rsidP="00BD0ADE">
      <w:pPr>
        <w:jc w:val="both"/>
        <w:rPr>
          <w:b/>
          <w:bCs/>
        </w:rPr>
      </w:pPr>
      <w:r w:rsidRPr="006128EC">
        <w:rPr>
          <w:b/>
          <w:bCs/>
        </w:rPr>
        <w:t>Training Program</w:t>
      </w:r>
      <w:r w:rsidR="001128BC">
        <w:rPr>
          <w:b/>
          <w:bCs/>
        </w:rPr>
        <w:t>me</w:t>
      </w:r>
      <w:r w:rsidRPr="006128EC">
        <w:rPr>
          <w:b/>
          <w:bCs/>
        </w:rPr>
        <w:t xml:space="preserve"> Philosophy</w:t>
      </w:r>
    </w:p>
    <w:p w14:paraId="413F67E8" w14:textId="77777777" w:rsidR="006128EC" w:rsidRDefault="006128EC" w:rsidP="00BD0ADE">
      <w:pPr>
        <w:jc w:val="both"/>
      </w:pPr>
    </w:p>
    <w:p w14:paraId="3881F4D1" w14:textId="5181B33F" w:rsidR="006128EC" w:rsidRDefault="006128EC" w:rsidP="00BD0ADE">
      <w:pPr>
        <w:jc w:val="both"/>
      </w:pPr>
      <w:r>
        <w:t>The philosophy of this training program</w:t>
      </w:r>
      <w:r w:rsidR="001128BC">
        <w:t>me</w:t>
      </w:r>
      <w:r>
        <w:t xml:space="preserve"> is rooted in the belief that every child has a fundamental right to education - a right that is uninhibited, inclusive, and empowering. We hold the conviction that education is not merely the acquisition of knowledge but the all-round development of a child's personality. This includes their emotional well-being, personal growth, and the ability to overcome affective barriers that might impede their academic progress.</w:t>
      </w:r>
    </w:p>
    <w:p w14:paraId="6C99BEFA" w14:textId="77777777" w:rsidR="006128EC" w:rsidRDefault="006128EC" w:rsidP="00BD0ADE">
      <w:pPr>
        <w:jc w:val="both"/>
      </w:pPr>
    </w:p>
    <w:p w14:paraId="614080D8" w14:textId="0DD6BBE3" w:rsidR="006128EC" w:rsidRDefault="006128EC" w:rsidP="00BD0ADE">
      <w:pPr>
        <w:jc w:val="both"/>
      </w:pPr>
      <w:r>
        <w:lastRenderedPageBreak/>
        <w:t>Our program</w:t>
      </w:r>
      <w:r w:rsidR="00B17284">
        <w:t>me</w:t>
      </w:r>
      <w:r>
        <w:t xml:space="preserve"> emphasi</w:t>
      </w:r>
      <w:r w:rsidR="00B17284">
        <w:t>s</w:t>
      </w:r>
      <w:r>
        <w:t>es a strength-based, person-</w:t>
      </w:r>
      <w:r w:rsidR="00B17284">
        <w:t>centred</w:t>
      </w:r>
      <w:r>
        <w:t xml:space="preserve"> approach to learning, placing the learner at the heart of the educational process. We believe in </w:t>
      </w:r>
      <w:r w:rsidR="002E40AD">
        <w:t>recognising</w:t>
      </w:r>
      <w:r>
        <w:t xml:space="preserve"> and acknowledging each learner's unique abilities, learning styles, and emotional needs. This involves appreciating neurodiversity, tailoring teaching approaches, and fostering effective home-school communication to ensure a holistic learning environment.</w:t>
      </w:r>
    </w:p>
    <w:p w14:paraId="029BBA69" w14:textId="77777777" w:rsidR="006128EC" w:rsidRDefault="006128EC" w:rsidP="00BD0ADE">
      <w:pPr>
        <w:jc w:val="both"/>
      </w:pPr>
    </w:p>
    <w:p w14:paraId="2B4AFCC0" w14:textId="77777777" w:rsidR="006128EC" w:rsidRDefault="006128EC" w:rsidP="00BD0ADE">
      <w:pPr>
        <w:jc w:val="both"/>
      </w:pPr>
      <w:r>
        <w:t>We uphold the value of empathy and effective communication as cornerstones of teaching. The ability to understand and share the feelings of students, communicate effectively with them, and encourage their communication with each other is integral to their academic and personal success. Our training modules reflect this belief, incorporating the enhancement of communication skills and empathy into the core curriculum.</w:t>
      </w:r>
    </w:p>
    <w:p w14:paraId="76CF2AD7" w14:textId="77777777" w:rsidR="006128EC" w:rsidRDefault="006128EC" w:rsidP="00BD0ADE">
      <w:pPr>
        <w:jc w:val="both"/>
      </w:pPr>
    </w:p>
    <w:p w14:paraId="04AB69D4" w14:textId="77777777" w:rsidR="006128EC" w:rsidRDefault="006128EC" w:rsidP="00BD0ADE">
      <w:pPr>
        <w:jc w:val="both"/>
      </w:pPr>
      <w:r>
        <w:lastRenderedPageBreak/>
        <w:t>Promoting emotional well-being is a central tenet of our philosophy. We view schools as safe spaces where students should feel valued, understood, and secure. This involves creating an environment that allows students to express their emotions openly, offering them the tools to manage their feelings effectively, and helping them navigate their emotional experiences.</w:t>
      </w:r>
    </w:p>
    <w:p w14:paraId="3F0796E6" w14:textId="77777777" w:rsidR="006128EC" w:rsidRDefault="006128EC" w:rsidP="00BD0ADE">
      <w:pPr>
        <w:jc w:val="both"/>
      </w:pPr>
    </w:p>
    <w:p w14:paraId="2134C7D4" w14:textId="77777777" w:rsidR="006128EC" w:rsidRDefault="006128EC" w:rsidP="00BD0ADE">
      <w:pPr>
        <w:jc w:val="both"/>
      </w:pPr>
      <w:r>
        <w:t>We strongly endorse early intervention and support. We believe that addressing academic or emotional difficulties early on can have a significant impact on a student's overall development and success. This belief underscores the importance we place on providing educators with strategies to identify signs of struggle and implement supportive measures promptly.</w:t>
      </w:r>
    </w:p>
    <w:p w14:paraId="00E2D46E" w14:textId="77777777" w:rsidR="006128EC" w:rsidRDefault="006128EC" w:rsidP="00BD0ADE">
      <w:pPr>
        <w:jc w:val="both"/>
      </w:pPr>
    </w:p>
    <w:p w14:paraId="2E873A06" w14:textId="41991AF4" w:rsidR="006128EC" w:rsidRDefault="006128EC" w:rsidP="00BD0ADE">
      <w:pPr>
        <w:jc w:val="both"/>
      </w:pPr>
      <w:r>
        <w:t>Lastly, we subscribe to the principle of continuous professional growth. We consider this training program</w:t>
      </w:r>
      <w:r w:rsidR="00B17284">
        <w:t>me</w:t>
      </w:r>
      <w:r>
        <w:t xml:space="preserve"> as the beginning of an ongoing journey. Our aim is to </w:t>
      </w:r>
      <w:r w:rsidR="00B17284">
        <w:t>instil</w:t>
      </w:r>
      <w:r>
        <w:t xml:space="preserve"> a culture of lifelong learning and reflective practice in educators, enabling them to continually adapt and evolve their teaching methods in line with the ever-changing educational landscape.</w:t>
      </w:r>
    </w:p>
    <w:p w14:paraId="74A2DB3E" w14:textId="77777777" w:rsidR="00AE4A07" w:rsidRDefault="00AE4A07" w:rsidP="00BD0ADE">
      <w:pPr>
        <w:ind w:left="360"/>
        <w:jc w:val="both"/>
      </w:pPr>
    </w:p>
    <w:p w14:paraId="7E5293D0" w14:textId="3F092709" w:rsidR="006F7A1F" w:rsidRPr="00AE4A07" w:rsidRDefault="006F7A1F" w:rsidP="00BD0ADE">
      <w:pPr>
        <w:jc w:val="both"/>
        <w:rPr>
          <w:b/>
          <w:bCs/>
        </w:rPr>
      </w:pPr>
      <w:r w:rsidRPr="00AE4A07">
        <w:rPr>
          <w:b/>
          <w:bCs/>
        </w:rPr>
        <w:t>Program Outline</w:t>
      </w:r>
    </w:p>
    <w:p w14:paraId="40FD8A13" w14:textId="77777777" w:rsidR="006F7A1F" w:rsidRDefault="006F7A1F" w:rsidP="00BD0ADE">
      <w:pPr>
        <w:jc w:val="both"/>
      </w:pPr>
    </w:p>
    <w:p w14:paraId="1CAC1D4B" w14:textId="3D64788B" w:rsidR="000238C1" w:rsidRDefault="000238C1" w:rsidP="00BD0ADE">
      <w:pPr>
        <w:pStyle w:val="ListParagraph"/>
        <w:numPr>
          <w:ilvl w:val="0"/>
          <w:numId w:val="51"/>
        </w:numPr>
        <w:jc w:val="both"/>
      </w:pPr>
      <w:r>
        <w:t>Description of each module: The program</w:t>
      </w:r>
      <w:r w:rsidR="008E4456">
        <w:t>me</w:t>
      </w:r>
      <w:r>
        <w:t xml:space="preserve"> is structured into </w:t>
      </w:r>
      <w:r w:rsidR="00CC376F">
        <w:t>thirteen</w:t>
      </w:r>
      <w:r>
        <w:t xml:space="preserve"> comprehensive modules, each focusing on a unique aspect of the UNCRC and its application.</w:t>
      </w:r>
    </w:p>
    <w:p w14:paraId="11EC75E7" w14:textId="77777777" w:rsidR="000238C1" w:rsidRDefault="000238C1" w:rsidP="00BD0ADE">
      <w:pPr>
        <w:pStyle w:val="ListParagraph"/>
        <w:numPr>
          <w:ilvl w:val="0"/>
          <w:numId w:val="51"/>
        </w:numPr>
        <w:jc w:val="both"/>
      </w:pPr>
      <w:r>
        <w:lastRenderedPageBreak/>
        <w:t>Learning Objectives for each module: Each module has specific learning objectives detailed in the program content.</w:t>
      </w:r>
    </w:p>
    <w:p w14:paraId="5893292B" w14:textId="77777777" w:rsidR="000238C1" w:rsidRDefault="000238C1" w:rsidP="00BD0ADE">
      <w:pPr>
        <w:pStyle w:val="ListParagraph"/>
        <w:numPr>
          <w:ilvl w:val="0"/>
          <w:numId w:val="51"/>
        </w:numPr>
        <w:jc w:val="both"/>
      </w:pPr>
      <w:r>
        <w:t>Schedule of Sessions: A detailed 7-day schedule is provided, with consideration for adjustment based on the delegates' needs and the progression of the training.</w:t>
      </w:r>
    </w:p>
    <w:p w14:paraId="19406BF1" w14:textId="77777777" w:rsidR="000238C1" w:rsidRDefault="000238C1" w:rsidP="00BD0ADE">
      <w:pPr>
        <w:jc w:val="both"/>
      </w:pPr>
    </w:p>
    <w:p w14:paraId="5250B630" w14:textId="76C835EA" w:rsidR="006F7A1F" w:rsidRPr="000238C1" w:rsidRDefault="006F7A1F" w:rsidP="00BD0ADE">
      <w:pPr>
        <w:jc w:val="both"/>
        <w:rPr>
          <w:b/>
          <w:bCs/>
        </w:rPr>
      </w:pPr>
      <w:r w:rsidRPr="000238C1">
        <w:rPr>
          <w:b/>
          <w:bCs/>
        </w:rPr>
        <w:t>Session Details</w:t>
      </w:r>
    </w:p>
    <w:p w14:paraId="7D6A2A8C" w14:textId="77777777" w:rsidR="006F7A1F" w:rsidRDefault="006F7A1F" w:rsidP="00BD0ADE">
      <w:pPr>
        <w:jc w:val="both"/>
      </w:pPr>
    </w:p>
    <w:p w14:paraId="0466C4AE" w14:textId="77777777" w:rsidR="00B3061E" w:rsidRDefault="00B3061E" w:rsidP="00BD0ADE">
      <w:pPr>
        <w:pStyle w:val="ListParagraph"/>
        <w:numPr>
          <w:ilvl w:val="0"/>
          <w:numId w:val="52"/>
        </w:numPr>
        <w:jc w:val="both"/>
      </w:pPr>
      <w:r>
        <w:t>In-depth Description of Each Session: Detailed descriptions and specific objectives of each session are provided.</w:t>
      </w:r>
    </w:p>
    <w:p w14:paraId="7593E973" w14:textId="77777777" w:rsidR="00B3061E" w:rsidRDefault="00B3061E" w:rsidP="00BD0ADE">
      <w:pPr>
        <w:pStyle w:val="ListParagraph"/>
        <w:numPr>
          <w:ilvl w:val="0"/>
          <w:numId w:val="52"/>
        </w:numPr>
        <w:jc w:val="both"/>
      </w:pPr>
      <w:r>
        <w:t>Activities and Materials Used: Every session includes a range of activities such as group discussions, case studies, role-play exercises, and practical tasks.</w:t>
      </w:r>
    </w:p>
    <w:p w14:paraId="20EE5CC0" w14:textId="466FE15B" w:rsidR="00AE4A07" w:rsidRDefault="00B3061E" w:rsidP="00BD0ADE">
      <w:pPr>
        <w:pStyle w:val="ListParagraph"/>
        <w:numPr>
          <w:ilvl w:val="0"/>
          <w:numId w:val="52"/>
        </w:numPr>
        <w:jc w:val="both"/>
      </w:pPr>
      <w:r>
        <w:t>Session Facilitator's Guide: A guide accompanies each session, offering facilitators a roadmap on delivering the content, engaging participants, and handling questions or challenges.</w:t>
      </w:r>
    </w:p>
    <w:p w14:paraId="1D566F67" w14:textId="77777777" w:rsidR="00AE4A07" w:rsidRDefault="00AE4A07" w:rsidP="00BD0ADE">
      <w:pPr>
        <w:jc w:val="both"/>
      </w:pPr>
    </w:p>
    <w:p w14:paraId="0DF329B3" w14:textId="33649A4B" w:rsidR="006F7A1F" w:rsidRPr="001468DB" w:rsidRDefault="006F7A1F" w:rsidP="00BD0ADE">
      <w:pPr>
        <w:jc w:val="both"/>
        <w:rPr>
          <w:b/>
          <w:bCs/>
        </w:rPr>
      </w:pPr>
      <w:r w:rsidRPr="001468DB">
        <w:rPr>
          <w:b/>
          <w:bCs/>
        </w:rPr>
        <w:t>Additional Resources</w:t>
      </w:r>
    </w:p>
    <w:p w14:paraId="44937B3D" w14:textId="77777777" w:rsidR="006F7A1F" w:rsidRDefault="006F7A1F" w:rsidP="00BD0ADE">
      <w:pPr>
        <w:jc w:val="both"/>
      </w:pPr>
    </w:p>
    <w:p w14:paraId="473FBE5A" w14:textId="6D4B08B7" w:rsidR="000C0C47" w:rsidRDefault="00F30346" w:rsidP="00BD0ADE">
      <w:pPr>
        <w:pStyle w:val="ListParagraph"/>
        <w:numPr>
          <w:ilvl w:val="0"/>
          <w:numId w:val="1"/>
        </w:numPr>
        <w:jc w:val="both"/>
      </w:pPr>
      <w:r>
        <w:t>Supplementary Materials and Resources: To enhance understanding, PowerPoint presentations, case studies</w:t>
      </w:r>
      <w:r w:rsidR="004144DF">
        <w:t>,</w:t>
      </w:r>
      <w:r w:rsidR="00FB3620">
        <w:t xml:space="preserve"> </w:t>
      </w:r>
      <w:r w:rsidR="004144DF" w:rsidRPr="004144DF">
        <w:t>self-assessment tools, tables, and readings are provided.</w:t>
      </w:r>
    </w:p>
    <w:p w14:paraId="0F744224" w14:textId="3FB303E2" w:rsidR="00F30346" w:rsidRDefault="00FB3620" w:rsidP="00BD0ADE">
      <w:pPr>
        <w:pStyle w:val="ListParagraph"/>
        <w:jc w:val="both"/>
      </w:pPr>
      <w:r>
        <w:t>[</w:t>
      </w:r>
      <w:r w:rsidRPr="00FB3620">
        <w:t>Additional Case Studies: Expand</w:t>
      </w:r>
      <w:r w:rsidR="000C0C47">
        <w:t>ing</w:t>
      </w:r>
      <w:r w:rsidRPr="00FB3620">
        <w:t xml:space="preserve"> on real-world situations where the principles taught in the training have been effectively applied. Each case study </w:t>
      </w:r>
      <w:r w:rsidR="00CB10A2">
        <w:t xml:space="preserve">would </w:t>
      </w:r>
      <w:r w:rsidR="003020A5">
        <w:t>ideally</w:t>
      </w:r>
      <w:r w:rsidRPr="00FB3620">
        <w:t xml:space="preserve"> present a problem, the solution implemented, and the outcome. These </w:t>
      </w:r>
      <w:r w:rsidR="003020A5">
        <w:t>would</w:t>
      </w:r>
      <w:r w:rsidRPr="00FB3620">
        <w:t xml:space="preserve"> be scattered throughout the manual, following each relevant module to help solidify the concepts learned.</w:t>
      </w:r>
      <w:r>
        <w:t>]</w:t>
      </w:r>
      <w:r w:rsidR="004144DF">
        <w:t>.</w:t>
      </w:r>
    </w:p>
    <w:p w14:paraId="7A1A29A1" w14:textId="77777777" w:rsidR="00F30346" w:rsidRDefault="00F30346" w:rsidP="00BD0ADE">
      <w:pPr>
        <w:pStyle w:val="ListParagraph"/>
        <w:numPr>
          <w:ilvl w:val="0"/>
          <w:numId w:val="1"/>
        </w:numPr>
        <w:jc w:val="both"/>
      </w:pPr>
      <w:r>
        <w:t>Recommended Readings and References: A list of academic articles, books, and online resources is provided for further reading.</w:t>
      </w:r>
    </w:p>
    <w:p w14:paraId="2181FB05" w14:textId="58BBFB6D" w:rsidR="00F30346" w:rsidRDefault="00F30346" w:rsidP="00BD0ADE">
      <w:pPr>
        <w:pStyle w:val="ListParagraph"/>
        <w:numPr>
          <w:ilvl w:val="0"/>
          <w:numId w:val="1"/>
        </w:numPr>
        <w:jc w:val="both"/>
      </w:pPr>
      <w:r>
        <w:t>Self-Assessment Tools: These tools help gauge understanding and identify areas for further study or practice.</w:t>
      </w:r>
    </w:p>
    <w:p w14:paraId="4F89A27E" w14:textId="77777777" w:rsidR="00962A22" w:rsidRDefault="00962A22" w:rsidP="00BD0ADE">
      <w:pPr>
        <w:jc w:val="both"/>
        <w:rPr>
          <w:b/>
          <w:bCs/>
        </w:rPr>
      </w:pPr>
    </w:p>
    <w:p w14:paraId="2580A581" w14:textId="4059C93B" w:rsidR="006F7A1F" w:rsidRPr="00192748" w:rsidRDefault="006F7A1F" w:rsidP="00BD0ADE">
      <w:pPr>
        <w:jc w:val="both"/>
        <w:rPr>
          <w:b/>
          <w:bCs/>
        </w:rPr>
      </w:pPr>
      <w:r w:rsidRPr="00192748">
        <w:rPr>
          <w:b/>
          <w:bCs/>
        </w:rPr>
        <w:t>Assessments and Evaluations</w:t>
      </w:r>
    </w:p>
    <w:p w14:paraId="535A19C8" w14:textId="77777777" w:rsidR="006F7A1F" w:rsidRDefault="006F7A1F" w:rsidP="00BD0ADE">
      <w:pPr>
        <w:jc w:val="both"/>
      </w:pPr>
    </w:p>
    <w:p w14:paraId="135C9E52" w14:textId="5293357A" w:rsidR="00BA3017" w:rsidRDefault="00BA3017" w:rsidP="00BD0ADE">
      <w:pPr>
        <w:pStyle w:val="ListParagraph"/>
        <w:numPr>
          <w:ilvl w:val="0"/>
          <w:numId w:val="53"/>
        </w:numPr>
        <w:jc w:val="both"/>
      </w:pPr>
      <w:r w:rsidRPr="00962A22">
        <w:t>Pre-training and Post-training Assessments</w:t>
      </w:r>
      <w:r w:rsidRPr="00962A22">
        <w:rPr>
          <w:b/>
          <w:bCs/>
        </w:rPr>
        <w:t>:</w:t>
      </w:r>
      <w:r>
        <w:t xml:space="preserve"> These assessments measure the effectiveness of the training and gauge the learning progression of each </w:t>
      </w:r>
      <w:r w:rsidR="00192748">
        <w:t xml:space="preserve">attending </w:t>
      </w:r>
      <w:r>
        <w:t>delegate.</w:t>
      </w:r>
    </w:p>
    <w:p w14:paraId="633267AF" w14:textId="77777777" w:rsidR="00BA3017" w:rsidRDefault="00BA3017" w:rsidP="00BD0ADE">
      <w:pPr>
        <w:pStyle w:val="ListParagraph"/>
        <w:numPr>
          <w:ilvl w:val="0"/>
          <w:numId w:val="53"/>
        </w:numPr>
        <w:jc w:val="both"/>
      </w:pPr>
      <w:r>
        <w:t>Evaluation Forms for Each Session: Feedback on each session is collected to continually improve the training process.</w:t>
      </w:r>
    </w:p>
    <w:p w14:paraId="5F2FE033" w14:textId="1FC091BF" w:rsidR="00F30346" w:rsidRDefault="00BA3017" w:rsidP="00BD0ADE">
      <w:pPr>
        <w:pStyle w:val="ListParagraph"/>
        <w:numPr>
          <w:ilvl w:val="0"/>
          <w:numId w:val="53"/>
        </w:numPr>
        <w:jc w:val="both"/>
      </w:pPr>
      <w:r>
        <w:t>Self-Assessment Tools: These are integrated into the training to allow delegates to evaluate their understanding and progress.</w:t>
      </w:r>
    </w:p>
    <w:p w14:paraId="5C512872" w14:textId="77777777" w:rsidR="00BA3017" w:rsidRDefault="00BA3017" w:rsidP="00BD0ADE">
      <w:pPr>
        <w:jc w:val="both"/>
      </w:pPr>
    </w:p>
    <w:p w14:paraId="14872694" w14:textId="607A6424" w:rsidR="006F7A1F" w:rsidRPr="00192748" w:rsidRDefault="006F7A1F" w:rsidP="00BD0ADE">
      <w:pPr>
        <w:jc w:val="both"/>
        <w:rPr>
          <w:b/>
          <w:bCs/>
        </w:rPr>
      </w:pPr>
      <w:r w:rsidRPr="00192748">
        <w:rPr>
          <w:b/>
          <w:bCs/>
        </w:rPr>
        <w:t>Accessibility Considerations</w:t>
      </w:r>
    </w:p>
    <w:p w14:paraId="1FDFB8FC" w14:textId="77777777" w:rsidR="006F7A1F" w:rsidRDefault="006F7A1F" w:rsidP="00BD0ADE">
      <w:pPr>
        <w:jc w:val="both"/>
      </w:pPr>
    </w:p>
    <w:p w14:paraId="48C1AAF2" w14:textId="540BF4EB" w:rsidR="006A6C32" w:rsidRDefault="006A6C32" w:rsidP="00BD0ADE">
      <w:pPr>
        <w:pStyle w:val="ListParagraph"/>
        <w:numPr>
          <w:ilvl w:val="0"/>
          <w:numId w:val="2"/>
        </w:numPr>
        <w:jc w:val="both"/>
      </w:pPr>
      <w:r w:rsidRPr="006A6C32">
        <w:t xml:space="preserve">Guidelines to Ensure All Materials are Accessible: </w:t>
      </w:r>
      <w:r w:rsidR="00192748">
        <w:t>Ideally, a</w:t>
      </w:r>
      <w:r w:rsidRPr="006A6C32">
        <w:t>ll training materials w</w:t>
      </w:r>
      <w:r w:rsidR="00192748">
        <w:t>ould</w:t>
      </w:r>
      <w:r w:rsidRPr="006A6C32">
        <w:t xml:space="preserve"> be accessible in various formats, considering disabilities, language proficiency, and digital access.</w:t>
      </w:r>
    </w:p>
    <w:p w14:paraId="37BFF6B3" w14:textId="77777777" w:rsidR="006A6C32" w:rsidRDefault="006A6C32" w:rsidP="00BD0ADE">
      <w:pPr>
        <w:jc w:val="both"/>
      </w:pPr>
    </w:p>
    <w:p w14:paraId="3B4ED22C" w14:textId="6F2070C0" w:rsidR="006F7A1F" w:rsidRPr="006A6C32" w:rsidRDefault="006F7A1F" w:rsidP="00BD0ADE">
      <w:pPr>
        <w:jc w:val="both"/>
        <w:rPr>
          <w:b/>
          <w:bCs/>
        </w:rPr>
      </w:pPr>
      <w:r w:rsidRPr="006A6C32">
        <w:rPr>
          <w:b/>
          <w:bCs/>
        </w:rPr>
        <w:t>Follow-up Support</w:t>
      </w:r>
    </w:p>
    <w:p w14:paraId="59E1B06F" w14:textId="77777777" w:rsidR="006F7A1F" w:rsidRDefault="006F7A1F" w:rsidP="00BD0ADE">
      <w:pPr>
        <w:jc w:val="both"/>
      </w:pPr>
    </w:p>
    <w:p w14:paraId="35045E8D" w14:textId="77777777" w:rsidR="006775AF" w:rsidRDefault="006775AF" w:rsidP="00BD0ADE">
      <w:pPr>
        <w:pStyle w:val="ListParagraph"/>
        <w:numPr>
          <w:ilvl w:val="0"/>
          <w:numId w:val="2"/>
        </w:numPr>
        <w:jc w:val="both"/>
      </w:pPr>
      <w:r>
        <w:t>Access to Additional Resources: Information on how to access further learning materials will be provided.</w:t>
      </w:r>
    </w:p>
    <w:p w14:paraId="03AC10F5" w14:textId="77777777" w:rsidR="006775AF" w:rsidRDefault="006775AF" w:rsidP="00BD0ADE">
      <w:pPr>
        <w:pStyle w:val="ListParagraph"/>
        <w:numPr>
          <w:ilvl w:val="0"/>
          <w:numId w:val="2"/>
        </w:numPr>
        <w:jc w:val="both"/>
      </w:pPr>
      <w:r>
        <w:lastRenderedPageBreak/>
        <w:t>Check-ins: Regular check-ins will be scheduled to ensure the implementation of learning into practice.</w:t>
      </w:r>
    </w:p>
    <w:p w14:paraId="18F81191" w14:textId="7B133049" w:rsidR="006F7A1F" w:rsidRDefault="006775AF" w:rsidP="00BD0ADE">
      <w:pPr>
        <w:pStyle w:val="ListParagraph"/>
        <w:numPr>
          <w:ilvl w:val="0"/>
          <w:numId w:val="2"/>
        </w:numPr>
        <w:jc w:val="both"/>
      </w:pPr>
      <w:r>
        <w:t>Community of Practice: Details will be provided on how to join and participate in a community of practice to encourage continuous learning.</w:t>
      </w:r>
    </w:p>
    <w:p w14:paraId="605D27DC" w14:textId="77777777" w:rsidR="006775AF" w:rsidRDefault="006775AF" w:rsidP="00BD0ADE">
      <w:pPr>
        <w:jc w:val="both"/>
      </w:pPr>
    </w:p>
    <w:p w14:paraId="198E31E7" w14:textId="06D66B39" w:rsidR="00326397" w:rsidRPr="005527EC" w:rsidRDefault="006F7A1F" w:rsidP="00BD0ADE">
      <w:pPr>
        <w:jc w:val="both"/>
        <w:rPr>
          <w:b/>
          <w:bCs/>
        </w:rPr>
      </w:pPr>
      <w:r w:rsidRPr="005527EC">
        <w:rPr>
          <w:b/>
          <w:bCs/>
        </w:rPr>
        <w:t xml:space="preserve">Contact </w:t>
      </w:r>
      <w:r w:rsidR="005527EC" w:rsidRPr="005527EC">
        <w:rPr>
          <w:b/>
          <w:bCs/>
        </w:rPr>
        <w:t xml:space="preserve">Information </w:t>
      </w:r>
    </w:p>
    <w:p w14:paraId="1D2641C4" w14:textId="0B069DA7" w:rsidR="005527EC" w:rsidRDefault="005527EC" w:rsidP="00BD0ADE">
      <w:pPr>
        <w:pStyle w:val="ListParagraph"/>
        <w:numPr>
          <w:ilvl w:val="0"/>
          <w:numId w:val="3"/>
        </w:numPr>
        <w:jc w:val="both"/>
      </w:pPr>
      <w:r w:rsidRPr="005527EC">
        <w:t>Contact Details for the Training Facilitators or Coordinators: Comprehensive contact details will be provided for any queries or additional support needed.</w:t>
      </w:r>
    </w:p>
    <w:p w14:paraId="21C6B743" w14:textId="77777777" w:rsidR="002659D0" w:rsidRDefault="002659D0" w:rsidP="00BD0ADE">
      <w:pPr>
        <w:jc w:val="both"/>
      </w:pPr>
    </w:p>
    <w:p w14:paraId="76A0A6CB" w14:textId="674A9067" w:rsidR="002659D0" w:rsidRPr="00DA2A23" w:rsidRDefault="002659D0" w:rsidP="00BD0ADE">
      <w:pPr>
        <w:jc w:val="both"/>
        <w:rPr>
          <w:highlight w:val="yellow"/>
        </w:rPr>
      </w:pPr>
      <w:r w:rsidRPr="00DA2A23">
        <w:rPr>
          <w:b/>
          <w:bCs/>
          <w:highlight w:val="yellow"/>
        </w:rPr>
        <w:t>Glossary of Terms:</w:t>
      </w:r>
      <w:r w:rsidRPr="00DA2A23">
        <w:rPr>
          <w:highlight w:val="yellow"/>
        </w:rPr>
        <w:t xml:space="preserve"> </w:t>
      </w:r>
      <w:r w:rsidR="005212F3" w:rsidRPr="00DA2A23">
        <w:rPr>
          <w:highlight w:val="yellow"/>
        </w:rPr>
        <w:t>[</w:t>
      </w:r>
      <w:r w:rsidR="00265276" w:rsidRPr="00DA2A23">
        <w:rPr>
          <w:highlight w:val="yellow"/>
        </w:rPr>
        <w:t>tbc</w:t>
      </w:r>
      <w:r w:rsidR="005212F3" w:rsidRPr="00DA2A23">
        <w:rPr>
          <w:highlight w:val="yellow"/>
        </w:rPr>
        <w:t xml:space="preserve">] </w:t>
      </w:r>
      <w:r w:rsidRPr="00DA2A23">
        <w:rPr>
          <w:highlight w:val="yellow"/>
        </w:rPr>
        <w:t>This should be an alphabetically arranged list of key terms used throughout the training, each followed by a clear, concise definition. The terms could range from "affective barriers" to "neurodiversity", based on the content of the program</w:t>
      </w:r>
      <w:r w:rsidR="00600810" w:rsidRPr="00DA2A23">
        <w:rPr>
          <w:highlight w:val="yellow"/>
        </w:rPr>
        <w:t>me</w:t>
      </w:r>
      <w:r w:rsidRPr="00DA2A23">
        <w:rPr>
          <w:highlight w:val="yellow"/>
        </w:rPr>
        <w:t xml:space="preserve">. </w:t>
      </w:r>
    </w:p>
    <w:p w14:paraId="02F13F56" w14:textId="77777777" w:rsidR="0009364A" w:rsidRPr="00DA2A23" w:rsidRDefault="0009364A" w:rsidP="00BD0ADE">
      <w:pPr>
        <w:jc w:val="both"/>
        <w:rPr>
          <w:highlight w:val="yellow"/>
        </w:rPr>
      </w:pPr>
    </w:p>
    <w:p w14:paraId="1F12FAA4" w14:textId="7EFB221D" w:rsidR="0009364A" w:rsidRDefault="0009364A" w:rsidP="00BD0ADE">
      <w:pPr>
        <w:jc w:val="both"/>
      </w:pPr>
      <w:r w:rsidRPr="00DA2A23">
        <w:rPr>
          <w:b/>
          <w:bCs/>
          <w:highlight w:val="yellow"/>
        </w:rPr>
        <w:t>Code of Conduct/Behavioural Expectations:</w:t>
      </w:r>
      <w:r w:rsidRPr="00DA2A23">
        <w:rPr>
          <w:highlight w:val="yellow"/>
        </w:rPr>
        <w:t xml:space="preserve"> </w:t>
      </w:r>
      <w:r w:rsidR="00265276" w:rsidRPr="00DA2A23">
        <w:rPr>
          <w:highlight w:val="yellow"/>
        </w:rPr>
        <w:t xml:space="preserve"> [tbc] </w:t>
      </w:r>
      <w:r w:rsidRPr="00DA2A23">
        <w:rPr>
          <w:highlight w:val="yellow"/>
        </w:rPr>
        <w:t xml:space="preserve">Outline the expected </w:t>
      </w:r>
      <w:r w:rsidR="00265276" w:rsidRPr="00DA2A23">
        <w:rPr>
          <w:highlight w:val="yellow"/>
        </w:rPr>
        <w:t>behaviour</w:t>
      </w:r>
      <w:r w:rsidRPr="00DA2A23">
        <w:rPr>
          <w:highlight w:val="yellow"/>
        </w:rPr>
        <w:t xml:space="preserve"> for participants during the program</w:t>
      </w:r>
      <w:r w:rsidR="00265276" w:rsidRPr="00DA2A23">
        <w:rPr>
          <w:highlight w:val="yellow"/>
        </w:rPr>
        <w:t>me</w:t>
      </w:r>
      <w:r w:rsidRPr="00DA2A23">
        <w:rPr>
          <w:highlight w:val="yellow"/>
        </w:rPr>
        <w:t xml:space="preserve">. This could include aspects like respecting others' opinions, maintaining confidentiality, and being active participants. </w:t>
      </w:r>
      <w:r w:rsidR="00DA2A23" w:rsidRPr="00DA2A23">
        <w:rPr>
          <w:highlight w:val="yellow"/>
        </w:rPr>
        <w:t>[</w:t>
      </w:r>
      <w:r w:rsidRPr="00DA2A23">
        <w:rPr>
          <w:highlight w:val="yellow"/>
        </w:rPr>
        <w:t xml:space="preserve">This section </w:t>
      </w:r>
      <w:r w:rsidR="00DA2A23" w:rsidRPr="00DA2A23">
        <w:rPr>
          <w:highlight w:val="yellow"/>
        </w:rPr>
        <w:t xml:space="preserve">should </w:t>
      </w:r>
      <w:r w:rsidR="00CC376F" w:rsidRPr="00DA2A23">
        <w:rPr>
          <w:highlight w:val="yellow"/>
        </w:rPr>
        <w:t>be</w:t>
      </w:r>
      <w:r w:rsidRPr="00DA2A23">
        <w:rPr>
          <w:highlight w:val="yellow"/>
        </w:rPr>
        <w:t xml:space="preserve"> placed at the beginning of the manual, just after the Introduction and Program</w:t>
      </w:r>
      <w:r w:rsidR="00DA2A23" w:rsidRPr="00DA2A23">
        <w:rPr>
          <w:highlight w:val="yellow"/>
        </w:rPr>
        <w:t>me</w:t>
      </w:r>
      <w:r w:rsidRPr="00DA2A23">
        <w:rPr>
          <w:highlight w:val="yellow"/>
        </w:rPr>
        <w:t xml:space="preserve"> Philosophy, so the rules are clear from the onset.</w:t>
      </w:r>
      <w:r w:rsidR="00DA2A23" w:rsidRPr="00DA2A23">
        <w:rPr>
          <w:highlight w:val="yellow"/>
        </w:rPr>
        <w:t>]</w:t>
      </w:r>
    </w:p>
    <w:p w14:paraId="36263262" w14:textId="77777777" w:rsidR="0009364A" w:rsidRDefault="0009364A" w:rsidP="00BD0ADE">
      <w:pPr>
        <w:jc w:val="both"/>
      </w:pPr>
    </w:p>
    <w:p w14:paraId="7267AB0C" w14:textId="710CFA90" w:rsidR="0009364A" w:rsidRDefault="0009364A" w:rsidP="00BD0ADE">
      <w:pPr>
        <w:jc w:val="both"/>
      </w:pPr>
      <w:r w:rsidRPr="005A3280">
        <w:rPr>
          <w:b/>
          <w:bCs/>
          <w:highlight w:val="yellow"/>
        </w:rPr>
        <w:lastRenderedPageBreak/>
        <w:t>Certificates and Accreditation:</w:t>
      </w:r>
      <w:r w:rsidRPr="005A3280">
        <w:rPr>
          <w:highlight w:val="yellow"/>
        </w:rPr>
        <w:t xml:space="preserve"> Provide details about any certificates of completion or accreditations participants will earn upon successfully finishing the program</w:t>
      </w:r>
      <w:r w:rsidR="00801BA1" w:rsidRPr="005A3280">
        <w:rPr>
          <w:highlight w:val="yellow"/>
        </w:rPr>
        <w:t>me</w:t>
      </w:r>
      <w:r w:rsidRPr="005A3280">
        <w:rPr>
          <w:highlight w:val="yellow"/>
        </w:rPr>
        <w:t xml:space="preserve">. This could include the criteria for earning them and their value. This information can be located towards the end of the manual, </w:t>
      </w:r>
      <w:r w:rsidR="00CC376F" w:rsidRPr="005A3280">
        <w:rPr>
          <w:highlight w:val="yellow"/>
        </w:rPr>
        <w:t>in</w:t>
      </w:r>
      <w:r w:rsidRPr="005A3280">
        <w:rPr>
          <w:highlight w:val="yellow"/>
        </w:rPr>
        <w:t xml:space="preserve"> a "Next Steps" or "Upon Completion" section.</w:t>
      </w:r>
    </w:p>
    <w:p w14:paraId="0E19D636" w14:textId="77777777" w:rsidR="0009364A" w:rsidRDefault="0009364A" w:rsidP="00BD0ADE">
      <w:pPr>
        <w:jc w:val="both"/>
      </w:pPr>
    </w:p>
    <w:p w14:paraId="2B325EB1" w14:textId="4711D179" w:rsidR="0009364A" w:rsidRPr="00A333A6" w:rsidRDefault="0009364A" w:rsidP="00BD0ADE">
      <w:pPr>
        <w:jc w:val="both"/>
      </w:pPr>
      <w:r w:rsidRPr="005A3280">
        <w:rPr>
          <w:highlight w:val="yellow"/>
        </w:rPr>
        <w:t>Troubleshooting/FAQs: Address common issues that might arise during the training, like technical problems with virtual platforms (if used), uncertainties about program</w:t>
      </w:r>
      <w:r w:rsidR="005A3280" w:rsidRPr="005A3280">
        <w:rPr>
          <w:highlight w:val="yellow"/>
        </w:rPr>
        <w:t>me</w:t>
      </w:r>
      <w:r w:rsidRPr="005A3280">
        <w:rPr>
          <w:highlight w:val="yellow"/>
        </w:rPr>
        <w:t xml:space="preserve"> structure, or confusion about certain activities. This section could be placed towards the end of the manual for easy reference, though it may be helpful to mention its existence early on.</w:t>
      </w:r>
    </w:p>
    <w:sectPr w:rsidR="0009364A" w:rsidRPr="00A333A6" w:rsidSect="007E3EF4">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70" w:author="Abigail Hills" w:date="2023-06-23T16:20:00Z" w:initials="AH">
    <w:p w14:paraId="64BC4B91" w14:textId="77777777" w:rsidR="00E06FA8" w:rsidRDefault="00E06FA8" w:rsidP="003269B6">
      <w:pPr>
        <w:pStyle w:val="CommentText"/>
      </w:pPr>
      <w:r>
        <w:rPr>
          <w:rStyle w:val="CommentReference"/>
        </w:rPr>
        <w:annotationRef/>
      </w:r>
      <w:r>
        <w:t>That's quite a big pilot! I was expecting maybe one of each age range? As it will end up being a lot of data to analyse from 10 schools just as the pilot! But I'm not the one that will be doing it….</w:t>
      </w:r>
    </w:p>
  </w:comment>
  <w:comment w:id="73" w:author="Abigail Hills" w:date="2023-06-23T16:22:00Z" w:initials="AH">
    <w:p w14:paraId="52A36EA4" w14:textId="77777777" w:rsidR="006C0B3A" w:rsidRDefault="006C0B3A" w:rsidP="009C78CB">
      <w:pPr>
        <w:pStyle w:val="CommentText"/>
      </w:pPr>
      <w:r>
        <w:rPr>
          <w:rStyle w:val="CommentReference"/>
        </w:rPr>
        <w:annotationRef/>
      </w:r>
      <w:r>
        <w:t>Just a wondering - but for the pilot as well as collecting qualitative data, would you be considering collecting any quantitative measures? Wondering if an easy, freely available questions from pupil's perspectives at the start and end of the training could indicate if they notice any significant shifts in how staff are treating them? Might be more valuable that self-evaluation as will actually prove the impact of the training on outcome for CYP?</w:t>
      </w:r>
    </w:p>
  </w:comment>
  <w:comment w:id="126" w:author="Abigail Hills" w:date="2023-06-21T08:46:00Z" w:initials="AH">
    <w:p w14:paraId="15463D6A" w14:textId="32AFCA20" w:rsidR="0044186B" w:rsidRDefault="0044186B" w:rsidP="00343963">
      <w:pPr>
        <w:pStyle w:val="CommentText"/>
      </w:pPr>
      <w:r>
        <w:rPr>
          <w:rStyle w:val="CommentReference"/>
        </w:rPr>
        <w:annotationRef/>
      </w:r>
      <w:r>
        <w:t>If you are designing all of these resources to include in an appendix, for clarity, I'd just list the ones required for each module and then say which appendix it can be found in (rather than describing the key aspects here and then again when you show the supplementary resources)</w:t>
      </w:r>
    </w:p>
  </w:comment>
  <w:comment w:id="152" w:author="Abigail Hills" w:date="2023-06-23T16:29:00Z" w:initials="AH">
    <w:p w14:paraId="1152169E" w14:textId="77777777" w:rsidR="00130A44" w:rsidRDefault="00130A44" w:rsidP="001A69F0">
      <w:pPr>
        <w:pStyle w:val="CommentText"/>
      </w:pPr>
      <w:r>
        <w:rPr>
          <w:rStyle w:val="CommentReference"/>
        </w:rPr>
        <w:annotationRef/>
      </w:r>
      <w:r>
        <w:t>See my comment in section 3</w:t>
      </w:r>
    </w:p>
  </w:comment>
  <w:comment w:id="153" w:author="Scott Ighavongbe-Patrick" w:date="2023-06-26T19:59:00Z" w:initials="SIP">
    <w:p w14:paraId="23266450" w14:textId="560F01F7" w:rsidR="00BD0ADE" w:rsidRDefault="00BD0ADE">
      <w:pPr>
        <w:pStyle w:val="CommentText"/>
      </w:pPr>
      <w:r>
        <w:rPr>
          <w:rStyle w:val="CommentReference"/>
        </w:rPr>
        <w:annotationRef/>
      </w:r>
      <w:r>
        <w:t>Need to re-evaluate module 1 &amp; 2…</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4BC4B91" w15:done="0"/>
  <w15:commentEx w15:paraId="52A36EA4" w15:done="0"/>
  <w15:commentEx w15:paraId="15463D6A" w15:done="0"/>
  <w15:commentEx w15:paraId="1152169E" w15:done="0"/>
  <w15:commentEx w15:paraId="23266450" w15:paraIdParent="1152169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84044B3" w16cex:dateUtc="2023-06-23T15:20:00Z"/>
  <w16cex:commentExtensible w16cex:durableId="28404541" w16cex:dateUtc="2023-06-23T15:22:00Z"/>
  <w16cex:commentExtensible w16cex:durableId="283D3775" w16cex:dateUtc="2023-06-21T07:46:00Z"/>
  <w16cex:commentExtensible w16cex:durableId="284046FE" w16cex:dateUtc="2023-06-23T15:29:00Z"/>
  <w16cex:commentExtensible w16cex:durableId="28446CAA" w16cex:dateUtc="2023-06-26T18:5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4BC4B91" w16cid:durableId="284044B3"/>
  <w16cid:commentId w16cid:paraId="52A36EA4" w16cid:durableId="28404541"/>
  <w16cid:commentId w16cid:paraId="15463D6A" w16cid:durableId="283D3775"/>
  <w16cid:commentId w16cid:paraId="1152169E" w16cid:durableId="284046FE"/>
  <w16cid:commentId w16cid:paraId="23266450" w16cid:durableId="28446CA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784728" w14:textId="77777777" w:rsidR="004D3005" w:rsidRDefault="004D3005" w:rsidP="005A3280">
      <w:r>
        <w:separator/>
      </w:r>
    </w:p>
  </w:endnote>
  <w:endnote w:type="continuationSeparator" w:id="0">
    <w:p w14:paraId="79E45BF1" w14:textId="77777777" w:rsidR="004D3005" w:rsidRDefault="004D3005" w:rsidP="005A32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89929389"/>
      <w:docPartObj>
        <w:docPartGallery w:val="Page Numbers (Bottom of Page)"/>
        <w:docPartUnique/>
      </w:docPartObj>
    </w:sdtPr>
    <w:sdtEndPr>
      <w:rPr>
        <w:noProof/>
      </w:rPr>
    </w:sdtEndPr>
    <w:sdtContent>
      <w:p w14:paraId="25274A54" w14:textId="51502B6E" w:rsidR="005A3280" w:rsidRDefault="005A328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892A8BC" w14:textId="77777777" w:rsidR="005A3280" w:rsidRDefault="005A328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E2A0A9" w14:textId="77777777" w:rsidR="004D3005" w:rsidRDefault="004D3005" w:rsidP="005A3280">
      <w:r>
        <w:separator/>
      </w:r>
    </w:p>
  </w:footnote>
  <w:footnote w:type="continuationSeparator" w:id="0">
    <w:p w14:paraId="0CDF43DF" w14:textId="77777777" w:rsidR="004D3005" w:rsidRDefault="004D3005" w:rsidP="005A328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94D11"/>
    <w:multiLevelType w:val="hybridMultilevel"/>
    <w:tmpl w:val="7C4615FC"/>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30D3806"/>
    <w:multiLevelType w:val="hybridMultilevel"/>
    <w:tmpl w:val="FF087A20"/>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4B70BAC"/>
    <w:multiLevelType w:val="hybridMultilevel"/>
    <w:tmpl w:val="2EE44DC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67B3BDB"/>
    <w:multiLevelType w:val="hybridMultilevel"/>
    <w:tmpl w:val="E9A272C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8A9657F"/>
    <w:multiLevelType w:val="hybridMultilevel"/>
    <w:tmpl w:val="E690A198"/>
    <w:lvl w:ilvl="0" w:tplc="08090005">
      <w:start w:val="1"/>
      <w:numFmt w:val="bullet"/>
      <w:lvlText w:val=""/>
      <w:lvlJc w:val="left"/>
      <w:pPr>
        <w:ind w:left="785" w:hanging="360"/>
      </w:pPr>
      <w:rPr>
        <w:rFonts w:ascii="Wingdings" w:hAnsi="Wingdings" w:hint="default"/>
      </w:rPr>
    </w:lvl>
    <w:lvl w:ilvl="1" w:tplc="08090003" w:tentative="1">
      <w:start w:val="1"/>
      <w:numFmt w:val="bullet"/>
      <w:lvlText w:val="o"/>
      <w:lvlJc w:val="left"/>
      <w:pPr>
        <w:ind w:left="1505" w:hanging="360"/>
      </w:pPr>
      <w:rPr>
        <w:rFonts w:ascii="Courier New" w:hAnsi="Courier New" w:cs="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cs="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cs="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5" w15:restartNumberingAfterBreak="0">
    <w:nsid w:val="0DE24468"/>
    <w:multiLevelType w:val="hybridMultilevel"/>
    <w:tmpl w:val="FCA86CEA"/>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1CC7490"/>
    <w:multiLevelType w:val="hybridMultilevel"/>
    <w:tmpl w:val="35EE3F6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4C8005D"/>
    <w:multiLevelType w:val="hybridMultilevel"/>
    <w:tmpl w:val="36E8E1B6"/>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592271F"/>
    <w:multiLevelType w:val="hybridMultilevel"/>
    <w:tmpl w:val="35405B50"/>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6D63C9A"/>
    <w:multiLevelType w:val="hybridMultilevel"/>
    <w:tmpl w:val="40DA5090"/>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B3D2FC8"/>
    <w:multiLevelType w:val="hybridMultilevel"/>
    <w:tmpl w:val="8B140C5A"/>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C801DCD"/>
    <w:multiLevelType w:val="hybridMultilevel"/>
    <w:tmpl w:val="0ACEBFFA"/>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CFB6EB5"/>
    <w:multiLevelType w:val="hybridMultilevel"/>
    <w:tmpl w:val="BEBCAB7A"/>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DFE5B7E"/>
    <w:multiLevelType w:val="hybridMultilevel"/>
    <w:tmpl w:val="5F20A73C"/>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1F2F0511"/>
    <w:multiLevelType w:val="hybridMultilevel"/>
    <w:tmpl w:val="1A62913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1F4451F"/>
    <w:multiLevelType w:val="hybridMultilevel"/>
    <w:tmpl w:val="110692F6"/>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36478E2"/>
    <w:multiLevelType w:val="hybridMultilevel"/>
    <w:tmpl w:val="B2C4AD3C"/>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48B19DE"/>
    <w:multiLevelType w:val="hybridMultilevel"/>
    <w:tmpl w:val="4076806A"/>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51F5DFB"/>
    <w:multiLevelType w:val="hybridMultilevel"/>
    <w:tmpl w:val="4B043C8A"/>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263A3C41"/>
    <w:multiLevelType w:val="hybridMultilevel"/>
    <w:tmpl w:val="7168FC7C"/>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270778FC"/>
    <w:multiLevelType w:val="hybridMultilevel"/>
    <w:tmpl w:val="3F0AC12A"/>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282E349D"/>
    <w:multiLevelType w:val="hybridMultilevel"/>
    <w:tmpl w:val="359C1556"/>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2B2A1431"/>
    <w:multiLevelType w:val="hybridMultilevel"/>
    <w:tmpl w:val="9C42016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2D683609"/>
    <w:multiLevelType w:val="hybridMultilevel"/>
    <w:tmpl w:val="8E246F24"/>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2DF26B0D"/>
    <w:multiLevelType w:val="hybridMultilevel"/>
    <w:tmpl w:val="4B4031D0"/>
    <w:lvl w:ilvl="0" w:tplc="08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2F882114"/>
    <w:multiLevelType w:val="hybridMultilevel"/>
    <w:tmpl w:val="8A14BE3A"/>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2FE176B5"/>
    <w:multiLevelType w:val="hybridMultilevel"/>
    <w:tmpl w:val="9806A710"/>
    <w:lvl w:ilvl="0" w:tplc="6B529E18">
      <w:start w:val="1"/>
      <w:numFmt w:val="decimal"/>
      <w:lvlText w:val="%1."/>
      <w:lvlJc w:val="left"/>
      <w:pPr>
        <w:ind w:left="360" w:hanging="360"/>
      </w:pPr>
      <w:rPr>
        <w:rFonts w:hint="default"/>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7" w15:restartNumberingAfterBreak="0">
    <w:nsid w:val="334D5603"/>
    <w:multiLevelType w:val="hybridMultilevel"/>
    <w:tmpl w:val="D1E857FC"/>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352A4096"/>
    <w:multiLevelType w:val="hybridMultilevel"/>
    <w:tmpl w:val="16BC9BE4"/>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36202AEC"/>
    <w:multiLevelType w:val="hybridMultilevel"/>
    <w:tmpl w:val="D1507C84"/>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36701629"/>
    <w:multiLevelType w:val="hybridMultilevel"/>
    <w:tmpl w:val="B3B6D7E0"/>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36813B72"/>
    <w:multiLevelType w:val="hybridMultilevel"/>
    <w:tmpl w:val="B09008E4"/>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38264F82"/>
    <w:multiLevelType w:val="hybridMultilevel"/>
    <w:tmpl w:val="D4A08946"/>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3CC20CDC"/>
    <w:multiLevelType w:val="hybridMultilevel"/>
    <w:tmpl w:val="EFB6B00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43B94B8B"/>
    <w:multiLevelType w:val="hybridMultilevel"/>
    <w:tmpl w:val="CD582AB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44F23E89"/>
    <w:multiLevelType w:val="hybridMultilevel"/>
    <w:tmpl w:val="AE129426"/>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457F6809"/>
    <w:multiLevelType w:val="hybridMultilevel"/>
    <w:tmpl w:val="F1E8D406"/>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4AF42791"/>
    <w:multiLevelType w:val="hybridMultilevel"/>
    <w:tmpl w:val="2BD88C90"/>
    <w:lvl w:ilvl="0" w:tplc="08090017">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15:restartNumberingAfterBreak="0">
    <w:nsid w:val="4E4A30F2"/>
    <w:multiLevelType w:val="hybridMultilevel"/>
    <w:tmpl w:val="F1A2570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4E793A5A"/>
    <w:multiLevelType w:val="hybridMultilevel"/>
    <w:tmpl w:val="8D4AC640"/>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4EB41E33"/>
    <w:multiLevelType w:val="hybridMultilevel"/>
    <w:tmpl w:val="AF2470D2"/>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1" w15:restartNumberingAfterBreak="0">
    <w:nsid w:val="4F554263"/>
    <w:multiLevelType w:val="hybridMultilevel"/>
    <w:tmpl w:val="4092AE4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54DE1120"/>
    <w:multiLevelType w:val="hybridMultilevel"/>
    <w:tmpl w:val="76DEB6B0"/>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5620598A"/>
    <w:multiLevelType w:val="hybridMultilevel"/>
    <w:tmpl w:val="A0EC238C"/>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57301CE4"/>
    <w:multiLevelType w:val="hybridMultilevel"/>
    <w:tmpl w:val="FA566C8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57436120"/>
    <w:multiLevelType w:val="hybridMultilevel"/>
    <w:tmpl w:val="BFBAE71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5C8A67E1"/>
    <w:multiLevelType w:val="hybridMultilevel"/>
    <w:tmpl w:val="EC2C0F66"/>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5D292C0C"/>
    <w:multiLevelType w:val="hybridMultilevel"/>
    <w:tmpl w:val="05C4687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15:restartNumberingAfterBreak="0">
    <w:nsid w:val="6101222D"/>
    <w:multiLevelType w:val="hybridMultilevel"/>
    <w:tmpl w:val="BFBAE22A"/>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63C1373C"/>
    <w:multiLevelType w:val="hybridMultilevel"/>
    <w:tmpl w:val="7A3AA98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15:restartNumberingAfterBreak="0">
    <w:nsid w:val="63EB7615"/>
    <w:multiLevelType w:val="hybridMultilevel"/>
    <w:tmpl w:val="ADFE7E36"/>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 w15:restartNumberingAfterBreak="0">
    <w:nsid w:val="68B8378E"/>
    <w:multiLevelType w:val="hybridMultilevel"/>
    <w:tmpl w:val="02F0207A"/>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2" w15:restartNumberingAfterBreak="0">
    <w:nsid w:val="6B6A1B61"/>
    <w:multiLevelType w:val="hybridMultilevel"/>
    <w:tmpl w:val="2F206CE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3" w15:restartNumberingAfterBreak="0">
    <w:nsid w:val="6F362B12"/>
    <w:multiLevelType w:val="hybridMultilevel"/>
    <w:tmpl w:val="F53A44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4" w15:restartNumberingAfterBreak="0">
    <w:nsid w:val="73ED25C6"/>
    <w:multiLevelType w:val="hybridMultilevel"/>
    <w:tmpl w:val="AA588AE0"/>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5" w15:restartNumberingAfterBreak="0">
    <w:nsid w:val="74426359"/>
    <w:multiLevelType w:val="hybridMultilevel"/>
    <w:tmpl w:val="32E27160"/>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6" w15:restartNumberingAfterBreak="0">
    <w:nsid w:val="764C02AC"/>
    <w:multiLevelType w:val="hybridMultilevel"/>
    <w:tmpl w:val="7B8C42B0"/>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7" w15:restartNumberingAfterBreak="0">
    <w:nsid w:val="771773F8"/>
    <w:multiLevelType w:val="hybridMultilevel"/>
    <w:tmpl w:val="6714C040"/>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8" w15:restartNumberingAfterBreak="0">
    <w:nsid w:val="77862DFD"/>
    <w:multiLevelType w:val="hybridMultilevel"/>
    <w:tmpl w:val="EFCE653C"/>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9" w15:restartNumberingAfterBreak="0">
    <w:nsid w:val="78DB49AE"/>
    <w:multiLevelType w:val="hybridMultilevel"/>
    <w:tmpl w:val="68F6196E"/>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0" w15:restartNumberingAfterBreak="0">
    <w:nsid w:val="78EC3C95"/>
    <w:multiLevelType w:val="hybridMultilevel"/>
    <w:tmpl w:val="C3C02A26"/>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1" w15:restartNumberingAfterBreak="0">
    <w:nsid w:val="7A15456C"/>
    <w:multiLevelType w:val="hybridMultilevel"/>
    <w:tmpl w:val="F09883E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2" w15:restartNumberingAfterBreak="0">
    <w:nsid w:val="7A723A00"/>
    <w:multiLevelType w:val="hybridMultilevel"/>
    <w:tmpl w:val="B38CB4AA"/>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3" w15:restartNumberingAfterBreak="0">
    <w:nsid w:val="7AF43CDA"/>
    <w:multiLevelType w:val="hybridMultilevel"/>
    <w:tmpl w:val="8D5A2FC4"/>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4" w15:restartNumberingAfterBreak="0">
    <w:nsid w:val="7BF11D67"/>
    <w:multiLevelType w:val="hybridMultilevel"/>
    <w:tmpl w:val="6DF0305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5" w15:restartNumberingAfterBreak="0">
    <w:nsid w:val="7F7F06B2"/>
    <w:multiLevelType w:val="hybridMultilevel"/>
    <w:tmpl w:val="9BCC61C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430464486">
    <w:abstractNumId w:val="48"/>
  </w:num>
  <w:num w:numId="2" w16cid:durableId="1464613325">
    <w:abstractNumId w:val="20"/>
  </w:num>
  <w:num w:numId="3" w16cid:durableId="2015765191">
    <w:abstractNumId w:val="52"/>
  </w:num>
  <w:num w:numId="4" w16cid:durableId="432438597">
    <w:abstractNumId w:val="37"/>
  </w:num>
  <w:num w:numId="5" w16cid:durableId="1120218956">
    <w:abstractNumId w:val="26"/>
  </w:num>
  <w:num w:numId="6" w16cid:durableId="549414900">
    <w:abstractNumId w:val="44"/>
  </w:num>
  <w:num w:numId="7" w16cid:durableId="758714225">
    <w:abstractNumId w:val="14"/>
  </w:num>
  <w:num w:numId="8" w16cid:durableId="1585264380">
    <w:abstractNumId w:val="25"/>
  </w:num>
  <w:num w:numId="9" w16cid:durableId="926495143">
    <w:abstractNumId w:val="0"/>
  </w:num>
  <w:num w:numId="10" w16cid:durableId="1229805160">
    <w:abstractNumId w:val="11"/>
  </w:num>
  <w:num w:numId="11" w16cid:durableId="853225532">
    <w:abstractNumId w:val="30"/>
  </w:num>
  <w:num w:numId="12" w16cid:durableId="1762097049">
    <w:abstractNumId w:val="51"/>
  </w:num>
  <w:num w:numId="13" w16cid:durableId="32779608">
    <w:abstractNumId w:val="31"/>
  </w:num>
  <w:num w:numId="14" w16cid:durableId="14773323">
    <w:abstractNumId w:val="42"/>
  </w:num>
  <w:num w:numId="15" w16cid:durableId="823592915">
    <w:abstractNumId w:val="39"/>
  </w:num>
  <w:num w:numId="16" w16cid:durableId="1549026000">
    <w:abstractNumId w:val="45"/>
  </w:num>
  <w:num w:numId="17" w16cid:durableId="1290864059">
    <w:abstractNumId w:val="1"/>
  </w:num>
  <w:num w:numId="18" w16cid:durableId="1194226134">
    <w:abstractNumId w:val="62"/>
  </w:num>
  <w:num w:numId="19" w16cid:durableId="1360931597">
    <w:abstractNumId w:val="36"/>
  </w:num>
  <w:num w:numId="20" w16cid:durableId="869147079">
    <w:abstractNumId w:val="2"/>
  </w:num>
  <w:num w:numId="21" w16cid:durableId="1244756361">
    <w:abstractNumId w:val="33"/>
  </w:num>
  <w:num w:numId="22" w16cid:durableId="1627077129">
    <w:abstractNumId w:val="19"/>
  </w:num>
  <w:num w:numId="23" w16cid:durableId="1217814579">
    <w:abstractNumId w:val="43"/>
  </w:num>
  <w:num w:numId="24" w16cid:durableId="403458131">
    <w:abstractNumId w:val="38"/>
  </w:num>
  <w:num w:numId="25" w16cid:durableId="678043762">
    <w:abstractNumId w:val="60"/>
  </w:num>
  <w:num w:numId="26" w16cid:durableId="1042830770">
    <w:abstractNumId w:val="47"/>
  </w:num>
  <w:num w:numId="27" w16cid:durableId="1835337147">
    <w:abstractNumId w:val="57"/>
  </w:num>
  <w:num w:numId="28" w16cid:durableId="972447129">
    <w:abstractNumId w:val="5"/>
  </w:num>
  <w:num w:numId="29" w16cid:durableId="1800996251">
    <w:abstractNumId w:val="27"/>
  </w:num>
  <w:num w:numId="30" w16cid:durableId="1557476035">
    <w:abstractNumId w:val="17"/>
  </w:num>
  <w:num w:numId="31" w16cid:durableId="432672592">
    <w:abstractNumId w:val="15"/>
  </w:num>
  <w:num w:numId="32" w16cid:durableId="162550686">
    <w:abstractNumId w:val="9"/>
  </w:num>
  <w:num w:numId="33" w16cid:durableId="944000982">
    <w:abstractNumId w:val="61"/>
  </w:num>
  <w:num w:numId="34" w16cid:durableId="36400043">
    <w:abstractNumId w:val="34"/>
  </w:num>
  <w:num w:numId="35" w16cid:durableId="135418228">
    <w:abstractNumId w:val="8"/>
  </w:num>
  <w:num w:numId="36" w16cid:durableId="1443451370">
    <w:abstractNumId w:val="41"/>
  </w:num>
  <w:num w:numId="37" w16cid:durableId="2080470029">
    <w:abstractNumId w:val="55"/>
  </w:num>
  <w:num w:numId="38" w16cid:durableId="449739241">
    <w:abstractNumId w:val="28"/>
  </w:num>
  <w:num w:numId="39" w16cid:durableId="754981918">
    <w:abstractNumId w:val="49"/>
  </w:num>
  <w:num w:numId="40" w16cid:durableId="1189834075">
    <w:abstractNumId w:val="3"/>
  </w:num>
  <w:num w:numId="41" w16cid:durableId="864634985">
    <w:abstractNumId w:val="29"/>
  </w:num>
  <w:num w:numId="42" w16cid:durableId="2096169017">
    <w:abstractNumId w:val="23"/>
  </w:num>
  <w:num w:numId="43" w16cid:durableId="181748173">
    <w:abstractNumId w:val="12"/>
  </w:num>
  <w:num w:numId="44" w16cid:durableId="1728457076">
    <w:abstractNumId w:val="58"/>
  </w:num>
  <w:num w:numId="45" w16cid:durableId="230578908">
    <w:abstractNumId w:val="63"/>
  </w:num>
  <w:num w:numId="46" w16cid:durableId="649407845">
    <w:abstractNumId w:val="35"/>
  </w:num>
  <w:num w:numId="47" w16cid:durableId="1916088153">
    <w:abstractNumId w:val="10"/>
  </w:num>
  <w:num w:numId="48" w16cid:durableId="787890419">
    <w:abstractNumId w:val="46"/>
  </w:num>
  <w:num w:numId="49" w16cid:durableId="1301350764">
    <w:abstractNumId w:val="7"/>
  </w:num>
  <w:num w:numId="50" w16cid:durableId="230895291">
    <w:abstractNumId w:val="64"/>
  </w:num>
  <w:num w:numId="51" w16cid:durableId="2080400323">
    <w:abstractNumId w:val="56"/>
  </w:num>
  <w:num w:numId="52" w16cid:durableId="886141750">
    <w:abstractNumId w:val="22"/>
  </w:num>
  <w:num w:numId="53" w16cid:durableId="719792961">
    <w:abstractNumId w:val="18"/>
  </w:num>
  <w:num w:numId="54" w16cid:durableId="1409034126">
    <w:abstractNumId w:val="24"/>
  </w:num>
  <w:num w:numId="55" w16cid:durableId="559177007">
    <w:abstractNumId w:val="16"/>
  </w:num>
  <w:num w:numId="56" w16cid:durableId="331881334">
    <w:abstractNumId w:val="32"/>
  </w:num>
  <w:num w:numId="57" w16cid:durableId="1793788844">
    <w:abstractNumId w:val="53"/>
  </w:num>
  <w:num w:numId="58" w16cid:durableId="1280335345">
    <w:abstractNumId w:val="21"/>
  </w:num>
  <w:num w:numId="59" w16cid:durableId="2058123506">
    <w:abstractNumId w:val="13"/>
  </w:num>
  <w:num w:numId="60" w16cid:durableId="782304111">
    <w:abstractNumId w:val="54"/>
  </w:num>
  <w:num w:numId="61" w16cid:durableId="1532307514">
    <w:abstractNumId w:val="50"/>
  </w:num>
  <w:num w:numId="62" w16cid:durableId="1332566394">
    <w:abstractNumId w:val="40"/>
  </w:num>
  <w:num w:numId="63" w16cid:durableId="1743482273">
    <w:abstractNumId w:val="6"/>
  </w:num>
  <w:num w:numId="64" w16cid:durableId="1717703108">
    <w:abstractNumId w:val="65"/>
  </w:num>
  <w:num w:numId="65" w16cid:durableId="2014916798">
    <w:abstractNumId w:val="59"/>
  </w:num>
  <w:num w:numId="66" w16cid:durableId="195195628">
    <w:abstractNumId w:val="4"/>
  </w:num>
  <w:numIdMacAtCleanup w:val="6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bigail Hills">
    <w15:presenceInfo w15:providerId="AD" w15:userId="S::Abigail.Hills@buckscc.gov.uk::c5204e78-c401-4359-b60d-89954fa978ac"/>
  </w15:person>
  <w15:person w15:author="Scott Ighavongbe-Patrick">
    <w15:presenceInfo w15:providerId="AD" w15:userId="S::S.Ighavongbe-Patrick@buckscc.gov.uk::b5ab16ac-412e-47fd-a1c7-60cd4a201f0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drawingGridHorizontalSpacing w:val="187"/>
  <w:drawingGridVerticalSpacing w:val="187"/>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7D38"/>
    <w:rsid w:val="00013315"/>
    <w:rsid w:val="00013678"/>
    <w:rsid w:val="00013D8C"/>
    <w:rsid w:val="00015C0D"/>
    <w:rsid w:val="0002025A"/>
    <w:rsid w:val="000238C1"/>
    <w:rsid w:val="00026B52"/>
    <w:rsid w:val="000608BF"/>
    <w:rsid w:val="00061329"/>
    <w:rsid w:val="00061B65"/>
    <w:rsid w:val="000632FB"/>
    <w:rsid w:val="000915E9"/>
    <w:rsid w:val="00092671"/>
    <w:rsid w:val="0009364A"/>
    <w:rsid w:val="000A36D6"/>
    <w:rsid w:val="000A3AFB"/>
    <w:rsid w:val="000A7284"/>
    <w:rsid w:val="000B1FC7"/>
    <w:rsid w:val="000B4322"/>
    <w:rsid w:val="000B5282"/>
    <w:rsid w:val="000C032C"/>
    <w:rsid w:val="000C0C00"/>
    <w:rsid w:val="000C0C47"/>
    <w:rsid w:val="000C6522"/>
    <w:rsid w:val="000C6D54"/>
    <w:rsid w:val="000C75FA"/>
    <w:rsid w:val="000C7CDF"/>
    <w:rsid w:val="000D3213"/>
    <w:rsid w:val="000D66A0"/>
    <w:rsid w:val="000D6D5B"/>
    <w:rsid w:val="000E0435"/>
    <w:rsid w:val="000E37A7"/>
    <w:rsid w:val="000E7A5B"/>
    <w:rsid w:val="000F0C66"/>
    <w:rsid w:val="000F4084"/>
    <w:rsid w:val="000F48F9"/>
    <w:rsid w:val="0010125C"/>
    <w:rsid w:val="0010496B"/>
    <w:rsid w:val="001128BC"/>
    <w:rsid w:val="00114E41"/>
    <w:rsid w:val="001225D3"/>
    <w:rsid w:val="0012650D"/>
    <w:rsid w:val="00126774"/>
    <w:rsid w:val="00130A44"/>
    <w:rsid w:val="001407C6"/>
    <w:rsid w:val="00144D20"/>
    <w:rsid w:val="001468DB"/>
    <w:rsid w:val="00152404"/>
    <w:rsid w:val="00156CD0"/>
    <w:rsid w:val="0016071C"/>
    <w:rsid w:val="00163AF7"/>
    <w:rsid w:val="00170E04"/>
    <w:rsid w:val="00192748"/>
    <w:rsid w:val="00195011"/>
    <w:rsid w:val="0019593A"/>
    <w:rsid w:val="00196130"/>
    <w:rsid w:val="001A3B2E"/>
    <w:rsid w:val="001B4A1F"/>
    <w:rsid w:val="001B7A23"/>
    <w:rsid w:val="001C42D6"/>
    <w:rsid w:val="001C56BB"/>
    <w:rsid w:val="001C7343"/>
    <w:rsid w:val="001C7653"/>
    <w:rsid w:val="001E26EC"/>
    <w:rsid w:val="001F4041"/>
    <w:rsid w:val="00202FE4"/>
    <w:rsid w:val="00211E46"/>
    <w:rsid w:val="002158E5"/>
    <w:rsid w:val="00226893"/>
    <w:rsid w:val="00226A74"/>
    <w:rsid w:val="0023000F"/>
    <w:rsid w:val="002362C3"/>
    <w:rsid w:val="00240EB6"/>
    <w:rsid w:val="00240EE4"/>
    <w:rsid w:val="00245D11"/>
    <w:rsid w:val="00246142"/>
    <w:rsid w:val="0024736F"/>
    <w:rsid w:val="00251B4F"/>
    <w:rsid w:val="00254245"/>
    <w:rsid w:val="00261197"/>
    <w:rsid w:val="00261F1A"/>
    <w:rsid w:val="00265276"/>
    <w:rsid w:val="002659D0"/>
    <w:rsid w:val="00272D3F"/>
    <w:rsid w:val="00276C1E"/>
    <w:rsid w:val="00282891"/>
    <w:rsid w:val="002900BB"/>
    <w:rsid w:val="00296EB1"/>
    <w:rsid w:val="002A22AA"/>
    <w:rsid w:val="002A4AB9"/>
    <w:rsid w:val="002B264F"/>
    <w:rsid w:val="002B6379"/>
    <w:rsid w:val="002C40E2"/>
    <w:rsid w:val="002C635E"/>
    <w:rsid w:val="002C684D"/>
    <w:rsid w:val="002D2F0F"/>
    <w:rsid w:val="002E0F2B"/>
    <w:rsid w:val="002E2763"/>
    <w:rsid w:val="002E3AB1"/>
    <w:rsid w:val="002E40AD"/>
    <w:rsid w:val="002E720C"/>
    <w:rsid w:val="002E77A6"/>
    <w:rsid w:val="002F0228"/>
    <w:rsid w:val="002F0543"/>
    <w:rsid w:val="003020A5"/>
    <w:rsid w:val="0030250A"/>
    <w:rsid w:val="00320776"/>
    <w:rsid w:val="00326397"/>
    <w:rsid w:val="00330E29"/>
    <w:rsid w:val="00351368"/>
    <w:rsid w:val="003554EB"/>
    <w:rsid w:val="00363D8F"/>
    <w:rsid w:val="0036580F"/>
    <w:rsid w:val="0036723D"/>
    <w:rsid w:val="00371845"/>
    <w:rsid w:val="003752BA"/>
    <w:rsid w:val="00380BAA"/>
    <w:rsid w:val="003827FB"/>
    <w:rsid w:val="00383E50"/>
    <w:rsid w:val="00384095"/>
    <w:rsid w:val="00384417"/>
    <w:rsid w:val="00384BF2"/>
    <w:rsid w:val="0038758D"/>
    <w:rsid w:val="00390C76"/>
    <w:rsid w:val="003976A7"/>
    <w:rsid w:val="003B0350"/>
    <w:rsid w:val="003C3768"/>
    <w:rsid w:val="003C6AC9"/>
    <w:rsid w:val="003C6F21"/>
    <w:rsid w:val="003D10E1"/>
    <w:rsid w:val="003E47C8"/>
    <w:rsid w:val="003E731C"/>
    <w:rsid w:val="00402C38"/>
    <w:rsid w:val="00407A5C"/>
    <w:rsid w:val="0041269E"/>
    <w:rsid w:val="004144DF"/>
    <w:rsid w:val="004244DB"/>
    <w:rsid w:val="0043794D"/>
    <w:rsid w:val="0044186B"/>
    <w:rsid w:val="004516BB"/>
    <w:rsid w:val="00453285"/>
    <w:rsid w:val="004533C3"/>
    <w:rsid w:val="004535D9"/>
    <w:rsid w:val="00455A88"/>
    <w:rsid w:val="00456D63"/>
    <w:rsid w:val="00461F36"/>
    <w:rsid w:val="00475166"/>
    <w:rsid w:val="0047650F"/>
    <w:rsid w:val="0048070E"/>
    <w:rsid w:val="0048294E"/>
    <w:rsid w:val="004830D2"/>
    <w:rsid w:val="00484047"/>
    <w:rsid w:val="00487F45"/>
    <w:rsid w:val="004943B1"/>
    <w:rsid w:val="004977A3"/>
    <w:rsid w:val="004A3059"/>
    <w:rsid w:val="004B3279"/>
    <w:rsid w:val="004B3BB8"/>
    <w:rsid w:val="004B677F"/>
    <w:rsid w:val="004C04E2"/>
    <w:rsid w:val="004C0744"/>
    <w:rsid w:val="004C4B64"/>
    <w:rsid w:val="004C5D81"/>
    <w:rsid w:val="004D3005"/>
    <w:rsid w:val="004E1333"/>
    <w:rsid w:val="004F2617"/>
    <w:rsid w:val="004F51E6"/>
    <w:rsid w:val="00510FB6"/>
    <w:rsid w:val="0051559D"/>
    <w:rsid w:val="005212F3"/>
    <w:rsid w:val="00527946"/>
    <w:rsid w:val="00535E17"/>
    <w:rsid w:val="005527EC"/>
    <w:rsid w:val="00560816"/>
    <w:rsid w:val="00561888"/>
    <w:rsid w:val="0056657A"/>
    <w:rsid w:val="005675FE"/>
    <w:rsid w:val="00574210"/>
    <w:rsid w:val="005808B8"/>
    <w:rsid w:val="0058219B"/>
    <w:rsid w:val="00583FB9"/>
    <w:rsid w:val="00595B3E"/>
    <w:rsid w:val="00597F74"/>
    <w:rsid w:val="005A3280"/>
    <w:rsid w:val="005C05B3"/>
    <w:rsid w:val="005C23F7"/>
    <w:rsid w:val="005C2FD9"/>
    <w:rsid w:val="005D060E"/>
    <w:rsid w:val="005D778C"/>
    <w:rsid w:val="005E70FA"/>
    <w:rsid w:val="00600810"/>
    <w:rsid w:val="00606CFD"/>
    <w:rsid w:val="00607BCF"/>
    <w:rsid w:val="006128EC"/>
    <w:rsid w:val="006129C4"/>
    <w:rsid w:val="00642514"/>
    <w:rsid w:val="00653005"/>
    <w:rsid w:val="00656E70"/>
    <w:rsid w:val="00673F2F"/>
    <w:rsid w:val="0067565E"/>
    <w:rsid w:val="00676FC5"/>
    <w:rsid w:val="006775AF"/>
    <w:rsid w:val="00680091"/>
    <w:rsid w:val="00691A3F"/>
    <w:rsid w:val="006943F4"/>
    <w:rsid w:val="00696FC9"/>
    <w:rsid w:val="006A08D8"/>
    <w:rsid w:val="006A140C"/>
    <w:rsid w:val="006A3625"/>
    <w:rsid w:val="006A6C32"/>
    <w:rsid w:val="006A6DF2"/>
    <w:rsid w:val="006A7546"/>
    <w:rsid w:val="006B66CB"/>
    <w:rsid w:val="006C0B3A"/>
    <w:rsid w:val="006C5DFE"/>
    <w:rsid w:val="006D16DB"/>
    <w:rsid w:val="006D30A5"/>
    <w:rsid w:val="006F03DB"/>
    <w:rsid w:val="006F34D8"/>
    <w:rsid w:val="006F583D"/>
    <w:rsid w:val="006F676D"/>
    <w:rsid w:val="006F7A1F"/>
    <w:rsid w:val="00702BD6"/>
    <w:rsid w:val="007049DE"/>
    <w:rsid w:val="00715E5A"/>
    <w:rsid w:val="007264C1"/>
    <w:rsid w:val="00730DF5"/>
    <w:rsid w:val="00731604"/>
    <w:rsid w:val="0073204E"/>
    <w:rsid w:val="007368A3"/>
    <w:rsid w:val="00736B8A"/>
    <w:rsid w:val="00745D9F"/>
    <w:rsid w:val="00750022"/>
    <w:rsid w:val="007511E3"/>
    <w:rsid w:val="007556B6"/>
    <w:rsid w:val="007710F8"/>
    <w:rsid w:val="00780187"/>
    <w:rsid w:val="00780243"/>
    <w:rsid w:val="0078425C"/>
    <w:rsid w:val="007A057D"/>
    <w:rsid w:val="007A24D7"/>
    <w:rsid w:val="007A4C5A"/>
    <w:rsid w:val="007B0C05"/>
    <w:rsid w:val="007B511C"/>
    <w:rsid w:val="007B55F8"/>
    <w:rsid w:val="007C4DB1"/>
    <w:rsid w:val="007C58C7"/>
    <w:rsid w:val="007C6DF2"/>
    <w:rsid w:val="007D7AC9"/>
    <w:rsid w:val="007D7C17"/>
    <w:rsid w:val="007E0335"/>
    <w:rsid w:val="007E08F5"/>
    <w:rsid w:val="007E3EF4"/>
    <w:rsid w:val="007E50EA"/>
    <w:rsid w:val="0080080B"/>
    <w:rsid w:val="008019B8"/>
    <w:rsid w:val="00801BA1"/>
    <w:rsid w:val="008023A3"/>
    <w:rsid w:val="008071B2"/>
    <w:rsid w:val="008155E4"/>
    <w:rsid w:val="00827346"/>
    <w:rsid w:val="0082763E"/>
    <w:rsid w:val="00836B02"/>
    <w:rsid w:val="008376D0"/>
    <w:rsid w:val="008503E3"/>
    <w:rsid w:val="0085499F"/>
    <w:rsid w:val="00861169"/>
    <w:rsid w:val="00865C84"/>
    <w:rsid w:val="0087067B"/>
    <w:rsid w:val="00871FA4"/>
    <w:rsid w:val="008743B9"/>
    <w:rsid w:val="008816BA"/>
    <w:rsid w:val="00881968"/>
    <w:rsid w:val="00886CA9"/>
    <w:rsid w:val="008935AC"/>
    <w:rsid w:val="008A31DA"/>
    <w:rsid w:val="008B66A3"/>
    <w:rsid w:val="008B6F03"/>
    <w:rsid w:val="008E008A"/>
    <w:rsid w:val="008E38EB"/>
    <w:rsid w:val="008E4456"/>
    <w:rsid w:val="008F130C"/>
    <w:rsid w:val="008F7826"/>
    <w:rsid w:val="00904E2F"/>
    <w:rsid w:val="00910AAB"/>
    <w:rsid w:val="00914199"/>
    <w:rsid w:val="00920CDA"/>
    <w:rsid w:val="00921C2B"/>
    <w:rsid w:val="00924A0B"/>
    <w:rsid w:val="00927779"/>
    <w:rsid w:val="00927D38"/>
    <w:rsid w:val="009310E2"/>
    <w:rsid w:val="00940DD8"/>
    <w:rsid w:val="00945DBC"/>
    <w:rsid w:val="009477B4"/>
    <w:rsid w:val="009558DA"/>
    <w:rsid w:val="00955AB2"/>
    <w:rsid w:val="00956282"/>
    <w:rsid w:val="00956AC7"/>
    <w:rsid w:val="00960517"/>
    <w:rsid w:val="009621BD"/>
    <w:rsid w:val="00962A22"/>
    <w:rsid w:val="00963C09"/>
    <w:rsid w:val="00966754"/>
    <w:rsid w:val="00977492"/>
    <w:rsid w:val="0098303A"/>
    <w:rsid w:val="00984075"/>
    <w:rsid w:val="00987362"/>
    <w:rsid w:val="00993472"/>
    <w:rsid w:val="0099434E"/>
    <w:rsid w:val="00996889"/>
    <w:rsid w:val="009A0705"/>
    <w:rsid w:val="009B1835"/>
    <w:rsid w:val="009C65EA"/>
    <w:rsid w:val="009C7A91"/>
    <w:rsid w:val="009D09F4"/>
    <w:rsid w:val="009D6628"/>
    <w:rsid w:val="009D78B8"/>
    <w:rsid w:val="009E444F"/>
    <w:rsid w:val="009F13F7"/>
    <w:rsid w:val="009F4A9D"/>
    <w:rsid w:val="00A04C02"/>
    <w:rsid w:val="00A155A7"/>
    <w:rsid w:val="00A333A6"/>
    <w:rsid w:val="00A376E2"/>
    <w:rsid w:val="00A37E6B"/>
    <w:rsid w:val="00A44A2C"/>
    <w:rsid w:val="00A45793"/>
    <w:rsid w:val="00A50D1D"/>
    <w:rsid w:val="00A52195"/>
    <w:rsid w:val="00A5305F"/>
    <w:rsid w:val="00A533CA"/>
    <w:rsid w:val="00A57E6F"/>
    <w:rsid w:val="00A62335"/>
    <w:rsid w:val="00A667D8"/>
    <w:rsid w:val="00A704E4"/>
    <w:rsid w:val="00A74154"/>
    <w:rsid w:val="00A74A3F"/>
    <w:rsid w:val="00A870DC"/>
    <w:rsid w:val="00AA2386"/>
    <w:rsid w:val="00AB1650"/>
    <w:rsid w:val="00AB30DC"/>
    <w:rsid w:val="00AC4B41"/>
    <w:rsid w:val="00AD235C"/>
    <w:rsid w:val="00AD2D9A"/>
    <w:rsid w:val="00AE208E"/>
    <w:rsid w:val="00AE4A07"/>
    <w:rsid w:val="00AE63B4"/>
    <w:rsid w:val="00AE7571"/>
    <w:rsid w:val="00AF0554"/>
    <w:rsid w:val="00B004E3"/>
    <w:rsid w:val="00B062E1"/>
    <w:rsid w:val="00B1062A"/>
    <w:rsid w:val="00B10807"/>
    <w:rsid w:val="00B131BF"/>
    <w:rsid w:val="00B17284"/>
    <w:rsid w:val="00B21AF1"/>
    <w:rsid w:val="00B3061E"/>
    <w:rsid w:val="00B5517C"/>
    <w:rsid w:val="00B62AA0"/>
    <w:rsid w:val="00B65EB1"/>
    <w:rsid w:val="00B71AA7"/>
    <w:rsid w:val="00B73CB1"/>
    <w:rsid w:val="00B9374B"/>
    <w:rsid w:val="00B9417B"/>
    <w:rsid w:val="00B96FA8"/>
    <w:rsid w:val="00BA3017"/>
    <w:rsid w:val="00BA3F1C"/>
    <w:rsid w:val="00BB1259"/>
    <w:rsid w:val="00BB3CD9"/>
    <w:rsid w:val="00BB5D13"/>
    <w:rsid w:val="00BC0613"/>
    <w:rsid w:val="00BC0719"/>
    <w:rsid w:val="00BC1BBE"/>
    <w:rsid w:val="00BC49FC"/>
    <w:rsid w:val="00BC4ACB"/>
    <w:rsid w:val="00BD0ADE"/>
    <w:rsid w:val="00BD384E"/>
    <w:rsid w:val="00BD5C2C"/>
    <w:rsid w:val="00BD7CAE"/>
    <w:rsid w:val="00BD7FF1"/>
    <w:rsid w:val="00BE0598"/>
    <w:rsid w:val="00BE08DF"/>
    <w:rsid w:val="00BE1A73"/>
    <w:rsid w:val="00BF030E"/>
    <w:rsid w:val="00BF4AD7"/>
    <w:rsid w:val="00C148FE"/>
    <w:rsid w:val="00C2126A"/>
    <w:rsid w:val="00C265E2"/>
    <w:rsid w:val="00C30EDA"/>
    <w:rsid w:val="00C40A95"/>
    <w:rsid w:val="00C6128F"/>
    <w:rsid w:val="00C64972"/>
    <w:rsid w:val="00C65F04"/>
    <w:rsid w:val="00C71AF4"/>
    <w:rsid w:val="00C72CDA"/>
    <w:rsid w:val="00C80C18"/>
    <w:rsid w:val="00C8527D"/>
    <w:rsid w:val="00C961C9"/>
    <w:rsid w:val="00CA02B1"/>
    <w:rsid w:val="00CA2D37"/>
    <w:rsid w:val="00CB10A2"/>
    <w:rsid w:val="00CB2688"/>
    <w:rsid w:val="00CB353E"/>
    <w:rsid w:val="00CB4A8A"/>
    <w:rsid w:val="00CB4E25"/>
    <w:rsid w:val="00CB6462"/>
    <w:rsid w:val="00CC376F"/>
    <w:rsid w:val="00CC5CAC"/>
    <w:rsid w:val="00CC7C23"/>
    <w:rsid w:val="00CD2D21"/>
    <w:rsid w:val="00CD2FE0"/>
    <w:rsid w:val="00CD392C"/>
    <w:rsid w:val="00CD400A"/>
    <w:rsid w:val="00CD42C8"/>
    <w:rsid w:val="00CD7287"/>
    <w:rsid w:val="00CD7E69"/>
    <w:rsid w:val="00CE37B1"/>
    <w:rsid w:val="00CE70FD"/>
    <w:rsid w:val="00CF1F7C"/>
    <w:rsid w:val="00CF248B"/>
    <w:rsid w:val="00CF3CB1"/>
    <w:rsid w:val="00CF6DB3"/>
    <w:rsid w:val="00D1360E"/>
    <w:rsid w:val="00D151AC"/>
    <w:rsid w:val="00D24A88"/>
    <w:rsid w:val="00D24BC3"/>
    <w:rsid w:val="00D26C7F"/>
    <w:rsid w:val="00D27046"/>
    <w:rsid w:val="00D277A6"/>
    <w:rsid w:val="00D33195"/>
    <w:rsid w:val="00D3371E"/>
    <w:rsid w:val="00D369AD"/>
    <w:rsid w:val="00D41ABF"/>
    <w:rsid w:val="00D456FD"/>
    <w:rsid w:val="00D464B2"/>
    <w:rsid w:val="00D47A52"/>
    <w:rsid w:val="00D51521"/>
    <w:rsid w:val="00D53677"/>
    <w:rsid w:val="00D57E03"/>
    <w:rsid w:val="00D60AA6"/>
    <w:rsid w:val="00D633E5"/>
    <w:rsid w:val="00D663C8"/>
    <w:rsid w:val="00D70495"/>
    <w:rsid w:val="00D72829"/>
    <w:rsid w:val="00D74964"/>
    <w:rsid w:val="00D9283F"/>
    <w:rsid w:val="00D96C4B"/>
    <w:rsid w:val="00D9770A"/>
    <w:rsid w:val="00D97B1D"/>
    <w:rsid w:val="00DA1F96"/>
    <w:rsid w:val="00DA2A23"/>
    <w:rsid w:val="00DA3AA2"/>
    <w:rsid w:val="00DB234B"/>
    <w:rsid w:val="00DC0C8B"/>
    <w:rsid w:val="00DC601C"/>
    <w:rsid w:val="00DC62DF"/>
    <w:rsid w:val="00DD0517"/>
    <w:rsid w:val="00DD1DB3"/>
    <w:rsid w:val="00DD69C1"/>
    <w:rsid w:val="00DE3706"/>
    <w:rsid w:val="00DF35F2"/>
    <w:rsid w:val="00DF6F9A"/>
    <w:rsid w:val="00E01640"/>
    <w:rsid w:val="00E04CD2"/>
    <w:rsid w:val="00E06FA8"/>
    <w:rsid w:val="00E11C54"/>
    <w:rsid w:val="00E1706B"/>
    <w:rsid w:val="00E2732B"/>
    <w:rsid w:val="00E30C85"/>
    <w:rsid w:val="00E329F1"/>
    <w:rsid w:val="00E32BE6"/>
    <w:rsid w:val="00E32F9D"/>
    <w:rsid w:val="00E347F8"/>
    <w:rsid w:val="00E36B5B"/>
    <w:rsid w:val="00E41B66"/>
    <w:rsid w:val="00E45E1B"/>
    <w:rsid w:val="00E478F4"/>
    <w:rsid w:val="00E51526"/>
    <w:rsid w:val="00E53647"/>
    <w:rsid w:val="00E57164"/>
    <w:rsid w:val="00E630FD"/>
    <w:rsid w:val="00E8678F"/>
    <w:rsid w:val="00E947DD"/>
    <w:rsid w:val="00E9770C"/>
    <w:rsid w:val="00EA05F6"/>
    <w:rsid w:val="00EA6435"/>
    <w:rsid w:val="00EA740D"/>
    <w:rsid w:val="00EB3285"/>
    <w:rsid w:val="00EB70B2"/>
    <w:rsid w:val="00EC4374"/>
    <w:rsid w:val="00EC6412"/>
    <w:rsid w:val="00EC7D8F"/>
    <w:rsid w:val="00ED3B7E"/>
    <w:rsid w:val="00ED5E5B"/>
    <w:rsid w:val="00EE153E"/>
    <w:rsid w:val="00EE47FA"/>
    <w:rsid w:val="00EF08B4"/>
    <w:rsid w:val="00EF25BC"/>
    <w:rsid w:val="00EF2CB6"/>
    <w:rsid w:val="00EF30EB"/>
    <w:rsid w:val="00F00CBB"/>
    <w:rsid w:val="00F03031"/>
    <w:rsid w:val="00F11F7D"/>
    <w:rsid w:val="00F16FF0"/>
    <w:rsid w:val="00F23ADD"/>
    <w:rsid w:val="00F26236"/>
    <w:rsid w:val="00F30346"/>
    <w:rsid w:val="00F37144"/>
    <w:rsid w:val="00F42DC0"/>
    <w:rsid w:val="00F4430E"/>
    <w:rsid w:val="00F45E2D"/>
    <w:rsid w:val="00F6267B"/>
    <w:rsid w:val="00F65444"/>
    <w:rsid w:val="00F71FFF"/>
    <w:rsid w:val="00F920F9"/>
    <w:rsid w:val="00F92B09"/>
    <w:rsid w:val="00F95F2E"/>
    <w:rsid w:val="00FB03BC"/>
    <w:rsid w:val="00FB3620"/>
    <w:rsid w:val="00FB3A08"/>
    <w:rsid w:val="00FB49FD"/>
    <w:rsid w:val="00FB68FD"/>
    <w:rsid w:val="00FC0F33"/>
    <w:rsid w:val="00FC426D"/>
    <w:rsid w:val="00FC4E4E"/>
    <w:rsid w:val="00FD246D"/>
    <w:rsid w:val="00FD710B"/>
    <w:rsid w:val="00FE34B6"/>
    <w:rsid w:val="00FE4B7A"/>
    <w:rsid w:val="00FF055C"/>
    <w:rsid w:val="00FF69B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1945EF"/>
  <w15:chartTrackingRefBased/>
  <w15:docId w15:val="{5780327F-1BAF-4C9F-ABF0-CE84C3975D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7F74"/>
    <w:rPr>
      <w:sz w:val="24"/>
    </w:rPr>
  </w:style>
  <w:style w:type="paragraph" w:styleId="Heading1">
    <w:name w:val="heading 1"/>
    <w:basedOn w:val="Normal"/>
    <w:next w:val="Normal"/>
    <w:link w:val="Heading1Char"/>
    <w:uiPriority w:val="9"/>
    <w:qFormat/>
    <w:rsid w:val="00FD246D"/>
    <w:pPr>
      <w:keepNext/>
      <w:keepLines/>
      <w:spacing w:before="240"/>
      <w:outlineLvl w:val="0"/>
    </w:pPr>
    <w:rPr>
      <w:rFonts w:eastAsiaTheme="majorEastAsia" w:cstheme="majorBidi"/>
      <w:b/>
      <w:i/>
      <w:sz w:val="28"/>
      <w:szCs w:val="32"/>
    </w:rPr>
  </w:style>
  <w:style w:type="paragraph" w:styleId="Heading2">
    <w:name w:val="heading 2"/>
    <w:basedOn w:val="Normal"/>
    <w:next w:val="Normal"/>
    <w:link w:val="Heading2Char"/>
    <w:uiPriority w:val="9"/>
    <w:unhideWhenUsed/>
    <w:qFormat/>
    <w:rsid w:val="00FD246D"/>
    <w:pPr>
      <w:keepNext/>
      <w:keepLines/>
      <w:spacing w:before="40"/>
      <w:outlineLvl w:val="1"/>
    </w:pPr>
    <w:rPr>
      <w:rFonts w:ascii="Calibri" w:eastAsiaTheme="majorEastAsia" w:hAnsi="Calibri" w:cstheme="majorBidi"/>
      <w:i/>
      <w:color w:val="000000" w:themeColor="text1"/>
      <w:szCs w:val="26"/>
    </w:rPr>
  </w:style>
  <w:style w:type="paragraph" w:styleId="Heading3">
    <w:name w:val="heading 3"/>
    <w:basedOn w:val="Normal"/>
    <w:next w:val="Normal"/>
    <w:link w:val="Heading3Char"/>
    <w:uiPriority w:val="9"/>
    <w:unhideWhenUsed/>
    <w:qFormat/>
    <w:rsid w:val="00E32BE6"/>
    <w:pPr>
      <w:keepNext/>
      <w:keepLines/>
      <w:spacing w:before="40"/>
      <w:outlineLvl w:val="2"/>
    </w:pPr>
    <w:rPr>
      <w:rFonts w:ascii="Calibri" w:eastAsiaTheme="majorEastAsia" w:hAnsi="Calibri" w:cstheme="majorBidi"/>
      <w:color w:val="243F60" w:themeColor="accent1" w:themeShade="7F"/>
      <w:szCs w:val="24"/>
    </w:rPr>
  </w:style>
  <w:style w:type="paragraph" w:styleId="Heading4">
    <w:name w:val="heading 4"/>
    <w:basedOn w:val="Normal"/>
    <w:next w:val="Normal"/>
    <w:link w:val="Heading4Char"/>
    <w:uiPriority w:val="9"/>
    <w:semiHidden/>
    <w:unhideWhenUsed/>
    <w:qFormat/>
    <w:rsid w:val="00E32BE6"/>
    <w:pPr>
      <w:keepNext/>
      <w:keepLines/>
      <w:spacing w:before="40"/>
      <w:outlineLvl w:val="3"/>
    </w:pPr>
    <w:rPr>
      <w:rFonts w:ascii="Calibri" w:eastAsiaTheme="majorEastAsia" w:hAnsi="Calibr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1B4A1F"/>
    <w:rPr>
      <w:sz w:val="24"/>
    </w:rPr>
  </w:style>
  <w:style w:type="character" w:customStyle="1" w:styleId="Heading1Char">
    <w:name w:val="Heading 1 Char"/>
    <w:basedOn w:val="DefaultParagraphFont"/>
    <w:link w:val="Heading1"/>
    <w:uiPriority w:val="9"/>
    <w:rsid w:val="00FD246D"/>
    <w:rPr>
      <w:rFonts w:eastAsiaTheme="majorEastAsia" w:cstheme="majorBidi"/>
      <w:b/>
      <w:i/>
      <w:sz w:val="28"/>
      <w:szCs w:val="32"/>
    </w:rPr>
  </w:style>
  <w:style w:type="character" w:customStyle="1" w:styleId="Heading2Char">
    <w:name w:val="Heading 2 Char"/>
    <w:basedOn w:val="DefaultParagraphFont"/>
    <w:link w:val="Heading2"/>
    <w:uiPriority w:val="9"/>
    <w:rsid w:val="00FD246D"/>
    <w:rPr>
      <w:rFonts w:ascii="Calibri" w:eastAsiaTheme="majorEastAsia" w:hAnsi="Calibri" w:cstheme="majorBidi"/>
      <w:i/>
      <w:color w:val="000000" w:themeColor="text1"/>
      <w:sz w:val="24"/>
      <w:szCs w:val="26"/>
    </w:rPr>
  </w:style>
  <w:style w:type="paragraph" w:styleId="Title">
    <w:name w:val="Title"/>
    <w:basedOn w:val="Normal"/>
    <w:next w:val="Normal"/>
    <w:link w:val="TitleChar"/>
    <w:uiPriority w:val="10"/>
    <w:qFormat/>
    <w:rsid w:val="00E32BE6"/>
    <w:pPr>
      <w:contextualSpacing/>
    </w:pPr>
    <w:rPr>
      <w:rFonts w:ascii="Calibri" w:eastAsiaTheme="majorEastAsia" w:hAnsi="Calibri" w:cstheme="majorBidi"/>
      <w:spacing w:val="-10"/>
      <w:kern w:val="28"/>
      <w:sz w:val="56"/>
      <w:szCs w:val="56"/>
    </w:rPr>
  </w:style>
  <w:style w:type="character" w:customStyle="1" w:styleId="TitleChar">
    <w:name w:val="Title Char"/>
    <w:basedOn w:val="DefaultParagraphFont"/>
    <w:link w:val="Title"/>
    <w:uiPriority w:val="10"/>
    <w:rsid w:val="00E32BE6"/>
    <w:rPr>
      <w:rFonts w:ascii="Calibri" w:eastAsiaTheme="majorEastAsia" w:hAnsi="Calibri" w:cstheme="majorBidi"/>
      <w:spacing w:val="-10"/>
      <w:kern w:val="28"/>
      <w:sz w:val="56"/>
      <w:szCs w:val="56"/>
    </w:rPr>
  </w:style>
  <w:style w:type="paragraph" w:styleId="Subtitle">
    <w:name w:val="Subtitle"/>
    <w:basedOn w:val="Normal"/>
    <w:next w:val="Normal"/>
    <w:link w:val="SubtitleChar"/>
    <w:uiPriority w:val="11"/>
    <w:qFormat/>
    <w:rsid w:val="00E32BE6"/>
    <w:pPr>
      <w:numPr>
        <w:ilvl w:val="1"/>
      </w:numPr>
      <w:spacing w:after="160"/>
    </w:pPr>
    <w:rPr>
      <w:rFonts w:ascii="Calibri" w:eastAsiaTheme="minorEastAsia" w:hAnsi="Calibri"/>
      <w:color w:val="5A5A5A" w:themeColor="text1" w:themeTint="A5"/>
      <w:spacing w:val="15"/>
      <w:sz w:val="22"/>
    </w:rPr>
  </w:style>
  <w:style w:type="character" w:customStyle="1" w:styleId="SubtitleChar">
    <w:name w:val="Subtitle Char"/>
    <w:basedOn w:val="DefaultParagraphFont"/>
    <w:link w:val="Subtitle"/>
    <w:uiPriority w:val="11"/>
    <w:rsid w:val="00E32BE6"/>
    <w:rPr>
      <w:rFonts w:ascii="Calibri" w:eastAsiaTheme="minorEastAsia" w:hAnsi="Calibri"/>
      <w:color w:val="5A5A5A" w:themeColor="text1" w:themeTint="A5"/>
      <w:spacing w:val="15"/>
    </w:rPr>
  </w:style>
  <w:style w:type="character" w:styleId="SubtleEmphasis">
    <w:name w:val="Subtle Emphasis"/>
    <w:basedOn w:val="DefaultParagraphFont"/>
    <w:uiPriority w:val="19"/>
    <w:qFormat/>
    <w:rsid w:val="001B4A1F"/>
    <w:rPr>
      <w:i/>
      <w:iCs/>
      <w:color w:val="404040" w:themeColor="text1" w:themeTint="BF"/>
    </w:rPr>
  </w:style>
  <w:style w:type="character" w:styleId="Emphasis">
    <w:name w:val="Emphasis"/>
    <w:basedOn w:val="DefaultParagraphFont"/>
    <w:uiPriority w:val="20"/>
    <w:qFormat/>
    <w:rsid w:val="001B4A1F"/>
    <w:rPr>
      <w:i/>
      <w:iCs/>
    </w:rPr>
  </w:style>
  <w:style w:type="character" w:styleId="IntenseEmphasis">
    <w:name w:val="Intense Emphasis"/>
    <w:basedOn w:val="DefaultParagraphFont"/>
    <w:uiPriority w:val="21"/>
    <w:qFormat/>
    <w:rsid w:val="001B4A1F"/>
    <w:rPr>
      <w:i/>
      <w:iCs/>
      <w:color w:val="4F81BD" w:themeColor="accent1"/>
    </w:rPr>
  </w:style>
  <w:style w:type="character" w:customStyle="1" w:styleId="Heading3Char">
    <w:name w:val="Heading 3 Char"/>
    <w:basedOn w:val="DefaultParagraphFont"/>
    <w:link w:val="Heading3"/>
    <w:uiPriority w:val="9"/>
    <w:rsid w:val="00E32BE6"/>
    <w:rPr>
      <w:rFonts w:ascii="Calibri" w:eastAsiaTheme="majorEastAsia" w:hAnsi="Calibr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E32BE6"/>
    <w:rPr>
      <w:rFonts w:ascii="Calibri" w:eastAsiaTheme="majorEastAsia" w:hAnsi="Calibri" w:cstheme="majorBidi"/>
      <w:i/>
      <w:iCs/>
      <w:color w:val="365F91" w:themeColor="accent1" w:themeShade="BF"/>
      <w:sz w:val="24"/>
    </w:rPr>
  </w:style>
  <w:style w:type="paragraph" w:styleId="ListParagraph">
    <w:name w:val="List Paragraph"/>
    <w:basedOn w:val="Normal"/>
    <w:uiPriority w:val="34"/>
    <w:qFormat/>
    <w:rsid w:val="00927D38"/>
    <w:pPr>
      <w:ind w:left="720"/>
      <w:contextualSpacing/>
    </w:pPr>
  </w:style>
  <w:style w:type="paragraph" w:styleId="Header">
    <w:name w:val="header"/>
    <w:basedOn w:val="Normal"/>
    <w:link w:val="HeaderChar"/>
    <w:uiPriority w:val="99"/>
    <w:unhideWhenUsed/>
    <w:rsid w:val="005A3280"/>
    <w:pPr>
      <w:tabs>
        <w:tab w:val="center" w:pos="4513"/>
        <w:tab w:val="right" w:pos="9026"/>
      </w:tabs>
    </w:pPr>
  </w:style>
  <w:style w:type="character" w:customStyle="1" w:styleId="HeaderChar">
    <w:name w:val="Header Char"/>
    <w:basedOn w:val="DefaultParagraphFont"/>
    <w:link w:val="Header"/>
    <w:uiPriority w:val="99"/>
    <w:rsid w:val="005A3280"/>
    <w:rPr>
      <w:sz w:val="24"/>
    </w:rPr>
  </w:style>
  <w:style w:type="paragraph" w:styleId="Footer">
    <w:name w:val="footer"/>
    <w:basedOn w:val="Normal"/>
    <w:link w:val="FooterChar"/>
    <w:uiPriority w:val="99"/>
    <w:unhideWhenUsed/>
    <w:rsid w:val="005A3280"/>
    <w:pPr>
      <w:tabs>
        <w:tab w:val="center" w:pos="4513"/>
        <w:tab w:val="right" w:pos="9026"/>
      </w:tabs>
    </w:pPr>
  </w:style>
  <w:style w:type="character" w:customStyle="1" w:styleId="FooterChar">
    <w:name w:val="Footer Char"/>
    <w:basedOn w:val="DefaultParagraphFont"/>
    <w:link w:val="Footer"/>
    <w:uiPriority w:val="99"/>
    <w:rsid w:val="005A3280"/>
    <w:rPr>
      <w:sz w:val="24"/>
    </w:rPr>
  </w:style>
  <w:style w:type="character" w:styleId="CommentReference">
    <w:name w:val="annotation reference"/>
    <w:basedOn w:val="DefaultParagraphFont"/>
    <w:uiPriority w:val="99"/>
    <w:semiHidden/>
    <w:unhideWhenUsed/>
    <w:rsid w:val="00D96C4B"/>
    <w:rPr>
      <w:sz w:val="16"/>
      <w:szCs w:val="16"/>
    </w:rPr>
  </w:style>
  <w:style w:type="paragraph" w:styleId="CommentText">
    <w:name w:val="annotation text"/>
    <w:basedOn w:val="Normal"/>
    <w:link w:val="CommentTextChar"/>
    <w:uiPriority w:val="99"/>
    <w:unhideWhenUsed/>
    <w:rsid w:val="00D96C4B"/>
    <w:rPr>
      <w:sz w:val="20"/>
      <w:szCs w:val="20"/>
    </w:rPr>
  </w:style>
  <w:style w:type="character" w:customStyle="1" w:styleId="CommentTextChar">
    <w:name w:val="Comment Text Char"/>
    <w:basedOn w:val="DefaultParagraphFont"/>
    <w:link w:val="CommentText"/>
    <w:uiPriority w:val="99"/>
    <w:rsid w:val="00D96C4B"/>
    <w:rPr>
      <w:sz w:val="20"/>
      <w:szCs w:val="20"/>
    </w:rPr>
  </w:style>
  <w:style w:type="paragraph" w:styleId="CommentSubject">
    <w:name w:val="annotation subject"/>
    <w:basedOn w:val="CommentText"/>
    <w:next w:val="CommentText"/>
    <w:link w:val="CommentSubjectChar"/>
    <w:uiPriority w:val="99"/>
    <w:semiHidden/>
    <w:unhideWhenUsed/>
    <w:rsid w:val="00D96C4B"/>
    <w:rPr>
      <w:b/>
      <w:bCs/>
    </w:rPr>
  </w:style>
  <w:style w:type="character" w:customStyle="1" w:styleId="CommentSubjectChar">
    <w:name w:val="Comment Subject Char"/>
    <w:basedOn w:val="CommentTextChar"/>
    <w:link w:val="CommentSubject"/>
    <w:uiPriority w:val="99"/>
    <w:semiHidden/>
    <w:rsid w:val="00D96C4B"/>
    <w:rPr>
      <w:b/>
      <w:bCs/>
      <w:sz w:val="20"/>
      <w:szCs w:val="20"/>
    </w:rPr>
  </w:style>
  <w:style w:type="paragraph" w:styleId="Revision">
    <w:name w:val="Revision"/>
    <w:hidden/>
    <w:uiPriority w:val="99"/>
    <w:semiHidden/>
    <w:rsid w:val="001225D3"/>
    <w:rPr>
      <w:sz w:val="24"/>
    </w:rPr>
  </w:style>
  <w:style w:type="paragraph" w:styleId="TOCHeading">
    <w:name w:val="TOC Heading"/>
    <w:basedOn w:val="Heading1"/>
    <w:next w:val="Normal"/>
    <w:uiPriority w:val="39"/>
    <w:unhideWhenUsed/>
    <w:qFormat/>
    <w:rsid w:val="00DF6F9A"/>
    <w:pPr>
      <w:spacing w:line="259" w:lineRule="auto"/>
      <w:outlineLvl w:val="9"/>
    </w:pPr>
    <w:rPr>
      <w:rFonts w:asciiTheme="majorHAnsi" w:hAnsiTheme="majorHAnsi"/>
      <w:lang w:eastAsia="en-GB"/>
    </w:rPr>
  </w:style>
  <w:style w:type="paragraph" w:styleId="TOC1">
    <w:name w:val="toc 1"/>
    <w:basedOn w:val="Normal"/>
    <w:next w:val="Normal"/>
    <w:autoRedefine/>
    <w:uiPriority w:val="39"/>
    <w:unhideWhenUsed/>
    <w:rsid w:val="00956AC7"/>
    <w:pPr>
      <w:tabs>
        <w:tab w:val="right" w:leader="dot" w:pos="9016"/>
      </w:tabs>
      <w:spacing w:after="100"/>
    </w:pPr>
    <w:rPr>
      <w:b/>
    </w:rPr>
  </w:style>
  <w:style w:type="paragraph" w:styleId="TOC2">
    <w:name w:val="toc 2"/>
    <w:basedOn w:val="Normal"/>
    <w:next w:val="Normal"/>
    <w:autoRedefine/>
    <w:uiPriority w:val="39"/>
    <w:unhideWhenUsed/>
    <w:rsid w:val="00956AC7"/>
    <w:pPr>
      <w:tabs>
        <w:tab w:val="right" w:leader="dot" w:pos="9016"/>
      </w:tabs>
      <w:spacing w:after="100"/>
      <w:ind w:left="240"/>
    </w:pPr>
    <w:rPr>
      <w:bCs/>
      <w:noProof/>
    </w:rPr>
  </w:style>
  <w:style w:type="paragraph" w:styleId="TOC3">
    <w:name w:val="toc 3"/>
    <w:basedOn w:val="Normal"/>
    <w:next w:val="Normal"/>
    <w:autoRedefine/>
    <w:uiPriority w:val="39"/>
    <w:unhideWhenUsed/>
    <w:rsid w:val="00DF6F9A"/>
    <w:pPr>
      <w:spacing w:after="100"/>
      <w:ind w:left="480"/>
    </w:pPr>
  </w:style>
  <w:style w:type="paragraph" w:styleId="TOC4">
    <w:name w:val="toc 4"/>
    <w:basedOn w:val="Normal"/>
    <w:next w:val="Normal"/>
    <w:autoRedefine/>
    <w:uiPriority w:val="39"/>
    <w:unhideWhenUsed/>
    <w:rsid w:val="00DF6F9A"/>
    <w:pPr>
      <w:spacing w:after="100" w:line="259" w:lineRule="auto"/>
      <w:ind w:left="660"/>
    </w:pPr>
    <w:rPr>
      <w:rFonts w:eastAsiaTheme="minorEastAsia"/>
      <w:sz w:val="22"/>
      <w:lang w:eastAsia="en-GB"/>
    </w:rPr>
  </w:style>
  <w:style w:type="paragraph" w:styleId="TOC5">
    <w:name w:val="toc 5"/>
    <w:basedOn w:val="Normal"/>
    <w:next w:val="Normal"/>
    <w:autoRedefine/>
    <w:uiPriority w:val="39"/>
    <w:unhideWhenUsed/>
    <w:rsid w:val="00DF6F9A"/>
    <w:pPr>
      <w:spacing w:after="100" w:line="259" w:lineRule="auto"/>
      <w:ind w:left="880"/>
    </w:pPr>
    <w:rPr>
      <w:rFonts w:eastAsiaTheme="minorEastAsia"/>
      <w:sz w:val="22"/>
      <w:lang w:eastAsia="en-GB"/>
    </w:rPr>
  </w:style>
  <w:style w:type="paragraph" w:styleId="TOC6">
    <w:name w:val="toc 6"/>
    <w:basedOn w:val="Normal"/>
    <w:next w:val="Normal"/>
    <w:autoRedefine/>
    <w:uiPriority w:val="39"/>
    <w:unhideWhenUsed/>
    <w:rsid w:val="00DF6F9A"/>
    <w:pPr>
      <w:spacing w:after="100" w:line="259" w:lineRule="auto"/>
      <w:ind w:left="1100"/>
    </w:pPr>
    <w:rPr>
      <w:rFonts w:eastAsiaTheme="minorEastAsia"/>
      <w:sz w:val="22"/>
      <w:lang w:eastAsia="en-GB"/>
    </w:rPr>
  </w:style>
  <w:style w:type="paragraph" w:styleId="TOC7">
    <w:name w:val="toc 7"/>
    <w:basedOn w:val="Normal"/>
    <w:next w:val="Normal"/>
    <w:autoRedefine/>
    <w:uiPriority w:val="39"/>
    <w:unhideWhenUsed/>
    <w:rsid w:val="00DF6F9A"/>
    <w:pPr>
      <w:spacing w:after="100" w:line="259" w:lineRule="auto"/>
      <w:ind w:left="1320"/>
    </w:pPr>
    <w:rPr>
      <w:rFonts w:eastAsiaTheme="minorEastAsia"/>
      <w:sz w:val="22"/>
      <w:lang w:eastAsia="en-GB"/>
    </w:rPr>
  </w:style>
  <w:style w:type="paragraph" w:styleId="TOC8">
    <w:name w:val="toc 8"/>
    <w:basedOn w:val="Normal"/>
    <w:next w:val="Normal"/>
    <w:autoRedefine/>
    <w:uiPriority w:val="39"/>
    <w:unhideWhenUsed/>
    <w:rsid w:val="00DF6F9A"/>
    <w:pPr>
      <w:spacing w:after="100" w:line="259" w:lineRule="auto"/>
      <w:ind w:left="1540"/>
    </w:pPr>
    <w:rPr>
      <w:rFonts w:eastAsiaTheme="minorEastAsia"/>
      <w:sz w:val="22"/>
      <w:lang w:eastAsia="en-GB"/>
    </w:rPr>
  </w:style>
  <w:style w:type="paragraph" w:styleId="TOC9">
    <w:name w:val="toc 9"/>
    <w:basedOn w:val="Normal"/>
    <w:next w:val="Normal"/>
    <w:autoRedefine/>
    <w:uiPriority w:val="39"/>
    <w:unhideWhenUsed/>
    <w:rsid w:val="00DF6F9A"/>
    <w:pPr>
      <w:spacing w:after="100" w:line="259" w:lineRule="auto"/>
      <w:ind w:left="1760"/>
    </w:pPr>
    <w:rPr>
      <w:rFonts w:eastAsiaTheme="minorEastAsia"/>
      <w:sz w:val="22"/>
      <w:lang w:eastAsia="en-GB"/>
    </w:rPr>
  </w:style>
  <w:style w:type="character" w:styleId="Hyperlink">
    <w:name w:val="Hyperlink"/>
    <w:basedOn w:val="DefaultParagraphFont"/>
    <w:uiPriority w:val="99"/>
    <w:unhideWhenUsed/>
    <w:rsid w:val="00DF6F9A"/>
    <w:rPr>
      <w:color w:val="0000FF" w:themeColor="hyperlink"/>
      <w:u w:val="single"/>
    </w:rPr>
  </w:style>
  <w:style w:type="character" w:styleId="UnresolvedMention">
    <w:name w:val="Unresolved Mention"/>
    <w:basedOn w:val="DefaultParagraphFont"/>
    <w:uiPriority w:val="99"/>
    <w:semiHidden/>
    <w:unhideWhenUsed/>
    <w:rsid w:val="00DF6F9A"/>
    <w:rPr>
      <w:color w:val="605E5C"/>
      <w:shd w:val="clear" w:color="auto" w:fill="E1DFDD"/>
    </w:rPr>
  </w:style>
  <w:style w:type="table" w:styleId="TableGrid">
    <w:name w:val="Table Grid"/>
    <w:basedOn w:val="TableNormal"/>
    <w:uiPriority w:val="59"/>
    <w:rsid w:val="002E77A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microsoft.com/office/2018/08/relationships/commentsExtensible" Target="commentsExtensible.xml"/><Relationship Id="rId2" Type="http://schemas.openxmlformats.org/officeDocument/2006/relationships/numbering" Target="numbering.xml"/><Relationship Id="rId16" Type="http://schemas.microsoft.com/office/2016/09/relationships/commentsIds" Target="commentsIds.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microsoft.com/office/2011/relationships/commentsExtended" Target="commentsExtended.xml"/><Relationship Id="rId10" Type="http://schemas.openxmlformats.org/officeDocument/2006/relationships/footer" Target="footer1.xml"/><Relationship Id="rId19" Type="http://schemas.microsoft.com/office/2011/relationships/people" Target="peop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E0A357-CC8A-403E-8774-C4E68B0402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54</Pages>
  <Words>14360</Words>
  <Characters>81856</Characters>
  <Application>Microsoft Office Word</Application>
  <DocSecurity>4</DocSecurity>
  <Lines>682</Lines>
  <Paragraphs>192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Ighavongbe-Patrick</dc:creator>
  <cp:keywords/>
  <dc:description/>
  <cp:lastModifiedBy>Scott Ighavongbe-Patrick</cp:lastModifiedBy>
  <cp:revision>2</cp:revision>
  <dcterms:created xsi:type="dcterms:W3CDTF">2023-06-26T19:04:00Z</dcterms:created>
  <dcterms:modified xsi:type="dcterms:W3CDTF">2023-06-26T19:04:00Z</dcterms:modified>
</cp:coreProperties>
</file>